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D6F638" w14:textId="0415A2D5" w:rsidR="003665C6" w:rsidRPr="007D011C" w:rsidRDefault="003665C6" w:rsidP="003665C6">
      <w:pPr>
        <w:keepNext/>
        <w:keepLines/>
        <w:spacing w:before="200" w:line="216" w:lineRule="auto"/>
        <w:rPr>
          <w:rFonts w:eastAsia="Avenir" w:cs="Avenir"/>
          <w:b/>
          <w:bCs/>
          <w:color w:val="3C4799"/>
          <w:sz w:val="44"/>
          <w:szCs w:val="44"/>
        </w:rPr>
      </w:pPr>
      <w:r w:rsidRPr="007D011C">
        <w:rPr>
          <w:rFonts w:eastAsia="Avenir" w:cs="Avenir"/>
          <w:b/>
          <w:bCs/>
          <w:color w:val="3C4799"/>
          <w:sz w:val="44"/>
          <w:szCs w:val="44"/>
        </w:rPr>
        <w:t>Strategy</w:t>
      </w:r>
      <w:r w:rsidR="001427E7" w:rsidRPr="007D011C">
        <w:rPr>
          <w:rFonts w:eastAsia="Avenir" w:cs="Avenir"/>
          <w:b/>
          <w:bCs/>
          <w:color w:val="3C4799"/>
          <w:sz w:val="44"/>
          <w:szCs w:val="44"/>
        </w:rPr>
        <w:t>:</w:t>
      </w:r>
      <w:r w:rsidRPr="007D011C">
        <w:rPr>
          <w:rFonts w:eastAsia="Avenir" w:cs="Avenir"/>
          <w:b/>
          <w:bCs/>
          <w:color w:val="3C4799"/>
          <w:sz w:val="44"/>
          <w:szCs w:val="44"/>
        </w:rPr>
        <w:t xml:space="preserve"> CHAMP Toolkit for Multilevel Climate </w:t>
      </w:r>
      <w:sdt>
        <w:sdtPr>
          <w:rPr>
            <w:rFonts w:eastAsia="Avenir" w:cs="Avenir"/>
            <w:b/>
            <w:bCs/>
            <w:color w:val="3C4799"/>
            <w:sz w:val="56"/>
            <w:szCs w:val="56"/>
          </w:rPr>
          <w:tag w:val="goog_rdk_0"/>
          <w:id w:val="2003308613"/>
        </w:sdtPr>
        <w:sdtEndPr/>
        <w:sdtContent/>
      </w:sdt>
      <w:r w:rsidRPr="007D011C">
        <w:rPr>
          <w:rFonts w:eastAsia="Avenir" w:cs="Avenir"/>
          <w:b/>
          <w:bCs/>
          <w:color w:val="3C4799"/>
          <w:sz w:val="44"/>
          <w:szCs w:val="44"/>
        </w:rPr>
        <w:t>Governance</w:t>
      </w:r>
      <w:r w:rsidR="0042353E" w:rsidRPr="007D011C">
        <w:rPr>
          <w:rFonts w:eastAsia="Avenir" w:cs="Avenir"/>
          <w:b/>
          <w:bCs/>
          <w:color w:val="3C4799"/>
          <w:sz w:val="44"/>
          <w:szCs w:val="44"/>
        </w:rPr>
        <w:t xml:space="preserve"> and Finance</w:t>
      </w:r>
    </w:p>
    <w:p w14:paraId="16DEB3E6" w14:textId="77777777" w:rsidR="000C328D" w:rsidRPr="007D011C" w:rsidRDefault="000C328D" w:rsidP="003665C6">
      <w:pPr>
        <w:keepNext/>
        <w:keepLines/>
        <w:spacing w:before="40"/>
        <w:outlineLvl w:val="3"/>
        <w:rPr>
          <w:rFonts w:eastAsia="Avenir" w:cs="Avenir"/>
          <w:b/>
          <w:bCs/>
          <w:i/>
          <w:iCs/>
          <w:color w:val="3C4799"/>
        </w:rPr>
      </w:pPr>
    </w:p>
    <w:p w14:paraId="1B32A5E3" w14:textId="0A17AB28" w:rsidR="003665C6" w:rsidRPr="00D55525" w:rsidRDefault="003665C6" w:rsidP="00D55525">
      <w:pPr>
        <w:keepNext/>
        <w:keepLines/>
        <w:spacing w:before="40"/>
        <w:outlineLvl w:val="3"/>
        <w:rPr>
          <w:rFonts w:eastAsia="Avenir" w:cs="Avenir"/>
          <w:b/>
          <w:bCs/>
          <w:i/>
          <w:iCs/>
          <w:color w:val="3C4799"/>
        </w:rPr>
      </w:pPr>
      <w:r w:rsidRPr="007D011C">
        <w:rPr>
          <w:rFonts w:eastAsia="Avenir" w:cs="Avenir"/>
          <w:b/>
          <w:bCs/>
          <w:i/>
          <w:iCs/>
          <w:color w:val="3C4799"/>
        </w:rPr>
        <w:t xml:space="preserve">Supporting the ‘CHAMP Investment Pledge’ delivery through guidance on policy reform, governance, investment pipelines, project aggregation and financial instruments </w:t>
      </w:r>
    </w:p>
    <w:p w14:paraId="2E0354E7" w14:textId="09F9D7C8" w:rsidR="003665C6" w:rsidRPr="007D011C" w:rsidRDefault="003665C6" w:rsidP="00F700E3">
      <w:pPr>
        <w:keepNext/>
        <w:keepLines/>
        <w:numPr>
          <w:ilvl w:val="0"/>
          <w:numId w:val="14"/>
        </w:numPr>
        <w:spacing w:before="240" w:after="240"/>
        <w:outlineLvl w:val="0"/>
        <w:rPr>
          <w:rFonts w:eastAsia="Avenir" w:cs="Avenir"/>
          <w:b/>
          <w:bCs/>
          <w:color w:val="3C4799"/>
          <w:sz w:val="36"/>
          <w:szCs w:val="36"/>
        </w:rPr>
      </w:pPr>
      <w:r w:rsidRPr="007D011C">
        <w:rPr>
          <w:rFonts w:eastAsia="Avenir" w:cs="Avenir"/>
          <w:b/>
          <w:bCs/>
          <w:color w:val="3C4799"/>
          <w:sz w:val="36"/>
          <w:szCs w:val="36"/>
        </w:rPr>
        <w:t xml:space="preserve">The CHAMP Toolkit </w:t>
      </w:r>
      <w:r w:rsidR="00B35022">
        <w:rPr>
          <w:rFonts w:eastAsia="Avenir" w:cs="Avenir"/>
          <w:b/>
          <w:bCs/>
          <w:color w:val="3C4799"/>
          <w:sz w:val="36"/>
          <w:szCs w:val="36"/>
        </w:rPr>
        <w:t>– to be integrated in introduction page</w:t>
      </w:r>
    </w:p>
    <w:p w14:paraId="50DD00DA" w14:textId="77777777" w:rsidR="003665C6" w:rsidRPr="007D011C" w:rsidRDefault="003665C6" w:rsidP="003665C6">
      <w:pPr>
        <w:keepNext/>
        <w:keepLines/>
        <w:spacing w:before="40"/>
        <w:outlineLvl w:val="1"/>
        <w:rPr>
          <w:rFonts w:eastAsia="Avenir" w:cs="Avenir"/>
          <w:b/>
          <w:bCs/>
          <w:color w:val="3C4799"/>
          <w:sz w:val="28"/>
          <w:szCs w:val="28"/>
        </w:rPr>
      </w:pPr>
      <w:r w:rsidRPr="007D011C">
        <w:rPr>
          <w:rFonts w:eastAsia="Avenir" w:cs="Avenir"/>
          <w:b/>
          <w:bCs/>
          <w:color w:val="3C4799"/>
          <w:sz w:val="28"/>
          <w:szCs w:val="28"/>
        </w:rPr>
        <w:t>Introduction</w:t>
      </w:r>
    </w:p>
    <w:p w14:paraId="46F4DA98" w14:textId="7BF9A0D1" w:rsidR="00691514" w:rsidRDefault="003665C6" w:rsidP="00691514">
      <w:pPr>
        <w:keepNext/>
        <w:keepLines/>
        <w:spacing w:before="240"/>
        <w:rPr>
          <w:rFonts w:eastAsia="Avenir" w:cs="Avenir"/>
          <w:sz w:val="22"/>
          <w:szCs w:val="22"/>
        </w:rPr>
      </w:pPr>
      <w:r w:rsidRPr="007D011C">
        <w:rPr>
          <w:rFonts w:eastAsia="Avenir" w:cs="Avenir"/>
          <w:sz w:val="22"/>
          <w:szCs w:val="22"/>
        </w:rPr>
        <w:t>The Toolkit is designed to support CHAMP-endorsing national governments, cities and subnational governments as well as CHAMP partner organizations in delivering the CHAMP ‘Investment’ pledge through stronger multilevel climate governance</w:t>
      </w:r>
      <w:r w:rsidR="005D167A">
        <w:rPr>
          <w:rFonts w:eastAsia="Avenir" w:cs="Avenir"/>
          <w:sz w:val="22"/>
          <w:szCs w:val="22"/>
        </w:rPr>
        <w:t>, finance and implementation</w:t>
      </w:r>
      <w:r w:rsidRPr="007D011C">
        <w:rPr>
          <w:rFonts w:eastAsia="Avenir" w:cs="Avenir"/>
          <w:sz w:val="22"/>
          <w:szCs w:val="22"/>
        </w:rPr>
        <w:t>. To this end, the Toolkit will provide practical guidanc</w:t>
      </w:r>
      <w:r w:rsidR="005D167A">
        <w:rPr>
          <w:rFonts w:eastAsia="Avenir" w:cs="Avenir"/>
          <w:sz w:val="22"/>
          <w:szCs w:val="22"/>
        </w:rPr>
        <w:t>e</w:t>
      </w:r>
      <w:r w:rsidRPr="007D011C">
        <w:rPr>
          <w:rFonts w:eastAsia="Avenir" w:cs="Avenir"/>
          <w:sz w:val="22"/>
          <w:szCs w:val="22"/>
        </w:rPr>
        <w:t xml:space="preserve"> to implement multilevel climate </w:t>
      </w:r>
      <w:r w:rsidR="004A1B2D" w:rsidRPr="007D011C">
        <w:rPr>
          <w:rFonts w:eastAsia="Avenir" w:cs="Avenir"/>
          <w:sz w:val="22"/>
          <w:szCs w:val="22"/>
        </w:rPr>
        <w:t>governance and coordination</w:t>
      </w:r>
      <w:r w:rsidRPr="007D011C">
        <w:rPr>
          <w:rFonts w:eastAsia="Avenir" w:cs="Avenir"/>
          <w:sz w:val="22"/>
          <w:szCs w:val="22"/>
        </w:rPr>
        <w:t xml:space="preserve">, improve climate-related investment planning, develop investible project </w:t>
      </w:r>
      <w:r w:rsidR="00F047A6">
        <w:rPr>
          <w:rFonts w:eastAsia="Avenir" w:cs="Avenir"/>
          <w:sz w:val="22"/>
          <w:szCs w:val="22"/>
        </w:rPr>
        <w:t xml:space="preserve">pipelines and </w:t>
      </w:r>
      <w:r w:rsidR="004A1B2D" w:rsidRPr="007D011C">
        <w:rPr>
          <w:rFonts w:eastAsia="Avenir" w:cs="Avenir"/>
          <w:sz w:val="22"/>
          <w:szCs w:val="22"/>
        </w:rPr>
        <w:t>portfolios</w:t>
      </w:r>
      <w:r w:rsidRPr="007D011C">
        <w:rPr>
          <w:rFonts w:eastAsia="Avenir" w:cs="Avenir"/>
          <w:sz w:val="22"/>
          <w:szCs w:val="22"/>
        </w:rPr>
        <w:t>, mobilize financing</w:t>
      </w:r>
      <w:r w:rsidR="00383CA4">
        <w:rPr>
          <w:rFonts w:eastAsia="Avenir" w:cs="Avenir"/>
          <w:sz w:val="22"/>
          <w:szCs w:val="22"/>
        </w:rPr>
        <w:t xml:space="preserve"> and </w:t>
      </w:r>
      <w:r w:rsidR="005D167A">
        <w:rPr>
          <w:rFonts w:eastAsia="Avenir" w:cs="Avenir"/>
          <w:sz w:val="22"/>
          <w:szCs w:val="22"/>
        </w:rPr>
        <w:t xml:space="preserve">strengthen implementation </w:t>
      </w:r>
      <w:r w:rsidR="00383CA4">
        <w:rPr>
          <w:rFonts w:eastAsia="Avenir" w:cs="Avenir"/>
          <w:sz w:val="22"/>
          <w:szCs w:val="22"/>
        </w:rPr>
        <w:t>systems,</w:t>
      </w:r>
      <w:r w:rsidRPr="007D011C">
        <w:rPr>
          <w:rFonts w:eastAsia="Avenir" w:cs="Avenir"/>
          <w:sz w:val="22"/>
          <w:szCs w:val="22"/>
        </w:rPr>
        <w:t xml:space="preserve"> and scale impact through international partnerships. </w:t>
      </w:r>
    </w:p>
    <w:p w14:paraId="4F52EDB9" w14:textId="77777777" w:rsidR="00691514" w:rsidRDefault="00691514" w:rsidP="00691514">
      <w:pPr>
        <w:keepNext/>
        <w:keepLines/>
        <w:rPr>
          <w:rFonts w:eastAsia="Avenir" w:cs="Avenir"/>
          <w:sz w:val="22"/>
          <w:szCs w:val="22"/>
        </w:rPr>
      </w:pPr>
    </w:p>
    <w:p w14:paraId="04FEA4D4" w14:textId="73A322DB" w:rsidR="00383CA4" w:rsidRDefault="003665C6" w:rsidP="00691514">
      <w:pPr>
        <w:rPr>
          <w:rFonts w:eastAsia="Avenir" w:cs="Avenir"/>
          <w:sz w:val="22"/>
          <w:szCs w:val="22"/>
        </w:rPr>
      </w:pPr>
      <w:r w:rsidRPr="007D011C">
        <w:rPr>
          <w:rFonts w:eastAsia="Avenir" w:cs="Avenir"/>
          <w:sz w:val="22"/>
          <w:szCs w:val="22"/>
        </w:rPr>
        <w:t>In collaboration with the CHAMP secretariat and partner organizations, the Toolkit aims to serve as not only a key actionable resource within the CHAMP ecosystem</w:t>
      </w:r>
      <w:r w:rsidRPr="007D011C">
        <w:rPr>
          <w:rFonts w:eastAsia="Avenir" w:cs="Avenir"/>
          <w:sz w:val="22"/>
          <w:szCs w:val="22"/>
          <w:vertAlign w:val="superscript"/>
        </w:rPr>
        <w:footnoteReference w:id="1"/>
      </w:r>
      <w:r w:rsidRPr="007D011C">
        <w:rPr>
          <w:rFonts w:eastAsia="Avenir" w:cs="Avenir"/>
          <w:sz w:val="22"/>
          <w:szCs w:val="22"/>
        </w:rPr>
        <w:t xml:space="preserve">, but also as part of an emerging implementation architecture for </w:t>
      </w:r>
      <w:commentRangeStart w:id="0"/>
      <w:r w:rsidRPr="007D011C">
        <w:rPr>
          <w:rFonts w:eastAsia="Avenir" w:cs="Avenir"/>
          <w:sz w:val="22"/>
          <w:szCs w:val="22"/>
        </w:rPr>
        <w:t xml:space="preserve">operationalizing </w:t>
      </w:r>
      <w:r w:rsidR="0074100A">
        <w:rPr>
          <w:rFonts w:eastAsia="Avenir" w:cs="Avenir"/>
          <w:sz w:val="22"/>
          <w:szCs w:val="22"/>
        </w:rPr>
        <w:t>Nationally Determined Contributions (NDCs)</w:t>
      </w:r>
      <w:r w:rsidRPr="007D011C">
        <w:rPr>
          <w:rFonts w:eastAsia="Avenir" w:cs="Avenir"/>
          <w:sz w:val="22"/>
          <w:szCs w:val="22"/>
        </w:rPr>
        <w:t xml:space="preserve"> </w:t>
      </w:r>
      <w:commentRangeEnd w:id="0"/>
      <w:r w:rsidR="00F611AF" w:rsidRPr="007D011C">
        <w:rPr>
          <w:rStyle w:val="CommentReference"/>
          <w:rFonts w:eastAsia="Avenir" w:cs="Avenir"/>
          <w:sz w:val="22"/>
          <w:szCs w:val="22"/>
        </w:rPr>
        <w:commentReference w:id="0"/>
      </w:r>
      <w:r w:rsidRPr="007D011C">
        <w:rPr>
          <w:rFonts w:eastAsia="Avenir" w:cs="Avenir"/>
          <w:sz w:val="22"/>
          <w:szCs w:val="22"/>
        </w:rPr>
        <w:t>through nationally led platforms and multilevel implementation systems.</w:t>
      </w:r>
    </w:p>
    <w:p w14:paraId="1F8BF11E" w14:textId="77777777" w:rsidR="00D81266" w:rsidRDefault="00D81266" w:rsidP="00691514">
      <w:pPr>
        <w:rPr>
          <w:rFonts w:eastAsia="Avenir" w:cs="Avenir"/>
          <w:sz w:val="22"/>
          <w:szCs w:val="22"/>
        </w:rPr>
      </w:pPr>
    </w:p>
    <w:p w14:paraId="0859042E" w14:textId="570F72B2" w:rsidR="003665C6" w:rsidRPr="007D011C" w:rsidRDefault="003665C6" w:rsidP="003665C6">
      <w:pPr>
        <w:keepNext/>
        <w:keepLines/>
        <w:spacing w:before="40"/>
        <w:outlineLvl w:val="3"/>
        <w:rPr>
          <w:rFonts w:eastAsia="Avenir" w:cs="Avenir"/>
          <w:b/>
          <w:bCs/>
          <w:i/>
          <w:iCs/>
          <w:color w:val="3C4799"/>
        </w:rPr>
      </w:pPr>
      <w:r w:rsidRPr="007D011C">
        <w:rPr>
          <w:rFonts w:eastAsia="Avenir" w:cs="Avenir"/>
          <w:b/>
          <w:bCs/>
          <w:i/>
          <w:iCs/>
          <w:color w:val="3C4799"/>
        </w:rPr>
        <w:t>Why is this Toolkit needed and what are its objectives?</w:t>
      </w:r>
      <w:r w:rsidR="00B35022">
        <w:rPr>
          <w:rFonts w:eastAsia="Avenir" w:cs="Avenir"/>
          <w:b/>
          <w:bCs/>
          <w:i/>
          <w:iCs/>
          <w:color w:val="3C4799"/>
        </w:rPr>
        <w:t xml:space="preserve"> – to be integrated into introduction page</w:t>
      </w:r>
    </w:p>
    <w:p w14:paraId="5A021B2C" w14:textId="2DCC5EAA" w:rsidR="003665C6" w:rsidRDefault="003665C6" w:rsidP="003665C6">
      <w:pPr>
        <w:rPr>
          <w:rFonts w:eastAsia="Avenir" w:cs="Avenir"/>
          <w:sz w:val="22"/>
          <w:szCs w:val="22"/>
        </w:rPr>
      </w:pPr>
      <w:r w:rsidRPr="007D011C">
        <w:rPr>
          <w:rFonts w:eastAsia="Avenir" w:cs="Avenir"/>
        </w:rPr>
        <w:br/>
      </w:r>
      <w:r w:rsidRPr="007D011C">
        <w:rPr>
          <w:rFonts w:eastAsia="Avenir" w:cs="Avenir"/>
          <w:sz w:val="22"/>
          <w:szCs w:val="22"/>
        </w:rPr>
        <w:t xml:space="preserve">Cities face an estimated USD 4.3 trillion annual urban climate financing gap to 2030 for mitigation alone. To this end, the Toolkit aims to empower CHAMP countries in delivering national climate commitments at the city level – where emissions and risks are concentrated – by strengthening the multilevel governance and investment systems needed to implement urban climate action and mobilize </w:t>
      </w:r>
      <w:r w:rsidR="005839DE">
        <w:rPr>
          <w:rFonts w:eastAsia="Avenir" w:cs="Avenir"/>
          <w:sz w:val="22"/>
          <w:szCs w:val="22"/>
        </w:rPr>
        <w:t>and redirect</w:t>
      </w:r>
      <w:r w:rsidR="00B2261D" w:rsidRPr="007D011C">
        <w:rPr>
          <w:rFonts w:eastAsia="Avenir" w:cs="Avenir"/>
          <w:sz w:val="22"/>
          <w:szCs w:val="22"/>
        </w:rPr>
        <w:t xml:space="preserve"> </w:t>
      </w:r>
      <w:r w:rsidRPr="007D011C">
        <w:rPr>
          <w:rFonts w:eastAsia="Avenir" w:cs="Avenir"/>
          <w:sz w:val="22"/>
          <w:szCs w:val="22"/>
        </w:rPr>
        <w:t xml:space="preserve">finance. </w:t>
      </w:r>
    </w:p>
    <w:p w14:paraId="3E7FBF2A" w14:textId="77777777" w:rsidR="00F02493" w:rsidRPr="007D011C" w:rsidRDefault="00F02493" w:rsidP="003665C6">
      <w:pPr>
        <w:rPr>
          <w:rFonts w:eastAsia="Avenir" w:cs="Avenir"/>
          <w:sz w:val="22"/>
          <w:szCs w:val="22"/>
        </w:rPr>
      </w:pPr>
    </w:p>
    <w:p w14:paraId="1DD9453F" w14:textId="77777777" w:rsidR="003665C6" w:rsidRPr="007D011C" w:rsidRDefault="003665C6" w:rsidP="003665C6">
      <w:pPr>
        <w:rPr>
          <w:rFonts w:eastAsia="Avenir" w:cs="Avenir"/>
          <w:sz w:val="22"/>
          <w:szCs w:val="22"/>
        </w:rPr>
      </w:pPr>
      <w:r w:rsidRPr="007D011C">
        <w:rPr>
          <w:rFonts w:eastAsia="Avenir" w:cs="Avenir"/>
          <w:sz w:val="22"/>
          <w:szCs w:val="22"/>
        </w:rPr>
        <w:t xml:space="preserve">More specifically, the Toolkit reflects and responds to the following challenges: </w:t>
      </w:r>
    </w:p>
    <w:p w14:paraId="334248B2" w14:textId="1D8546F6" w:rsidR="003665C6" w:rsidRPr="007D011C" w:rsidRDefault="003665C6" w:rsidP="00F700E3">
      <w:pPr>
        <w:keepNext/>
        <w:keepLines/>
        <w:numPr>
          <w:ilvl w:val="0"/>
          <w:numId w:val="4"/>
        </w:numPr>
        <w:pBdr>
          <w:top w:val="nil"/>
          <w:left w:val="nil"/>
          <w:bottom w:val="nil"/>
          <w:right w:val="nil"/>
          <w:between w:val="nil"/>
        </w:pBdr>
        <w:spacing w:before="240"/>
        <w:rPr>
          <w:rFonts w:eastAsia="Avenir" w:cs="Avenir"/>
          <w:color w:val="000000"/>
          <w:sz w:val="22"/>
          <w:szCs w:val="22"/>
        </w:rPr>
      </w:pPr>
      <w:r w:rsidRPr="007D011C">
        <w:rPr>
          <w:rFonts w:eastAsia="Avenir" w:cs="Avenir"/>
          <w:color w:val="000000"/>
          <w:sz w:val="22"/>
          <w:szCs w:val="22"/>
        </w:rPr>
        <w:lastRenderedPageBreak/>
        <w:t>Although national climate commitments, such as NDCs, are increasingly recognizing the role of cities, financing and implementation of urban climate action</w:t>
      </w:r>
      <w:r w:rsidR="00771FDE" w:rsidRPr="007D011C">
        <w:rPr>
          <w:rFonts w:eastAsia="Avenir" w:cs="Avenir"/>
          <w:color w:val="000000"/>
          <w:sz w:val="22"/>
          <w:szCs w:val="22"/>
        </w:rPr>
        <w:t xml:space="preserve"> at sufficient scale and speed</w:t>
      </w:r>
      <w:r w:rsidRPr="007D011C">
        <w:rPr>
          <w:rFonts w:eastAsia="Avenir" w:cs="Avenir"/>
          <w:color w:val="000000"/>
          <w:sz w:val="22"/>
          <w:szCs w:val="22"/>
        </w:rPr>
        <w:t xml:space="preserve"> remain a challenge</w:t>
      </w:r>
    </w:p>
    <w:p w14:paraId="10EBA118" w14:textId="4D146C44" w:rsidR="003665C6" w:rsidRPr="007D011C" w:rsidRDefault="003665C6" w:rsidP="00F700E3">
      <w:pPr>
        <w:numPr>
          <w:ilvl w:val="0"/>
          <w:numId w:val="4"/>
        </w:numPr>
        <w:contextualSpacing/>
        <w:rPr>
          <w:rFonts w:eastAsia="Avenir" w:cs="Avenir"/>
          <w:color w:val="000000"/>
          <w:sz w:val="22"/>
          <w:szCs w:val="22"/>
        </w:rPr>
      </w:pPr>
      <w:r w:rsidRPr="007D011C">
        <w:rPr>
          <w:rFonts w:eastAsia="Avenir" w:cs="Avenir"/>
          <w:color w:val="000000"/>
          <w:sz w:val="22"/>
          <w:szCs w:val="22"/>
        </w:rPr>
        <w:t>Limited coordination between national and local governments, capacity gaps, and financing challenges continue to hinder the translation of urban priorities into investible pipelines and project</w:t>
      </w:r>
      <w:r w:rsidR="00771FDE" w:rsidRPr="007D011C">
        <w:rPr>
          <w:rFonts w:eastAsia="Avenir" w:cs="Avenir"/>
          <w:color w:val="000000"/>
          <w:sz w:val="22"/>
          <w:szCs w:val="22"/>
        </w:rPr>
        <w:t xml:space="preserve"> portfolios</w:t>
      </w:r>
      <w:r w:rsidRPr="007D011C">
        <w:rPr>
          <w:rFonts w:eastAsia="Avenir" w:cs="Avenir"/>
          <w:color w:val="000000"/>
          <w:sz w:val="22"/>
          <w:szCs w:val="22"/>
        </w:rPr>
        <w:t xml:space="preserve"> at scale</w:t>
      </w:r>
    </w:p>
    <w:p w14:paraId="3A8FD3AF" w14:textId="7C803AC7" w:rsidR="003665C6" w:rsidRPr="007D011C" w:rsidRDefault="003665C6" w:rsidP="00F700E3">
      <w:pPr>
        <w:numPr>
          <w:ilvl w:val="0"/>
          <w:numId w:val="4"/>
        </w:numPr>
        <w:contextualSpacing/>
        <w:rPr>
          <w:rFonts w:eastAsia="Avenir" w:cs="Avenir"/>
          <w:color w:val="000000"/>
          <w:sz w:val="22"/>
          <w:szCs w:val="22"/>
        </w:rPr>
      </w:pPr>
      <w:r w:rsidRPr="007D011C">
        <w:rPr>
          <w:rFonts w:eastAsia="Avenir" w:cs="Avenir"/>
          <w:color w:val="000000"/>
          <w:sz w:val="22"/>
          <w:szCs w:val="22"/>
        </w:rPr>
        <w:t xml:space="preserve">While a range of implementation-focused resources and tools exist, they remain fragmented and not easily accessible to nor actionable </w:t>
      </w:r>
      <w:r w:rsidR="00012F0A" w:rsidRPr="007D011C">
        <w:rPr>
          <w:rFonts w:eastAsia="Avenir" w:cs="Avenir"/>
          <w:color w:val="000000"/>
          <w:sz w:val="22"/>
          <w:szCs w:val="22"/>
        </w:rPr>
        <w:t xml:space="preserve">for </w:t>
      </w:r>
      <w:r w:rsidRPr="007D011C">
        <w:rPr>
          <w:rFonts w:eastAsia="Avenir" w:cs="Avenir"/>
          <w:color w:val="000000"/>
          <w:sz w:val="22"/>
          <w:szCs w:val="22"/>
        </w:rPr>
        <w:t>national and subnational governments</w:t>
      </w:r>
    </w:p>
    <w:p w14:paraId="3AB8C2BB" w14:textId="77777777" w:rsidR="003665C6" w:rsidRPr="007D011C" w:rsidRDefault="003665C6" w:rsidP="003665C6">
      <w:pPr>
        <w:keepNext/>
        <w:keepLines/>
        <w:pBdr>
          <w:top w:val="nil"/>
          <w:left w:val="nil"/>
          <w:bottom w:val="nil"/>
          <w:right w:val="nil"/>
          <w:between w:val="nil"/>
        </w:pBdr>
        <w:ind w:left="360"/>
        <w:rPr>
          <w:rFonts w:eastAsia="Avenir" w:cs="Avenir"/>
          <w:color w:val="000000"/>
          <w:sz w:val="22"/>
          <w:szCs w:val="22"/>
        </w:rPr>
      </w:pPr>
    </w:p>
    <w:p w14:paraId="5D1357D3" w14:textId="706FA738" w:rsidR="003665C6" w:rsidRDefault="003665C6" w:rsidP="003665C6">
      <w:pPr>
        <w:rPr>
          <w:rFonts w:eastAsia="Avenir" w:cs="Avenir"/>
          <w:sz w:val="22"/>
          <w:szCs w:val="22"/>
        </w:rPr>
      </w:pPr>
      <w:r w:rsidRPr="007D011C">
        <w:rPr>
          <w:rFonts w:eastAsia="Avenir" w:cs="Avenir"/>
          <w:sz w:val="22"/>
          <w:szCs w:val="22"/>
        </w:rPr>
        <w:t>In response to these challenges, the Toolkit will support CHAMP countries in developing stronger multilevel climate governance</w:t>
      </w:r>
      <w:ins w:id="1" w:author="Kristiina Yang" w:date="2026-07-14T09:38:00Z" w16du:dateUtc="2026-07-14T08:38:00Z">
        <w:r w:rsidR="00FD1B78">
          <w:rPr>
            <w:rFonts w:eastAsia="Avenir" w:cs="Avenir"/>
            <w:sz w:val="22"/>
            <w:szCs w:val="22"/>
          </w:rPr>
          <w:t>,</w:t>
        </w:r>
      </w:ins>
      <w:del w:id="2" w:author="Kristiina Yang" w:date="2026-07-14T09:38:00Z" w16du:dateUtc="2026-07-14T08:38:00Z">
        <w:r w:rsidRPr="007D011C" w:rsidDel="00FD1B78">
          <w:rPr>
            <w:rFonts w:eastAsia="Avenir" w:cs="Avenir"/>
            <w:sz w:val="22"/>
            <w:szCs w:val="22"/>
          </w:rPr>
          <w:delText xml:space="preserve"> and</w:delText>
        </w:r>
      </w:del>
      <w:r w:rsidRPr="007D011C">
        <w:rPr>
          <w:rFonts w:eastAsia="Avenir" w:cs="Avenir"/>
          <w:sz w:val="22"/>
          <w:szCs w:val="22"/>
        </w:rPr>
        <w:t xml:space="preserve"> investment </w:t>
      </w:r>
      <w:r w:rsidR="00F02493">
        <w:rPr>
          <w:rFonts w:eastAsia="Avenir" w:cs="Avenir"/>
          <w:sz w:val="22"/>
          <w:szCs w:val="22"/>
        </w:rPr>
        <w:t xml:space="preserve">and implementation </w:t>
      </w:r>
      <w:r w:rsidRPr="007D011C">
        <w:rPr>
          <w:rFonts w:eastAsia="Avenir" w:cs="Avenir"/>
          <w:sz w:val="22"/>
          <w:szCs w:val="22"/>
        </w:rPr>
        <w:t>systems. Specifically, the Toolkit will aim to:</w:t>
      </w:r>
    </w:p>
    <w:p w14:paraId="565C1F7B" w14:textId="77777777" w:rsidR="005B608C" w:rsidRPr="007D011C" w:rsidRDefault="005B608C" w:rsidP="003665C6">
      <w:pPr>
        <w:rPr>
          <w:rFonts w:eastAsia="Avenir" w:cs="Avenir"/>
          <w:sz w:val="22"/>
          <w:szCs w:val="22"/>
        </w:rPr>
      </w:pPr>
    </w:p>
    <w:p w14:paraId="4A1D15F7" w14:textId="77777777" w:rsidR="003665C6" w:rsidRPr="007D011C" w:rsidRDefault="003665C6" w:rsidP="00F700E3">
      <w:pPr>
        <w:numPr>
          <w:ilvl w:val="0"/>
          <w:numId w:val="10"/>
        </w:numPr>
        <w:pBdr>
          <w:top w:val="nil"/>
          <w:left w:val="nil"/>
          <w:bottom w:val="nil"/>
          <w:right w:val="nil"/>
          <w:between w:val="nil"/>
        </w:pBdr>
        <w:rPr>
          <w:rFonts w:eastAsia="Avenir" w:cs="Avenir"/>
          <w:sz w:val="22"/>
          <w:szCs w:val="22"/>
        </w:rPr>
      </w:pPr>
      <w:r w:rsidRPr="007D011C">
        <w:rPr>
          <w:rFonts w:eastAsia="Avenir" w:cs="Avenir"/>
          <w:color w:val="000000"/>
          <w:sz w:val="22"/>
          <w:szCs w:val="22"/>
        </w:rPr>
        <w:t>Strengthen enabling environments for urban climate financing and implementation across levels of government</w:t>
      </w:r>
    </w:p>
    <w:p w14:paraId="58E0762D" w14:textId="77777777" w:rsidR="003665C6" w:rsidRPr="007D011C" w:rsidRDefault="003665C6" w:rsidP="00F700E3">
      <w:pPr>
        <w:numPr>
          <w:ilvl w:val="0"/>
          <w:numId w:val="9"/>
        </w:numPr>
        <w:pBdr>
          <w:top w:val="nil"/>
          <w:left w:val="nil"/>
          <w:bottom w:val="nil"/>
          <w:right w:val="nil"/>
          <w:between w:val="nil"/>
        </w:pBdr>
        <w:rPr>
          <w:rFonts w:eastAsia="Avenir" w:cs="Avenir"/>
          <w:sz w:val="22"/>
          <w:szCs w:val="22"/>
        </w:rPr>
      </w:pPr>
      <w:r w:rsidRPr="007D011C">
        <w:rPr>
          <w:rFonts w:eastAsia="Avenir" w:cs="Avenir"/>
          <w:color w:val="000000"/>
          <w:sz w:val="22"/>
          <w:szCs w:val="22"/>
        </w:rPr>
        <w:t>Improve coordination between national and subnational governments across investment planning, finance mobilization and implementation</w:t>
      </w:r>
    </w:p>
    <w:p w14:paraId="36228732" w14:textId="7E5CA7ED" w:rsidR="003665C6" w:rsidRPr="007D011C" w:rsidRDefault="003665C6" w:rsidP="00F700E3">
      <w:pPr>
        <w:numPr>
          <w:ilvl w:val="0"/>
          <w:numId w:val="9"/>
        </w:numPr>
        <w:pBdr>
          <w:top w:val="nil"/>
          <w:left w:val="nil"/>
          <w:bottom w:val="nil"/>
          <w:right w:val="nil"/>
          <w:between w:val="nil"/>
        </w:pBdr>
        <w:rPr>
          <w:rFonts w:eastAsia="Avenir" w:cs="Avenir"/>
          <w:sz w:val="22"/>
          <w:szCs w:val="22"/>
        </w:rPr>
      </w:pPr>
      <w:r w:rsidRPr="007D011C">
        <w:rPr>
          <w:rFonts w:eastAsia="Avenir" w:cs="Avenir"/>
          <w:color w:val="000000"/>
          <w:sz w:val="22"/>
          <w:szCs w:val="22"/>
        </w:rPr>
        <w:t xml:space="preserve">Support the development of investible project </w:t>
      </w:r>
      <w:r w:rsidR="00B93582" w:rsidRPr="007D011C">
        <w:rPr>
          <w:rFonts w:eastAsia="Avenir" w:cs="Avenir"/>
          <w:color w:val="000000"/>
          <w:sz w:val="22"/>
          <w:szCs w:val="22"/>
        </w:rPr>
        <w:t xml:space="preserve">portfolios and </w:t>
      </w:r>
      <w:r w:rsidRPr="007D011C">
        <w:rPr>
          <w:rFonts w:eastAsia="Avenir" w:cs="Avenir"/>
          <w:color w:val="000000"/>
          <w:sz w:val="22"/>
          <w:szCs w:val="22"/>
        </w:rPr>
        <w:t>pipelines that integrate urban climate priorities</w:t>
      </w:r>
    </w:p>
    <w:p w14:paraId="65A963C0" w14:textId="238A50F6" w:rsidR="003665C6" w:rsidRPr="007D011C" w:rsidRDefault="003665C6" w:rsidP="00F700E3">
      <w:pPr>
        <w:numPr>
          <w:ilvl w:val="0"/>
          <w:numId w:val="9"/>
        </w:numPr>
        <w:pBdr>
          <w:top w:val="nil"/>
          <w:left w:val="nil"/>
          <w:bottom w:val="nil"/>
          <w:right w:val="nil"/>
          <w:between w:val="nil"/>
        </w:pBdr>
        <w:rPr>
          <w:rFonts w:eastAsia="Avenir" w:cs="Avenir"/>
          <w:sz w:val="22"/>
          <w:szCs w:val="22"/>
        </w:rPr>
      </w:pPr>
      <w:r w:rsidRPr="007D011C">
        <w:rPr>
          <w:rFonts w:eastAsia="Avenir" w:cs="Avenir"/>
          <w:color w:val="000000"/>
          <w:sz w:val="22"/>
          <w:szCs w:val="22"/>
        </w:rPr>
        <w:t>Improve access to financing instruments and mechanisms that help countries and cities in delivering urban climate project</w:t>
      </w:r>
      <w:r w:rsidR="00B93582" w:rsidRPr="007D011C">
        <w:rPr>
          <w:rFonts w:eastAsia="Avenir" w:cs="Avenir"/>
          <w:color w:val="000000"/>
          <w:sz w:val="22"/>
          <w:szCs w:val="22"/>
        </w:rPr>
        <w:t xml:space="preserve"> portfolios</w:t>
      </w:r>
      <w:r w:rsidRPr="007D011C">
        <w:rPr>
          <w:rFonts w:eastAsia="Avenir" w:cs="Avenir"/>
          <w:color w:val="000000"/>
          <w:sz w:val="22"/>
          <w:szCs w:val="22"/>
        </w:rPr>
        <w:t xml:space="preserve"> and infrastructure</w:t>
      </w:r>
    </w:p>
    <w:p w14:paraId="676A2890" w14:textId="6C2434D2" w:rsidR="003665C6" w:rsidRPr="00D81266" w:rsidRDefault="003665C6" w:rsidP="00F700E3">
      <w:pPr>
        <w:numPr>
          <w:ilvl w:val="0"/>
          <w:numId w:val="9"/>
        </w:numPr>
        <w:pBdr>
          <w:top w:val="nil"/>
          <w:left w:val="nil"/>
          <w:bottom w:val="nil"/>
          <w:right w:val="nil"/>
          <w:between w:val="nil"/>
        </w:pBdr>
        <w:rPr>
          <w:rFonts w:eastAsia="Avenir" w:cs="Avenir"/>
          <w:sz w:val="22"/>
          <w:szCs w:val="22"/>
        </w:rPr>
      </w:pPr>
      <w:r w:rsidRPr="007D011C">
        <w:rPr>
          <w:rFonts w:eastAsia="Avenir" w:cs="Avenir"/>
          <w:color w:val="000000"/>
          <w:sz w:val="22"/>
          <w:szCs w:val="22"/>
        </w:rPr>
        <w:t>Enhance access to technical assistance, capacity building, and other relevant implementation support through CHAMP partner initiatives and networks</w:t>
      </w:r>
    </w:p>
    <w:p w14:paraId="0FA8AE23" w14:textId="77777777" w:rsidR="00D81266" w:rsidRPr="00D81266" w:rsidRDefault="00D81266" w:rsidP="00D81266">
      <w:pPr>
        <w:rPr>
          <w:rFonts w:eastAsia="Avenir"/>
        </w:rPr>
      </w:pPr>
    </w:p>
    <w:p w14:paraId="340F44FD" w14:textId="77777777" w:rsidR="003665C6" w:rsidRPr="007D011C" w:rsidDel="00467B21" w:rsidRDefault="003665C6" w:rsidP="007D011C">
      <w:pPr>
        <w:keepNext/>
        <w:keepLines/>
        <w:rPr>
          <w:del w:id="3" w:author="Hamza Abdullah" w:date="2026-08-12T17:04:00Z" w16du:dateUtc="2026-08-12T16:04:00Z"/>
          <w:rFonts w:eastAsia="Avenir" w:cs="Avenir"/>
        </w:rPr>
      </w:pPr>
    </w:p>
    <w:p w14:paraId="48D667F1" w14:textId="252C3E19" w:rsidR="003665C6" w:rsidRPr="007D011C" w:rsidDel="00467B21" w:rsidRDefault="003665C6" w:rsidP="007D011C">
      <w:pPr>
        <w:keepNext/>
        <w:keepLines/>
        <w:outlineLvl w:val="1"/>
        <w:rPr>
          <w:del w:id="4" w:author="Hamza Abdullah" w:date="2026-08-12T17:04:00Z" w16du:dateUtc="2026-08-12T16:04:00Z"/>
          <w:rFonts w:eastAsia="Avenir" w:cs="Avenir"/>
          <w:b/>
          <w:bCs/>
          <w:color w:val="3C4799"/>
          <w:sz w:val="28"/>
          <w:szCs w:val="28"/>
        </w:rPr>
      </w:pPr>
      <w:commentRangeStart w:id="5"/>
      <w:del w:id="6" w:author="Hamza Abdullah" w:date="2026-08-12T17:04:00Z" w16du:dateUtc="2026-08-12T16:04:00Z">
        <w:r w:rsidRPr="007D011C" w:rsidDel="00467B21">
          <w:rPr>
            <w:rFonts w:eastAsia="Avenir" w:cs="Avenir"/>
            <w:b/>
            <w:bCs/>
            <w:color w:val="3C4799"/>
            <w:sz w:val="28"/>
            <w:szCs w:val="28"/>
          </w:rPr>
          <w:delText>Multilevel Governance Dashboard</w:delText>
        </w:r>
      </w:del>
    </w:p>
    <w:p w14:paraId="645E5936" w14:textId="7E47E392" w:rsidR="003665C6" w:rsidRPr="007D011C" w:rsidDel="00467B21" w:rsidRDefault="003665C6" w:rsidP="003665C6">
      <w:pPr>
        <w:keepNext/>
        <w:keepLines/>
        <w:spacing w:before="240"/>
        <w:rPr>
          <w:del w:id="7" w:author="Hamza Abdullah" w:date="2026-08-12T17:04:00Z" w16du:dateUtc="2026-08-12T16:04:00Z"/>
          <w:rFonts w:eastAsia="Avenir" w:cs="Avenir"/>
          <w:sz w:val="22"/>
          <w:szCs w:val="22"/>
        </w:rPr>
      </w:pPr>
      <w:del w:id="8" w:author="Hamza Abdullah" w:date="2026-08-12T17:04:00Z" w16du:dateUtc="2026-08-12T16:04:00Z">
        <w:r w:rsidRPr="007D011C" w:rsidDel="00467B21">
          <w:rPr>
            <w:rFonts w:eastAsia="Avenir" w:cs="Avenir"/>
            <w:sz w:val="22"/>
            <w:szCs w:val="22"/>
          </w:rPr>
          <w:delText xml:space="preserve">This page will feature a dashboard providing country-level insights across climate policy, multilevel governance, and climate finance indicators, drawing from multiple reports and data sources, including: </w:delText>
        </w:r>
      </w:del>
    </w:p>
    <w:p w14:paraId="129147E2" w14:textId="67192AA3" w:rsidR="003665C6" w:rsidRPr="007D011C" w:rsidDel="00467B21" w:rsidRDefault="003665C6">
      <w:pPr>
        <w:keepNext/>
        <w:keepLines/>
        <w:numPr>
          <w:ilvl w:val="0"/>
          <w:numId w:val="29"/>
        </w:numPr>
        <w:pBdr>
          <w:top w:val="nil"/>
          <w:left w:val="nil"/>
          <w:bottom w:val="nil"/>
          <w:right w:val="nil"/>
          <w:between w:val="nil"/>
        </w:pBdr>
        <w:spacing w:before="240"/>
        <w:rPr>
          <w:del w:id="9" w:author="Hamza Abdullah" w:date="2026-08-12T17:04:00Z" w16du:dateUtc="2026-08-12T16:04:00Z"/>
          <w:rFonts w:eastAsia="Avenir" w:cs="Avenir"/>
          <w:sz w:val="22"/>
          <w:szCs w:val="22"/>
        </w:rPr>
      </w:pPr>
      <w:del w:id="10" w:author="Hamza Abdullah" w:date="2026-08-12T17:04:00Z" w16du:dateUtc="2026-08-12T16:04:00Z">
        <w:r w:rsidRPr="007D011C" w:rsidDel="00467B21">
          <w:rPr>
            <w:rFonts w:eastAsia="Avenir" w:cs="Avenir"/>
            <w:b/>
            <w:bCs/>
            <w:color w:val="000000"/>
            <w:sz w:val="22"/>
            <w:szCs w:val="22"/>
          </w:rPr>
          <w:delText>UN-Habitat Urban Content of NDCs 3.0:</w:delText>
        </w:r>
        <w:r w:rsidRPr="007D011C" w:rsidDel="00467B21">
          <w:rPr>
            <w:rFonts w:eastAsia="Avenir" w:cs="Avenir"/>
            <w:color w:val="000000"/>
            <w:sz w:val="22"/>
            <w:szCs w:val="22"/>
          </w:rPr>
          <w:delText xml:space="preserve"> country-level integration of urban content into NDCs</w:delText>
        </w:r>
      </w:del>
    </w:p>
    <w:p w14:paraId="6A7F65B7" w14:textId="09C46539" w:rsidR="003665C6" w:rsidRPr="007D011C" w:rsidDel="00467B21" w:rsidRDefault="003665C6">
      <w:pPr>
        <w:keepNext/>
        <w:keepLines/>
        <w:numPr>
          <w:ilvl w:val="0"/>
          <w:numId w:val="29"/>
        </w:numPr>
        <w:pBdr>
          <w:top w:val="nil"/>
          <w:left w:val="nil"/>
          <w:bottom w:val="nil"/>
          <w:right w:val="nil"/>
          <w:between w:val="nil"/>
        </w:pBdr>
        <w:rPr>
          <w:del w:id="11" w:author="Hamza Abdullah" w:date="2026-08-12T17:04:00Z" w16du:dateUtc="2026-08-12T16:04:00Z"/>
          <w:rFonts w:eastAsia="Avenir" w:cs="Avenir"/>
          <w:sz w:val="22"/>
          <w:szCs w:val="22"/>
        </w:rPr>
      </w:pPr>
      <w:del w:id="12" w:author="Hamza Abdullah" w:date="2026-08-12T17:04:00Z" w16du:dateUtc="2026-08-12T16:04:00Z">
        <w:r w:rsidRPr="007D011C" w:rsidDel="00467B21">
          <w:rPr>
            <w:rFonts w:eastAsia="Avenir" w:cs="Avenir"/>
            <w:b/>
            <w:bCs/>
            <w:color w:val="000000"/>
            <w:sz w:val="22"/>
            <w:szCs w:val="22"/>
          </w:rPr>
          <w:delText>CHAMP Summary of Activities 2025:</w:delText>
        </w:r>
        <w:r w:rsidRPr="007D011C" w:rsidDel="00467B21">
          <w:rPr>
            <w:rFonts w:eastAsia="Avenir" w:cs="Avenir"/>
            <w:color w:val="000000"/>
            <w:sz w:val="22"/>
            <w:szCs w:val="22"/>
          </w:rPr>
          <w:delText xml:space="preserve"> list of CHAMP-endorsing countries</w:delText>
        </w:r>
      </w:del>
    </w:p>
    <w:p w14:paraId="346E1BA9" w14:textId="0D3DDE72" w:rsidR="003665C6" w:rsidRPr="007D011C" w:rsidDel="00467B21" w:rsidRDefault="003665C6">
      <w:pPr>
        <w:keepNext/>
        <w:keepLines/>
        <w:numPr>
          <w:ilvl w:val="0"/>
          <w:numId w:val="29"/>
        </w:numPr>
        <w:pBdr>
          <w:top w:val="nil"/>
          <w:left w:val="nil"/>
          <w:bottom w:val="nil"/>
          <w:right w:val="nil"/>
          <w:between w:val="nil"/>
        </w:pBdr>
        <w:rPr>
          <w:del w:id="13" w:author="Hamza Abdullah" w:date="2026-08-12T17:04:00Z" w16du:dateUtc="2026-08-12T16:04:00Z"/>
          <w:rFonts w:eastAsia="Avenir" w:cs="Avenir"/>
          <w:sz w:val="22"/>
          <w:szCs w:val="22"/>
        </w:rPr>
      </w:pPr>
      <w:del w:id="14" w:author="Hamza Abdullah" w:date="2026-08-12T17:04:00Z" w16du:dateUtc="2026-08-12T16:04:00Z">
        <w:r w:rsidRPr="007D011C" w:rsidDel="00467B21">
          <w:rPr>
            <w:rFonts w:eastAsia="Avenir" w:cs="Avenir"/>
            <w:b/>
            <w:bCs/>
            <w:color w:val="000000"/>
            <w:sz w:val="22"/>
            <w:szCs w:val="22"/>
          </w:rPr>
          <w:delText>CCFLA State of Cities Climate Finance Report 2024:</w:delText>
        </w:r>
        <w:r w:rsidRPr="007D011C" w:rsidDel="00467B21">
          <w:rPr>
            <w:rFonts w:eastAsia="Avenir" w:cs="Avenir"/>
            <w:color w:val="000000"/>
            <w:sz w:val="22"/>
            <w:szCs w:val="22"/>
          </w:rPr>
          <w:delText xml:space="preserve"> urban climate finance flows and investment needs by region</w:delText>
        </w:r>
      </w:del>
    </w:p>
    <w:p w14:paraId="7F27F7BC" w14:textId="48618233" w:rsidR="003665C6" w:rsidRPr="007D011C" w:rsidDel="00467B21" w:rsidRDefault="003665C6">
      <w:pPr>
        <w:keepNext/>
        <w:keepLines/>
        <w:numPr>
          <w:ilvl w:val="0"/>
          <w:numId w:val="29"/>
        </w:numPr>
        <w:pBdr>
          <w:top w:val="nil"/>
          <w:left w:val="nil"/>
          <w:bottom w:val="nil"/>
          <w:right w:val="nil"/>
          <w:between w:val="nil"/>
        </w:pBdr>
        <w:rPr>
          <w:del w:id="15" w:author="Hamza Abdullah" w:date="2026-08-12T17:04:00Z" w16du:dateUtc="2026-08-12T16:04:00Z"/>
          <w:rFonts w:eastAsia="Avenir" w:cs="Avenir"/>
          <w:sz w:val="22"/>
          <w:szCs w:val="22"/>
        </w:rPr>
      </w:pPr>
      <w:del w:id="16" w:author="Hamza Abdullah" w:date="2026-08-12T17:04:00Z" w16du:dateUtc="2026-08-12T16:04:00Z">
        <w:r w:rsidRPr="007D011C" w:rsidDel="00467B21">
          <w:rPr>
            <w:rFonts w:eastAsia="Avenir" w:cs="Avenir"/>
            <w:b/>
            <w:bCs/>
            <w:color w:val="000000"/>
            <w:sz w:val="22"/>
            <w:szCs w:val="22"/>
          </w:rPr>
          <w:delText>OECD SNG WOFI Database</w:delText>
        </w:r>
        <w:r w:rsidRPr="007D011C" w:rsidDel="00467B21">
          <w:rPr>
            <w:rFonts w:eastAsia="Avenir" w:cs="Avenir"/>
            <w:color w:val="000000"/>
            <w:sz w:val="22"/>
            <w:szCs w:val="22"/>
          </w:rPr>
          <w:delText>: subnational fiscal and financial and socio-economic indicators by country, including revenues, debt, investment and expenditures</w:delText>
        </w:r>
      </w:del>
    </w:p>
    <w:p w14:paraId="3B57E33B" w14:textId="2D7D3132" w:rsidR="003665C6" w:rsidRPr="007D011C" w:rsidDel="00467B21" w:rsidRDefault="003665C6">
      <w:pPr>
        <w:keepNext/>
        <w:keepLines/>
        <w:numPr>
          <w:ilvl w:val="0"/>
          <w:numId w:val="29"/>
        </w:numPr>
        <w:pBdr>
          <w:top w:val="nil"/>
          <w:left w:val="nil"/>
          <w:bottom w:val="nil"/>
          <w:right w:val="nil"/>
          <w:between w:val="nil"/>
        </w:pBdr>
        <w:rPr>
          <w:del w:id="17" w:author="Hamza Abdullah" w:date="2026-08-12T17:04:00Z" w16du:dateUtc="2026-08-12T16:04:00Z"/>
          <w:rFonts w:eastAsia="Avenir" w:cs="Avenir"/>
          <w:sz w:val="22"/>
          <w:szCs w:val="22"/>
        </w:rPr>
      </w:pPr>
      <w:del w:id="18" w:author="Hamza Abdullah" w:date="2026-08-12T17:04:00Z" w16du:dateUtc="2026-08-12T16:04:00Z">
        <w:r w:rsidRPr="007D011C" w:rsidDel="00467B21">
          <w:rPr>
            <w:rFonts w:eastAsia="Avenir" w:cs="Avenir"/>
            <w:b/>
            <w:bCs/>
            <w:color w:val="000000"/>
            <w:sz w:val="22"/>
            <w:szCs w:val="22"/>
          </w:rPr>
          <w:delText>CDP-ICLEI Track</w:delText>
        </w:r>
        <w:r w:rsidRPr="007D011C" w:rsidDel="00467B21">
          <w:rPr>
            <w:rFonts w:eastAsia="Avenir" w:cs="Avenir"/>
            <w:color w:val="000000"/>
            <w:sz w:val="22"/>
            <w:szCs w:val="22"/>
          </w:rPr>
          <w:delText>: Disclosed city climate project pipelines, by country</w:delText>
        </w:r>
      </w:del>
    </w:p>
    <w:p w14:paraId="35B5128B" w14:textId="11FBA92F" w:rsidR="003665C6" w:rsidRPr="007D011C" w:rsidDel="00467B21" w:rsidRDefault="003665C6">
      <w:pPr>
        <w:keepNext/>
        <w:keepLines/>
        <w:numPr>
          <w:ilvl w:val="0"/>
          <w:numId w:val="29"/>
        </w:numPr>
        <w:pBdr>
          <w:top w:val="nil"/>
          <w:left w:val="nil"/>
          <w:bottom w:val="nil"/>
          <w:right w:val="nil"/>
          <w:between w:val="nil"/>
        </w:pBdr>
        <w:rPr>
          <w:del w:id="19" w:author="Hamza Abdullah" w:date="2026-08-12T17:04:00Z" w16du:dateUtc="2026-08-12T16:04:00Z"/>
          <w:rFonts w:eastAsia="Avenir" w:cs="Avenir"/>
          <w:sz w:val="22"/>
          <w:szCs w:val="22"/>
        </w:rPr>
      </w:pPr>
      <w:del w:id="20" w:author="Hamza Abdullah" w:date="2026-08-12T17:04:00Z" w16du:dateUtc="2026-08-12T16:04:00Z">
        <w:r w:rsidRPr="007D011C" w:rsidDel="00467B21">
          <w:rPr>
            <w:rFonts w:eastAsia="Avenir" w:cs="Avenir"/>
            <w:b/>
            <w:bCs/>
            <w:color w:val="000000"/>
            <w:sz w:val="22"/>
            <w:szCs w:val="22"/>
          </w:rPr>
          <w:delText>UN World Urbanization Prospects</w:delText>
        </w:r>
        <w:r w:rsidRPr="007D011C" w:rsidDel="00467B21">
          <w:rPr>
            <w:rFonts w:eastAsia="Avenir" w:cs="Avenir"/>
            <w:color w:val="000000"/>
            <w:sz w:val="22"/>
            <w:szCs w:val="22"/>
          </w:rPr>
          <w:delText xml:space="preserve">: urbanization profiles and city typologies by country </w:delText>
        </w:r>
      </w:del>
    </w:p>
    <w:p w14:paraId="7E953C9A" w14:textId="33AF6244" w:rsidR="003665C6" w:rsidRPr="007D011C" w:rsidDel="00467B21" w:rsidRDefault="003665C6">
      <w:pPr>
        <w:keepNext/>
        <w:keepLines/>
        <w:numPr>
          <w:ilvl w:val="0"/>
          <w:numId w:val="29"/>
        </w:numPr>
        <w:pBdr>
          <w:top w:val="nil"/>
          <w:left w:val="nil"/>
          <w:bottom w:val="nil"/>
          <w:right w:val="nil"/>
          <w:between w:val="nil"/>
        </w:pBdr>
        <w:rPr>
          <w:del w:id="21" w:author="Hamza Abdullah" w:date="2026-08-12T17:04:00Z" w16du:dateUtc="2026-08-12T16:04:00Z"/>
          <w:rFonts w:eastAsia="Avenir" w:cs="Avenir"/>
          <w:sz w:val="22"/>
          <w:szCs w:val="22"/>
        </w:rPr>
      </w:pPr>
      <w:del w:id="22" w:author="Hamza Abdullah" w:date="2026-08-12T17:04:00Z" w16du:dateUtc="2026-08-12T16:04:00Z">
        <w:r w:rsidRPr="007D011C" w:rsidDel="00467B21">
          <w:rPr>
            <w:rFonts w:eastAsia="Avenir" w:cs="Avenir"/>
            <w:b/>
            <w:bCs/>
            <w:color w:val="000000"/>
            <w:sz w:val="22"/>
            <w:szCs w:val="22"/>
          </w:rPr>
          <w:delText>UN SDG Database</w:delText>
        </w:r>
        <w:r w:rsidRPr="007D011C" w:rsidDel="00467B21">
          <w:rPr>
            <w:rFonts w:eastAsia="Avenir" w:cs="Avenir"/>
            <w:color w:val="000000"/>
            <w:sz w:val="22"/>
            <w:szCs w:val="22"/>
          </w:rPr>
          <w:delText xml:space="preserve"> (SDG 11 indicators): indicators related to local participation structures and local resilience strategies aligned with national frameworks</w:delText>
        </w:r>
        <w:commentRangeEnd w:id="5"/>
        <w:r w:rsidR="001425A7" w:rsidRPr="007D011C" w:rsidDel="00467B21">
          <w:rPr>
            <w:rStyle w:val="CommentReference"/>
            <w:rFonts w:eastAsia="Avenir" w:cs="Avenir"/>
            <w:sz w:val="22"/>
            <w:szCs w:val="22"/>
          </w:rPr>
          <w:commentReference w:id="5"/>
        </w:r>
      </w:del>
    </w:p>
    <w:p w14:paraId="15073911" w14:textId="77777777" w:rsidR="00A208C5" w:rsidRPr="00D55525" w:rsidRDefault="00A208C5" w:rsidP="00D55525"/>
    <w:p w14:paraId="276CDA3E" w14:textId="7D63D8FD" w:rsidR="003665C6" w:rsidRPr="007D011C" w:rsidRDefault="003665C6" w:rsidP="003665C6">
      <w:pPr>
        <w:keepNext/>
        <w:keepLines/>
        <w:spacing w:before="40"/>
        <w:outlineLvl w:val="1"/>
        <w:rPr>
          <w:rFonts w:eastAsia="Avenir" w:cs="Avenir"/>
          <w:b/>
          <w:bCs/>
          <w:color w:val="3C4799"/>
          <w:sz w:val="28"/>
          <w:szCs w:val="28"/>
        </w:rPr>
      </w:pPr>
      <w:r w:rsidRPr="007D011C">
        <w:rPr>
          <w:rFonts w:eastAsia="Avenir" w:cs="Avenir"/>
          <w:b/>
          <w:bCs/>
          <w:color w:val="3C4799"/>
          <w:sz w:val="28"/>
          <w:szCs w:val="28"/>
        </w:rPr>
        <w:t>Part I: CORE MULTILEVEL GOVERNANCE ACTIONS</w:t>
      </w:r>
    </w:p>
    <w:p w14:paraId="6AE057CC" w14:textId="77777777" w:rsidR="00C753EE" w:rsidRPr="00A12F1B" w:rsidRDefault="00C753EE" w:rsidP="00A12F1B"/>
    <w:p w14:paraId="3CF8DF70" w14:textId="32FC8BC5" w:rsidR="001D1F44" w:rsidRDefault="00B13885" w:rsidP="003665C6">
      <w:pPr>
        <w:keepNext/>
        <w:keepLines/>
        <w:spacing w:before="40"/>
        <w:outlineLvl w:val="2"/>
        <w:rPr>
          <w:rFonts w:eastAsia="Avenir" w:cs="Avenir"/>
          <w:color w:val="000000"/>
          <w:sz w:val="22"/>
          <w:szCs w:val="22"/>
        </w:rPr>
      </w:pPr>
      <w:r>
        <w:rPr>
          <w:rFonts w:eastAsia="Avenir" w:cs="Avenir"/>
          <w:color w:val="000000"/>
          <w:sz w:val="22"/>
          <w:szCs w:val="22"/>
        </w:rPr>
        <w:t xml:space="preserve">The Toolkit is organized around 6 core multilevel governance Actions outlined below. </w:t>
      </w:r>
      <w:r w:rsidR="001D1F44" w:rsidRPr="001D1F44">
        <w:rPr>
          <w:rFonts w:eastAsia="Avenir" w:cs="Avenir"/>
          <w:color w:val="000000"/>
          <w:sz w:val="22"/>
          <w:szCs w:val="22"/>
        </w:rPr>
        <w:t>The</w:t>
      </w:r>
      <w:r>
        <w:rPr>
          <w:rFonts w:eastAsia="Avenir" w:cs="Avenir"/>
          <w:color w:val="000000"/>
          <w:sz w:val="22"/>
          <w:szCs w:val="22"/>
        </w:rPr>
        <w:t>se</w:t>
      </w:r>
      <w:r w:rsidR="001D1F44" w:rsidRPr="001D1F44">
        <w:rPr>
          <w:rFonts w:eastAsia="Avenir" w:cs="Avenir"/>
          <w:color w:val="000000"/>
          <w:sz w:val="22"/>
          <w:szCs w:val="22"/>
        </w:rPr>
        <w:t xml:space="preserve"> should not be viewed as standalone stages, but as interconnected and iterative components of a broader multilevel climate governance, finance and implementation system. Together, they help national, subnational and city governments build the governance, institutional and financial capacities required for long-term climate transitions. Successful implementation depends not only on finance and project delivery, but also on sustained political commitment, institutional leadership, collaborative relationships, implementation capabilities, learning and shared ownership across levels of government. </w:t>
      </w:r>
    </w:p>
    <w:p w14:paraId="53AA7A30" w14:textId="77777777" w:rsidR="00F155CC" w:rsidRPr="00A12F1B" w:rsidRDefault="00F155CC" w:rsidP="00A12F1B"/>
    <w:p w14:paraId="1FD649B6" w14:textId="0D46E8F6" w:rsidR="0028440D" w:rsidRPr="007D011C" w:rsidRDefault="001D1F44" w:rsidP="003665C6">
      <w:pPr>
        <w:keepNext/>
        <w:keepLines/>
        <w:spacing w:before="40"/>
        <w:outlineLvl w:val="2"/>
        <w:rPr>
          <w:rFonts w:eastAsia="Avenir" w:cs="Avenir"/>
          <w:color w:val="000000"/>
          <w:sz w:val="22"/>
          <w:szCs w:val="22"/>
        </w:rPr>
      </w:pPr>
      <w:r w:rsidRPr="001D1F44">
        <w:rPr>
          <w:rFonts w:eastAsia="Avenir" w:cs="Avenir"/>
          <w:color w:val="000000"/>
          <w:sz w:val="22"/>
          <w:szCs w:val="22"/>
        </w:rPr>
        <w:t xml:space="preserve">The Action Pathways </w:t>
      </w:r>
      <w:r w:rsidR="00F538A9">
        <w:rPr>
          <w:rFonts w:eastAsia="Avenir" w:cs="Avenir"/>
          <w:color w:val="000000"/>
          <w:sz w:val="22"/>
          <w:szCs w:val="22"/>
        </w:rPr>
        <w:t xml:space="preserve">associated with each Action </w:t>
      </w:r>
      <w:r w:rsidR="00F155CC">
        <w:rPr>
          <w:rFonts w:eastAsia="Avenir" w:cs="Avenir"/>
          <w:color w:val="000000"/>
          <w:sz w:val="22"/>
          <w:szCs w:val="22"/>
        </w:rPr>
        <w:t>highlight</w:t>
      </w:r>
      <w:r w:rsidR="00F155CC" w:rsidRPr="00F155CC">
        <w:rPr>
          <w:rFonts w:eastAsia="Avenir" w:cs="Avenir"/>
          <w:color w:val="000000"/>
          <w:sz w:val="22"/>
          <w:szCs w:val="22"/>
        </w:rPr>
        <w:t xml:space="preserve"> practical governance, finance and implementation mechanisms that national and subnational governments, together with </w:t>
      </w:r>
      <w:r w:rsidR="00F155CC">
        <w:rPr>
          <w:rFonts w:eastAsia="Avenir" w:cs="Avenir"/>
          <w:color w:val="000000"/>
          <w:sz w:val="22"/>
          <w:szCs w:val="22"/>
        </w:rPr>
        <w:t>public and private sector</w:t>
      </w:r>
      <w:r w:rsidR="00F155CC" w:rsidRPr="00F155CC">
        <w:rPr>
          <w:rFonts w:eastAsia="Avenir" w:cs="Avenir"/>
          <w:color w:val="000000"/>
          <w:sz w:val="22"/>
          <w:szCs w:val="22"/>
        </w:rPr>
        <w:t xml:space="preserve"> partners, can adapt, co-develop and apply across different contexts</w:t>
      </w:r>
    </w:p>
    <w:p w14:paraId="65657A7D" w14:textId="77777777" w:rsidR="003665C6" w:rsidRPr="00A12F1B" w:rsidRDefault="003665C6" w:rsidP="00A12F1B"/>
    <w:p w14:paraId="011908D2" w14:textId="7463CD9A" w:rsidR="003665C6" w:rsidRPr="007D011C" w:rsidRDefault="003665C6" w:rsidP="00E41BD6">
      <w:pPr>
        <w:pStyle w:val="Heading2"/>
      </w:pPr>
      <w:r w:rsidRPr="007D011C">
        <w:lastRenderedPageBreak/>
        <w:t>Action 1: Develop Shared Commitments</w:t>
      </w:r>
      <w:r w:rsidR="009573D4" w:rsidRPr="007D011C">
        <w:t xml:space="preserve">, </w:t>
      </w:r>
      <w:r w:rsidRPr="007D011C">
        <w:t>Political Alignment</w:t>
      </w:r>
      <w:r w:rsidR="009573D4" w:rsidRPr="007D011C">
        <w:t xml:space="preserve"> and Ownership</w:t>
      </w:r>
    </w:p>
    <w:p w14:paraId="5D41559B" w14:textId="28E44BFC" w:rsidR="00FE39EB" w:rsidRPr="007D011C" w:rsidRDefault="00FE39EB" w:rsidP="003665C6">
      <w:pPr>
        <w:keepNext/>
        <w:keepLines/>
        <w:spacing w:before="240"/>
        <w:rPr>
          <w:rFonts w:eastAsia="Avenir" w:cs="Avenir"/>
          <w:sz w:val="22"/>
          <w:szCs w:val="22"/>
        </w:rPr>
      </w:pPr>
      <w:r w:rsidRPr="007D011C">
        <w:rPr>
          <w:sz w:val="22"/>
          <w:szCs w:val="22"/>
        </w:rPr>
        <w:t xml:space="preserve">This </w:t>
      </w:r>
      <w:r w:rsidR="00F538A9">
        <w:rPr>
          <w:sz w:val="22"/>
          <w:szCs w:val="22"/>
        </w:rPr>
        <w:t>Action</w:t>
      </w:r>
      <w:r w:rsidRPr="007D011C">
        <w:rPr>
          <w:sz w:val="22"/>
          <w:szCs w:val="22"/>
        </w:rPr>
        <w:t xml:space="preserve"> </w:t>
      </w:r>
      <w:r w:rsidR="00F75309">
        <w:rPr>
          <w:sz w:val="22"/>
          <w:szCs w:val="22"/>
        </w:rPr>
        <w:t xml:space="preserve">includes </w:t>
      </w:r>
      <w:r w:rsidRPr="007D011C">
        <w:rPr>
          <w:sz w:val="22"/>
          <w:szCs w:val="22"/>
        </w:rPr>
        <w:t>guidance and tools to help national</w:t>
      </w:r>
      <w:r w:rsidR="000B6E3B" w:rsidRPr="007D011C">
        <w:rPr>
          <w:sz w:val="22"/>
          <w:szCs w:val="22"/>
        </w:rPr>
        <w:t xml:space="preserve">, </w:t>
      </w:r>
      <w:r w:rsidRPr="007D011C">
        <w:rPr>
          <w:sz w:val="22"/>
          <w:szCs w:val="22"/>
        </w:rPr>
        <w:t xml:space="preserve">subnational </w:t>
      </w:r>
      <w:r w:rsidR="000B6E3B" w:rsidRPr="007D011C">
        <w:rPr>
          <w:sz w:val="22"/>
          <w:szCs w:val="22"/>
        </w:rPr>
        <w:t xml:space="preserve">and city </w:t>
      </w:r>
      <w:r w:rsidRPr="007D011C">
        <w:rPr>
          <w:sz w:val="22"/>
          <w:szCs w:val="22"/>
        </w:rPr>
        <w:t>governments</w:t>
      </w:r>
      <w:r w:rsidR="000B6E3B" w:rsidRPr="007D011C">
        <w:rPr>
          <w:sz w:val="22"/>
          <w:szCs w:val="22"/>
        </w:rPr>
        <w:t xml:space="preserve"> to</w:t>
      </w:r>
      <w:r w:rsidRPr="007D011C">
        <w:rPr>
          <w:sz w:val="22"/>
          <w:szCs w:val="22"/>
        </w:rPr>
        <w:t xml:space="preserve"> jointly establish shared political commitment, collective ownership and long-term alignment required to support multilevel climate </w:t>
      </w:r>
      <w:r w:rsidR="009A5554">
        <w:rPr>
          <w:sz w:val="22"/>
          <w:szCs w:val="22"/>
        </w:rPr>
        <w:t>finance and implementation</w:t>
      </w:r>
      <w:r w:rsidRPr="007D011C">
        <w:rPr>
          <w:sz w:val="22"/>
          <w:szCs w:val="22"/>
        </w:rPr>
        <w:t>.</w:t>
      </w:r>
    </w:p>
    <w:p w14:paraId="099B88E3" w14:textId="55CE1518" w:rsidR="009B4E81" w:rsidRDefault="009B4E81" w:rsidP="003665C6">
      <w:pPr>
        <w:keepNext/>
        <w:keepLines/>
        <w:spacing w:before="240"/>
        <w:rPr>
          <w:rFonts w:eastAsia="Avenir" w:cs="Avenir"/>
          <w:sz w:val="22"/>
          <w:szCs w:val="22"/>
        </w:rPr>
      </w:pPr>
      <w:r w:rsidRPr="009B4E81">
        <w:rPr>
          <w:rFonts w:eastAsia="Avenir" w:cs="Avenir"/>
          <w:b/>
          <w:bCs/>
          <w:sz w:val="22"/>
          <w:szCs w:val="22"/>
        </w:rPr>
        <w:t>Systems Logic:</w:t>
      </w:r>
      <w:r w:rsidRPr="009B4E81">
        <w:rPr>
          <w:rFonts w:eastAsia="Avenir" w:cs="Avenir"/>
          <w:sz w:val="22"/>
          <w:szCs w:val="22"/>
        </w:rPr>
        <w:t xml:space="preserve"> Multilevel climate action starts with shared political commitment. Joint commitment processes can create a common mission, clarify roles across governance levels, and build the mandate, trust and institutional relationships needed for later stages of investment planning, finance mobilization, implementation and learning. In practice, they help move climate action from isolated pledges toward coordinated, network-based governance.</w:t>
      </w:r>
    </w:p>
    <w:p w14:paraId="10C181D7" w14:textId="77777777" w:rsidR="009B4E81" w:rsidRPr="007D011C" w:rsidRDefault="009B4E81" w:rsidP="009B4E81">
      <w:pPr>
        <w:keepNext/>
        <w:keepLines/>
        <w:rPr>
          <w:rFonts w:eastAsia="Avenir" w:cs="Avenir"/>
          <w:sz w:val="22"/>
          <w:szCs w:val="22"/>
        </w:rPr>
      </w:pPr>
    </w:p>
    <w:p w14:paraId="1CF0EBAB" w14:textId="2B0915AE" w:rsidR="005C67B5" w:rsidRDefault="003665C6" w:rsidP="00E41BD6">
      <w:pPr>
        <w:pStyle w:val="Heading3"/>
      </w:pPr>
      <w:r w:rsidRPr="007D011C">
        <w:t>Action pathway:</w:t>
      </w:r>
    </w:p>
    <w:p w14:paraId="33F9D8CB" w14:textId="77777777" w:rsidR="005C67B5" w:rsidRPr="007D011C" w:rsidRDefault="005C67B5" w:rsidP="009B4E81">
      <w:pPr>
        <w:keepNext/>
        <w:keepLines/>
        <w:rPr>
          <w:rFonts w:eastAsia="Avenir" w:cs="Avenir"/>
          <w:b/>
          <w:bCs/>
          <w:sz w:val="22"/>
          <w:szCs w:val="22"/>
        </w:rPr>
      </w:pPr>
    </w:p>
    <w:p w14:paraId="2DE48B79" w14:textId="06F7548E" w:rsidR="003665C6" w:rsidRPr="00E41BD6" w:rsidRDefault="00D45D90" w:rsidP="00E41BD6">
      <w:pPr>
        <w:pStyle w:val="Heading3"/>
      </w:pPr>
      <w:r w:rsidRPr="00E41BD6">
        <w:t xml:space="preserve">1.1 </w:t>
      </w:r>
      <w:r w:rsidR="003665C6" w:rsidRPr="00E41BD6">
        <w:t>Joint Political Commitment</w:t>
      </w:r>
      <w:r w:rsidR="00C63F63">
        <w:t>s</w:t>
      </w:r>
      <w:r w:rsidR="007D56F1">
        <w:t xml:space="preserve">, Dialogues and </w:t>
      </w:r>
      <w:r w:rsidR="00800E65">
        <w:t>Coalitions</w:t>
      </w:r>
    </w:p>
    <w:p w14:paraId="07F34FA6" w14:textId="77777777" w:rsidR="00AC637F" w:rsidRDefault="00AC637F" w:rsidP="00AC637F">
      <w:pPr>
        <w:keepNext/>
        <w:keepLines/>
        <w:pBdr>
          <w:top w:val="nil"/>
          <w:left w:val="nil"/>
          <w:bottom w:val="nil"/>
          <w:right w:val="nil"/>
          <w:between w:val="nil"/>
        </w:pBdr>
        <w:rPr>
          <w:rFonts w:eastAsia="Avenir" w:cs="Avenir"/>
          <w:color w:val="000000"/>
          <w:sz w:val="22"/>
          <w:szCs w:val="22"/>
        </w:rPr>
      </w:pPr>
    </w:p>
    <w:p w14:paraId="33C76A9D" w14:textId="5C449ED3" w:rsidR="003665C6" w:rsidRDefault="003665C6" w:rsidP="005C67B5">
      <w:pPr>
        <w:pStyle w:val="Heading4"/>
      </w:pPr>
      <w:r w:rsidRPr="007D011C">
        <w:t>Overview</w:t>
      </w:r>
    </w:p>
    <w:p w14:paraId="2CF6143A" w14:textId="77777777" w:rsidR="00AC637F" w:rsidRDefault="00AC637F" w:rsidP="00AC637F">
      <w:pPr>
        <w:keepNext/>
        <w:keepLines/>
        <w:pBdr>
          <w:top w:val="nil"/>
          <w:left w:val="nil"/>
          <w:bottom w:val="nil"/>
          <w:right w:val="nil"/>
          <w:between w:val="nil"/>
        </w:pBdr>
        <w:rPr>
          <w:rFonts w:eastAsia="Avenir" w:cs="Avenir"/>
          <w:color w:val="000000"/>
          <w:sz w:val="22"/>
          <w:szCs w:val="22"/>
        </w:rPr>
      </w:pPr>
    </w:p>
    <w:p w14:paraId="07EAD764" w14:textId="1F40F0BE" w:rsidR="000833EB" w:rsidRDefault="00160969" w:rsidP="00AC637F">
      <w:pPr>
        <w:keepNext/>
        <w:keepLines/>
        <w:pBdr>
          <w:top w:val="nil"/>
          <w:left w:val="nil"/>
          <w:bottom w:val="nil"/>
          <w:right w:val="nil"/>
          <w:between w:val="nil"/>
        </w:pBdr>
        <w:rPr>
          <w:rFonts w:eastAsia="Avenir" w:cs="Avenir"/>
          <w:color w:val="000000"/>
          <w:sz w:val="22"/>
          <w:szCs w:val="22"/>
        </w:rPr>
      </w:pPr>
      <w:r w:rsidRPr="00160969">
        <w:rPr>
          <w:rFonts w:eastAsia="Avenir" w:cs="Avenir"/>
          <w:b/>
          <w:bCs/>
          <w:color w:val="000000"/>
          <w:sz w:val="22"/>
          <w:szCs w:val="22"/>
        </w:rPr>
        <w:t>What it is:</w:t>
      </w:r>
      <w:r>
        <w:rPr>
          <w:rFonts w:eastAsia="Avenir" w:cs="Avenir"/>
          <w:color w:val="000000"/>
          <w:sz w:val="22"/>
          <w:szCs w:val="22"/>
        </w:rPr>
        <w:t xml:space="preserve"> </w:t>
      </w:r>
      <w:r w:rsidR="005F4822" w:rsidRPr="005F4822">
        <w:rPr>
          <w:rFonts w:eastAsia="Avenir" w:cs="Avenir"/>
          <w:color w:val="000000"/>
          <w:sz w:val="22"/>
          <w:szCs w:val="22"/>
        </w:rPr>
        <w:t>Joint political commitment</w:t>
      </w:r>
      <w:r w:rsidR="00B30A28">
        <w:rPr>
          <w:rFonts w:eastAsia="Avenir" w:cs="Avenir"/>
          <w:color w:val="000000"/>
          <w:sz w:val="22"/>
          <w:szCs w:val="22"/>
        </w:rPr>
        <w:t xml:space="preserve"> dialogues and coalition</w:t>
      </w:r>
      <w:r w:rsidR="00800E65">
        <w:rPr>
          <w:rFonts w:eastAsia="Avenir" w:cs="Avenir"/>
          <w:color w:val="000000"/>
          <w:sz w:val="22"/>
          <w:szCs w:val="22"/>
        </w:rPr>
        <w:t xml:space="preserve"> mechanisms </w:t>
      </w:r>
      <w:r w:rsidR="005F4822" w:rsidRPr="005F4822">
        <w:rPr>
          <w:rFonts w:eastAsia="Avenir" w:cs="Avenir"/>
          <w:color w:val="000000"/>
          <w:sz w:val="22"/>
          <w:szCs w:val="22"/>
        </w:rPr>
        <w:t xml:space="preserve">provide a </w:t>
      </w:r>
      <w:r w:rsidR="00B81864">
        <w:rPr>
          <w:rFonts w:eastAsia="Avenir" w:cs="Avenir"/>
          <w:color w:val="000000"/>
          <w:sz w:val="22"/>
          <w:szCs w:val="22"/>
        </w:rPr>
        <w:t>recurring</w:t>
      </w:r>
      <w:r w:rsidR="005F4822" w:rsidRPr="005F4822">
        <w:rPr>
          <w:rFonts w:eastAsia="Avenir" w:cs="Avenir"/>
          <w:color w:val="000000"/>
          <w:sz w:val="22"/>
          <w:szCs w:val="22"/>
        </w:rPr>
        <w:t xml:space="preserve"> process through which national, subnational and city governments </w:t>
      </w:r>
      <w:r w:rsidR="005B3A05">
        <w:rPr>
          <w:rFonts w:eastAsia="Avenir" w:cs="Avenir"/>
          <w:color w:val="000000"/>
          <w:sz w:val="22"/>
          <w:szCs w:val="22"/>
        </w:rPr>
        <w:t xml:space="preserve">can </w:t>
      </w:r>
      <w:r w:rsidR="005F4822" w:rsidRPr="005F4822">
        <w:rPr>
          <w:rFonts w:eastAsia="Avenir" w:cs="Avenir"/>
          <w:color w:val="000000"/>
          <w:sz w:val="22"/>
          <w:szCs w:val="22"/>
        </w:rPr>
        <w:t xml:space="preserve">establish a shared vision, align climate priorities and create long-term </w:t>
      </w:r>
      <w:r w:rsidR="00800E65">
        <w:rPr>
          <w:rFonts w:eastAsia="Avenir" w:cs="Avenir"/>
          <w:color w:val="000000"/>
          <w:sz w:val="22"/>
          <w:szCs w:val="22"/>
        </w:rPr>
        <w:t>coalitions</w:t>
      </w:r>
      <w:r w:rsidR="005F4822" w:rsidRPr="005F4822">
        <w:rPr>
          <w:rFonts w:eastAsia="Avenir" w:cs="Avenir"/>
          <w:color w:val="000000"/>
          <w:sz w:val="22"/>
          <w:szCs w:val="22"/>
        </w:rPr>
        <w:t xml:space="preserve"> for coordinated climate action and investment. </w:t>
      </w:r>
      <w:r w:rsidR="000A36EA">
        <w:rPr>
          <w:rFonts w:eastAsia="Avenir" w:cs="Avenir"/>
          <w:color w:val="000000"/>
          <w:sz w:val="22"/>
          <w:szCs w:val="22"/>
        </w:rPr>
        <w:t>They help create</w:t>
      </w:r>
      <w:r w:rsidR="005B3A05">
        <w:rPr>
          <w:rFonts w:eastAsia="Avenir" w:cs="Avenir"/>
          <w:color w:val="000000"/>
          <w:sz w:val="22"/>
          <w:szCs w:val="22"/>
        </w:rPr>
        <w:t xml:space="preserve"> </w:t>
      </w:r>
      <w:r w:rsidR="005F4822" w:rsidRPr="005F4822">
        <w:rPr>
          <w:rFonts w:eastAsia="Avenir" w:cs="Avenir"/>
          <w:color w:val="000000"/>
          <w:sz w:val="22"/>
          <w:szCs w:val="22"/>
        </w:rPr>
        <w:t xml:space="preserve">a collaborative governance </w:t>
      </w:r>
      <w:r w:rsidR="000A36EA">
        <w:rPr>
          <w:rFonts w:eastAsia="Avenir" w:cs="Avenir"/>
          <w:color w:val="000000"/>
          <w:sz w:val="22"/>
          <w:szCs w:val="22"/>
        </w:rPr>
        <w:t>arrangement</w:t>
      </w:r>
      <w:r w:rsidR="005F4822" w:rsidRPr="005F4822">
        <w:rPr>
          <w:rFonts w:eastAsia="Avenir" w:cs="Avenir"/>
          <w:color w:val="000000"/>
          <w:sz w:val="22"/>
          <w:szCs w:val="22"/>
        </w:rPr>
        <w:t xml:space="preserve"> </w:t>
      </w:r>
      <w:r w:rsidR="00C54D22">
        <w:rPr>
          <w:rFonts w:eastAsia="Avenir" w:cs="Avenir"/>
          <w:color w:val="000000"/>
          <w:sz w:val="22"/>
          <w:szCs w:val="22"/>
        </w:rPr>
        <w:t>to clarify</w:t>
      </w:r>
      <w:r w:rsidR="005F4822" w:rsidRPr="005F4822">
        <w:rPr>
          <w:rFonts w:eastAsia="Avenir" w:cs="Avenir"/>
          <w:color w:val="000000"/>
          <w:sz w:val="22"/>
          <w:szCs w:val="22"/>
        </w:rPr>
        <w:t xml:space="preserve"> institutional roles and responsibilities, aligns actors around a common mission, and establishes a shared mandate for implementation</w:t>
      </w:r>
      <w:r w:rsidR="00C54D22">
        <w:rPr>
          <w:rFonts w:eastAsia="Avenir" w:cs="Avenir"/>
          <w:color w:val="000000"/>
          <w:sz w:val="22"/>
          <w:szCs w:val="22"/>
        </w:rPr>
        <w:t xml:space="preserve"> of climate projects</w:t>
      </w:r>
      <w:r w:rsidR="005F4822" w:rsidRPr="005F4822">
        <w:rPr>
          <w:rFonts w:eastAsia="Avenir" w:cs="Avenir"/>
          <w:color w:val="000000"/>
          <w:sz w:val="22"/>
          <w:szCs w:val="22"/>
        </w:rPr>
        <w:t xml:space="preserve">. </w:t>
      </w:r>
    </w:p>
    <w:p w14:paraId="7C844C21" w14:textId="77777777" w:rsidR="00BE25DD" w:rsidRDefault="00BE25DD" w:rsidP="00AC637F">
      <w:pPr>
        <w:keepNext/>
        <w:keepLines/>
        <w:pBdr>
          <w:top w:val="nil"/>
          <w:left w:val="nil"/>
          <w:bottom w:val="nil"/>
          <w:right w:val="nil"/>
          <w:between w:val="nil"/>
        </w:pBdr>
        <w:rPr>
          <w:rFonts w:eastAsia="Avenir" w:cs="Avenir"/>
          <w:color w:val="000000"/>
          <w:sz w:val="22"/>
          <w:szCs w:val="22"/>
        </w:rPr>
      </w:pPr>
    </w:p>
    <w:p w14:paraId="2421068A" w14:textId="718B3EE9" w:rsidR="00A65E45" w:rsidRDefault="00B907B1" w:rsidP="00AC637F">
      <w:pPr>
        <w:keepNext/>
        <w:keepLines/>
        <w:pBdr>
          <w:top w:val="nil"/>
          <w:left w:val="nil"/>
          <w:bottom w:val="nil"/>
          <w:right w:val="nil"/>
          <w:between w:val="nil"/>
        </w:pBdr>
        <w:rPr>
          <w:rFonts w:eastAsia="Avenir" w:cs="Avenir"/>
          <w:color w:val="000000"/>
          <w:sz w:val="22"/>
          <w:szCs w:val="22"/>
        </w:rPr>
      </w:pPr>
      <w:r>
        <w:rPr>
          <w:rFonts w:eastAsia="Avenir" w:cs="Avenir"/>
          <w:b/>
          <w:bCs/>
          <w:color w:val="000000"/>
          <w:sz w:val="22"/>
          <w:szCs w:val="22"/>
        </w:rPr>
        <w:t>Implementation Guidance</w:t>
      </w:r>
      <w:r w:rsidR="00160969" w:rsidRPr="00160969">
        <w:rPr>
          <w:rFonts w:eastAsia="Avenir" w:cs="Avenir"/>
          <w:b/>
          <w:bCs/>
          <w:color w:val="000000"/>
          <w:sz w:val="22"/>
          <w:szCs w:val="22"/>
        </w:rPr>
        <w:t>:</w:t>
      </w:r>
      <w:r w:rsidR="00160969">
        <w:rPr>
          <w:rFonts w:eastAsia="Avenir" w:cs="Avenir"/>
          <w:color w:val="000000"/>
          <w:sz w:val="22"/>
          <w:szCs w:val="22"/>
        </w:rPr>
        <w:t xml:space="preserve"> </w:t>
      </w:r>
      <w:r w:rsidR="00A65E45">
        <w:rPr>
          <w:rFonts w:eastAsia="Avenir" w:cs="Avenir"/>
          <w:color w:val="000000"/>
          <w:sz w:val="22"/>
          <w:szCs w:val="22"/>
        </w:rPr>
        <w:t xml:space="preserve">Joint political commitment processes can be implemented through the following actions: </w:t>
      </w:r>
    </w:p>
    <w:p w14:paraId="7A754873" w14:textId="4E93CB0D" w:rsidR="00A65E45" w:rsidRDefault="00942872" w:rsidP="00F700E3">
      <w:pPr>
        <w:pStyle w:val="ListParagraph"/>
        <w:keepNext/>
        <w:keepLines/>
        <w:numPr>
          <w:ilvl w:val="0"/>
          <w:numId w:val="32"/>
        </w:numPr>
        <w:pBdr>
          <w:top w:val="nil"/>
          <w:left w:val="nil"/>
          <w:bottom w:val="nil"/>
          <w:right w:val="nil"/>
          <w:between w:val="nil"/>
        </w:pBdr>
        <w:rPr>
          <w:rFonts w:eastAsia="Avenir" w:cs="Avenir"/>
          <w:color w:val="000000"/>
          <w:sz w:val="22"/>
          <w:szCs w:val="22"/>
        </w:rPr>
      </w:pPr>
      <w:r w:rsidRPr="00CA2E64">
        <w:rPr>
          <w:rFonts w:eastAsia="Avenir" w:cs="Avenir"/>
          <w:b/>
          <w:bCs/>
          <w:color w:val="000000"/>
          <w:sz w:val="22"/>
          <w:szCs w:val="22"/>
        </w:rPr>
        <w:t>A</w:t>
      </w:r>
      <w:r w:rsidR="00BA4EFC" w:rsidRPr="00CA2E64">
        <w:rPr>
          <w:rFonts w:eastAsia="Avenir" w:cs="Avenir"/>
          <w:b/>
          <w:bCs/>
          <w:color w:val="000000"/>
          <w:sz w:val="22"/>
          <w:szCs w:val="22"/>
        </w:rPr>
        <w:t>nchor city climate action in</w:t>
      </w:r>
      <w:r w:rsidR="00CA2E64" w:rsidRPr="00CA2E64">
        <w:rPr>
          <w:rFonts w:eastAsia="Avenir" w:cs="Avenir"/>
          <w:b/>
          <w:bCs/>
          <w:color w:val="000000"/>
          <w:sz w:val="22"/>
          <w:szCs w:val="22"/>
        </w:rPr>
        <w:t xml:space="preserve"> a shared</w:t>
      </w:r>
      <w:r w:rsidR="00BA4EFC" w:rsidRPr="00CA2E64">
        <w:rPr>
          <w:rFonts w:eastAsia="Avenir" w:cs="Avenir"/>
          <w:b/>
          <w:bCs/>
          <w:color w:val="000000"/>
          <w:sz w:val="22"/>
          <w:szCs w:val="22"/>
        </w:rPr>
        <w:t xml:space="preserve"> mission</w:t>
      </w:r>
      <w:r w:rsidR="00CA2E64" w:rsidRPr="00CA2E64">
        <w:rPr>
          <w:rFonts w:eastAsia="Avenir" w:cs="Avenir"/>
          <w:b/>
          <w:bCs/>
          <w:color w:val="000000"/>
          <w:sz w:val="22"/>
          <w:szCs w:val="22"/>
        </w:rPr>
        <w:t xml:space="preserve"> around which commitments can be made</w:t>
      </w:r>
      <w:r w:rsidR="00BA4EFC" w:rsidRPr="00BA4EFC">
        <w:rPr>
          <w:rFonts w:eastAsia="Avenir" w:cs="Avenir"/>
          <w:color w:val="000000"/>
          <w:sz w:val="22"/>
          <w:szCs w:val="22"/>
        </w:rPr>
        <w:t xml:space="preserve">, with cities recognized as the core actors in the transition </w:t>
      </w:r>
      <w:r w:rsidR="00CA2E64">
        <w:rPr>
          <w:rFonts w:eastAsia="Avenir" w:cs="Avenir"/>
          <w:color w:val="000000"/>
          <w:sz w:val="22"/>
          <w:szCs w:val="22"/>
        </w:rPr>
        <w:t>and</w:t>
      </w:r>
      <w:r w:rsidR="00BA4EFC" w:rsidRPr="00BA4EFC">
        <w:rPr>
          <w:rFonts w:eastAsia="Avenir" w:cs="Avenir"/>
          <w:color w:val="000000"/>
          <w:sz w:val="22"/>
          <w:szCs w:val="22"/>
        </w:rPr>
        <w:t xml:space="preserve"> agencies aligned around the same direction</w:t>
      </w:r>
      <w:r w:rsidR="00A322D2">
        <w:rPr>
          <w:rFonts w:eastAsia="Avenir" w:cs="Avenir"/>
          <w:color w:val="000000"/>
          <w:sz w:val="22"/>
          <w:szCs w:val="22"/>
        </w:rPr>
        <w:t xml:space="preserve">. </w:t>
      </w:r>
    </w:p>
    <w:p w14:paraId="375801EF" w14:textId="781AC001" w:rsidR="00EB2575" w:rsidRDefault="00CA2E64" w:rsidP="00F700E3">
      <w:pPr>
        <w:pStyle w:val="ListParagraph"/>
        <w:keepNext/>
        <w:keepLines/>
        <w:numPr>
          <w:ilvl w:val="0"/>
          <w:numId w:val="32"/>
        </w:numPr>
        <w:pBdr>
          <w:top w:val="nil"/>
          <w:left w:val="nil"/>
          <w:bottom w:val="nil"/>
          <w:right w:val="nil"/>
          <w:between w:val="nil"/>
        </w:pBdr>
        <w:rPr>
          <w:rFonts w:eastAsia="Avenir" w:cs="Avenir"/>
          <w:color w:val="000000"/>
          <w:sz w:val="22"/>
          <w:szCs w:val="22"/>
        </w:rPr>
      </w:pPr>
      <w:r w:rsidRPr="00CA2E64">
        <w:rPr>
          <w:rFonts w:eastAsia="Avenir" w:cs="Avenir"/>
          <w:b/>
          <w:bCs/>
          <w:color w:val="000000"/>
          <w:sz w:val="22"/>
          <w:szCs w:val="22"/>
        </w:rPr>
        <w:t>Build the mandate and understand the system.</w:t>
      </w:r>
      <w:r w:rsidRPr="00CA2E64">
        <w:rPr>
          <w:rFonts w:eastAsia="Avenir" w:cs="Avenir"/>
          <w:color w:val="000000"/>
          <w:sz w:val="22"/>
          <w:szCs w:val="22"/>
        </w:rPr>
        <w:t xml:space="preserve"> The process starts by creating a strong political mandate and mapping the local system, so the commitments reflect real conditions rather than generic targets.</w:t>
      </w:r>
    </w:p>
    <w:p w14:paraId="2EDDFF65" w14:textId="4A159832" w:rsidR="00CA2E64" w:rsidRDefault="00DC2A9B" w:rsidP="00F700E3">
      <w:pPr>
        <w:pStyle w:val="ListParagraph"/>
        <w:keepNext/>
        <w:keepLines/>
        <w:numPr>
          <w:ilvl w:val="0"/>
          <w:numId w:val="32"/>
        </w:numPr>
        <w:pBdr>
          <w:top w:val="nil"/>
          <w:left w:val="nil"/>
          <w:bottom w:val="nil"/>
          <w:right w:val="nil"/>
          <w:between w:val="nil"/>
        </w:pBdr>
        <w:rPr>
          <w:rFonts w:eastAsia="Avenir" w:cs="Avenir"/>
          <w:color w:val="000000"/>
          <w:sz w:val="22"/>
          <w:szCs w:val="22"/>
        </w:rPr>
      </w:pPr>
      <w:r w:rsidRPr="001906D4">
        <w:rPr>
          <w:rFonts w:eastAsia="Avenir" w:cs="Avenir"/>
          <w:b/>
          <w:bCs/>
          <w:color w:val="000000"/>
          <w:sz w:val="22"/>
          <w:szCs w:val="22"/>
        </w:rPr>
        <w:t>Develop the commitmen</w:t>
      </w:r>
      <w:r w:rsidRPr="00641F37">
        <w:rPr>
          <w:rFonts w:eastAsia="Avenir" w:cs="Avenir"/>
          <w:b/>
          <w:bCs/>
          <w:color w:val="000000"/>
          <w:sz w:val="22"/>
          <w:szCs w:val="22"/>
        </w:rPr>
        <w:t xml:space="preserve">ts </w:t>
      </w:r>
      <w:r w:rsidR="00CE37AC" w:rsidRPr="00641F37">
        <w:rPr>
          <w:rFonts w:eastAsia="Avenir" w:cs="Avenir"/>
          <w:b/>
          <w:bCs/>
          <w:color w:val="000000"/>
          <w:sz w:val="22"/>
          <w:szCs w:val="22"/>
        </w:rPr>
        <w:t>around</w:t>
      </w:r>
      <w:r w:rsidRPr="00641F37">
        <w:rPr>
          <w:rFonts w:eastAsia="Avenir" w:cs="Avenir"/>
          <w:b/>
          <w:bCs/>
          <w:color w:val="000000"/>
          <w:sz w:val="22"/>
          <w:szCs w:val="22"/>
        </w:rPr>
        <w:t xml:space="preserve"> climate goals, </w:t>
      </w:r>
      <w:r w:rsidR="00DC79BA" w:rsidRPr="00641F37">
        <w:rPr>
          <w:rFonts w:eastAsia="Avenir" w:cs="Avenir"/>
          <w:b/>
          <w:bCs/>
          <w:color w:val="000000"/>
          <w:sz w:val="22"/>
          <w:szCs w:val="22"/>
        </w:rPr>
        <w:t xml:space="preserve">climate action plan or </w:t>
      </w:r>
      <w:r w:rsidR="001B3498" w:rsidRPr="00641F37">
        <w:rPr>
          <w:rFonts w:eastAsia="Avenir" w:cs="Avenir"/>
          <w:b/>
          <w:bCs/>
          <w:color w:val="000000"/>
          <w:sz w:val="22"/>
          <w:szCs w:val="22"/>
        </w:rPr>
        <w:t>roadmap</w:t>
      </w:r>
      <w:r w:rsidRPr="00641F37">
        <w:rPr>
          <w:rFonts w:eastAsia="Avenir" w:cs="Avenir"/>
          <w:b/>
          <w:bCs/>
          <w:color w:val="000000"/>
          <w:sz w:val="22"/>
          <w:szCs w:val="22"/>
        </w:rPr>
        <w:t xml:space="preserve"> and climate investment plan</w:t>
      </w:r>
      <w:r w:rsidR="00D8502E">
        <w:rPr>
          <w:rFonts w:eastAsia="Avenir" w:cs="Avenir"/>
          <w:color w:val="000000"/>
          <w:sz w:val="22"/>
          <w:szCs w:val="22"/>
        </w:rPr>
        <w:t>, with the idea of committing to</w:t>
      </w:r>
      <w:r w:rsidRPr="00DC2A9B">
        <w:rPr>
          <w:rFonts w:eastAsia="Avenir" w:cs="Avenir"/>
          <w:color w:val="000000"/>
          <w:sz w:val="22"/>
          <w:szCs w:val="22"/>
        </w:rPr>
        <w:t xml:space="preserve"> </w:t>
      </w:r>
      <w:r w:rsidR="00D8502E">
        <w:rPr>
          <w:rFonts w:eastAsia="Avenir" w:cs="Avenir"/>
          <w:color w:val="000000"/>
          <w:sz w:val="22"/>
          <w:szCs w:val="22"/>
        </w:rPr>
        <w:t xml:space="preserve">shared </w:t>
      </w:r>
      <w:r w:rsidRPr="00DC2A9B">
        <w:rPr>
          <w:rFonts w:eastAsia="Avenir" w:cs="Avenir"/>
          <w:color w:val="000000"/>
          <w:sz w:val="22"/>
          <w:szCs w:val="22"/>
        </w:rPr>
        <w:t xml:space="preserve">goals, </w:t>
      </w:r>
      <w:r w:rsidR="00D8502E">
        <w:rPr>
          <w:rFonts w:eastAsia="Avenir" w:cs="Avenir"/>
          <w:color w:val="000000"/>
          <w:sz w:val="22"/>
          <w:szCs w:val="22"/>
        </w:rPr>
        <w:t xml:space="preserve">then moving </w:t>
      </w:r>
      <w:r w:rsidRPr="00DC2A9B">
        <w:rPr>
          <w:rFonts w:eastAsia="Avenir" w:cs="Avenir"/>
          <w:color w:val="000000"/>
          <w:sz w:val="22"/>
          <w:szCs w:val="22"/>
        </w:rPr>
        <w:t xml:space="preserve">to a </w:t>
      </w:r>
      <w:r w:rsidR="00D8502E">
        <w:rPr>
          <w:rFonts w:eastAsia="Avenir" w:cs="Avenir"/>
          <w:color w:val="000000"/>
          <w:sz w:val="22"/>
          <w:szCs w:val="22"/>
        </w:rPr>
        <w:t xml:space="preserve">commitment around </w:t>
      </w:r>
      <w:r w:rsidR="001906D4">
        <w:rPr>
          <w:rFonts w:eastAsia="Avenir" w:cs="Avenir"/>
          <w:color w:val="000000"/>
          <w:sz w:val="22"/>
          <w:szCs w:val="22"/>
        </w:rPr>
        <w:t xml:space="preserve">a potential </w:t>
      </w:r>
      <w:r w:rsidRPr="00DC2A9B">
        <w:rPr>
          <w:rFonts w:eastAsia="Avenir" w:cs="Avenir"/>
          <w:color w:val="000000"/>
          <w:sz w:val="22"/>
          <w:szCs w:val="22"/>
        </w:rPr>
        <w:t xml:space="preserve">portfolio of actions, </w:t>
      </w:r>
      <w:r w:rsidR="001906D4">
        <w:rPr>
          <w:rFonts w:eastAsia="Avenir" w:cs="Avenir"/>
          <w:color w:val="000000"/>
          <w:sz w:val="22"/>
          <w:szCs w:val="22"/>
        </w:rPr>
        <w:t xml:space="preserve">and </w:t>
      </w:r>
      <w:r w:rsidRPr="00DC2A9B">
        <w:rPr>
          <w:rFonts w:eastAsia="Avenir" w:cs="Avenir"/>
          <w:color w:val="000000"/>
          <w:sz w:val="22"/>
          <w:szCs w:val="22"/>
        </w:rPr>
        <w:t xml:space="preserve">to a plan for how the </w:t>
      </w:r>
      <w:r w:rsidR="00E826C7">
        <w:rPr>
          <w:rFonts w:eastAsia="Avenir" w:cs="Avenir"/>
          <w:color w:val="000000"/>
          <w:sz w:val="22"/>
          <w:szCs w:val="22"/>
        </w:rPr>
        <w:t>actions</w:t>
      </w:r>
      <w:r w:rsidRPr="00DC2A9B">
        <w:rPr>
          <w:rFonts w:eastAsia="Avenir" w:cs="Avenir"/>
          <w:color w:val="000000"/>
          <w:sz w:val="22"/>
          <w:szCs w:val="22"/>
        </w:rPr>
        <w:t xml:space="preserve"> will be financed.</w:t>
      </w:r>
    </w:p>
    <w:p w14:paraId="74356236" w14:textId="2B141608" w:rsidR="001906D4" w:rsidRDefault="009638C2" w:rsidP="00F700E3">
      <w:pPr>
        <w:pStyle w:val="ListParagraph"/>
        <w:keepNext/>
        <w:keepLines/>
        <w:numPr>
          <w:ilvl w:val="0"/>
          <w:numId w:val="32"/>
        </w:numPr>
        <w:pBdr>
          <w:top w:val="nil"/>
          <w:left w:val="nil"/>
          <w:bottom w:val="nil"/>
          <w:right w:val="nil"/>
          <w:between w:val="nil"/>
        </w:pBdr>
        <w:rPr>
          <w:rFonts w:eastAsia="Avenir" w:cs="Avenir"/>
          <w:color w:val="000000"/>
          <w:sz w:val="22"/>
          <w:szCs w:val="22"/>
        </w:rPr>
      </w:pPr>
      <w:r>
        <w:rPr>
          <w:rFonts w:eastAsia="Avenir" w:cs="Avenir"/>
          <w:b/>
          <w:bCs/>
          <w:color w:val="000000"/>
          <w:sz w:val="22"/>
          <w:szCs w:val="22"/>
        </w:rPr>
        <w:t xml:space="preserve">Build a coalition of </w:t>
      </w:r>
      <w:r w:rsidR="00CA0F6D">
        <w:rPr>
          <w:rFonts w:eastAsia="Avenir" w:cs="Avenir"/>
          <w:b/>
          <w:bCs/>
          <w:color w:val="000000"/>
          <w:sz w:val="22"/>
          <w:szCs w:val="22"/>
        </w:rPr>
        <w:t>multilevel partners sharing</w:t>
      </w:r>
      <w:r w:rsidR="00CE37AC" w:rsidRPr="00805AA3">
        <w:rPr>
          <w:rFonts w:eastAsia="Avenir" w:cs="Avenir"/>
          <w:b/>
          <w:bCs/>
          <w:color w:val="000000"/>
          <w:sz w:val="22"/>
          <w:szCs w:val="22"/>
        </w:rPr>
        <w:t xml:space="preserve"> commitments</w:t>
      </w:r>
      <w:r w:rsidR="008764C1">
        <w:rPr>
          <w:rFonts w:eastAsia="Avenir" w:cs="Avenir"/>
          <w:color w:val="000000"/>
          <w:sz w:val="22"/>
          <w:szCs w:val="22"/>
        </w:rPr>
        <w:t xml:space="preserve">, including cities, technical partners, national agencies, so the burden of implementation is shared </w:t>
      </w:r>
      <w:r w:rsidR="00805AA3">
        <w:rPr>
          <w:rFonts w:eastAsia="Avenir" w:cs="Avenir"/>
          <w:color w:val="000000"/>
          <w:sz w:val="22"/>
          <w:szCs w:val="22"/>
        </w:rPr>
        <w:t xml:space="preserve">collectively. </w:t>
      </w:r>
    </w:p>
    <w:p w14:paraId="36606DAD" w14:textId="62ACFD7C" w:rsidR="00805AA3" w:rsidRPr="0029763A" w:rsidRDefault="00805AA3" w:rsidP="00F700E3">
      <w:pPr>
        <w:pStyle w:val="ListParagraph"/>
        <w:keepNext/>
        <w:keepLines/>
        <w:numPr>
          <w:ilvl w:val="0"/>
          <w:numId w:val="32"/>
        </w:numPr>
        <w:pBdr>
          <w:top w:val="nil"/>
          <w:left w:val="nil"/>
          <w:bottom w:val="nil"/>
          <w:right w:val="nil"/>
          <w:between w:val="nil"/>
        </w:pBdr>
        <w:rPr>
          <w:rFonts w:eastAsia="Avenir" w:cs="Avenir"/>
          <w:color w:val="000000"/>
          <w:sz w:val="22"/>
          <w:szCs w:val="22"/>
        </w:rPr>
      </w:pPr>
      <w:r>
        <w:rPr>
          <w:rFonts w:eastAsia="Avenir" w:cs="Avenir"/>
          <w:b/>
          <w:bCs/>
          <w:color w:val="000000"/>
          <w:sz w:val="22"/>
          <w:szCs w:val="22"/>
        </w:rPr>
        <w:t xml:space="preserve">Review and renew </w:t>
      </w:r>
      <w:r w:rsidR="0029763A">
        <w:rPr>
          <w:rFonts w:eastAsia="Avenir" w:cs="Avenir"/>
          <w:b/>
          <w:bCs/>
          <w:color w:val="000000"/>
          <w:sz w:val="22"/>
          <w:szCs w:val="22"/>
        </w:rPr>
        <w:t xml:space="preserve">the commitments periodically, </w:t>
      </w:r>
      <w:r w:rsidR="0029763A" w:rsidRPr="0029763A">
        <w:rPr>
          <w:rFonts w:eastAsia="Avenir" w:cs="Avenir"/>
          <w:color w:val="000000"/>
          <w:sz w:val="22"/>
          <w:szCs w:val="22"/>
        </w:rPr>
        <w:t>as part of an iterative process involving local and national governments.</w:t>
      </w:r>
    </w:p>
    <w:p w14:paraId="4FFD4C22" w14:textId="77777777" w:rsidR="000833EB" w:rsidRDefault="000833EB" w:rsidP="00AC637F">
      <w:pPr>
        <w:keepNext/>
        <w:keepLines/>
        <w:pBdr>
          <w:top w:val="nil"/>
          <w:left w:val="nil"/>
          <w:bottom w:val="nil"/>
          <w:right w:val="nil"/>
          <w:between w:val="nil"/>
        </w:pBdr>
        <w:rPr>
          <w:rFonts w:eastAsia="Avenir" w:cs="Avenir"/>
          <w:color w:val="000000"/>
          <w:sz w:val="22"/>
          <w:szCs w:val="22"/>
        </w:rPr>
      </w:pPr>
    </w:p>
    <w:p w14:paraId="7A0FD364" w14:textId="238861DD" w:rsidR="000833EB" w:rsidRDefault="00160969" w:rsidP="00AC637F">
      <w:pPr>
        <w:keepNext/>
        <w:keepLines/>
        <w:pBdr>
          <w:top w:val="nil"/>
          <w:left w:val="nil"/>
          <w:bottom w:val="nil"/>
          <w:right w:val="nil"/>
          <w:between w:val="nil"/>
        </w:pBdr>
        <w:rPr>
          <w:rFonts w:eastAsia="Avenir" w:cs="Avenir"/>
          <w:color w:val="000000"/>
          <w:sz w:val="22"/>
          <w:szCs w:val="22"/>
        </w:rPr>
      </w:pPr>
      <w:r w:rsidRPr="00160969">
        <w:rPr>
          <w:rFonts w:eastAsia="Avenir" w:cs="Avenir"/>
          <w:b/>
          <w:bCs/>
          <w:color w:val="000000"/>
          <w:sz w:val="22"/>
          <w:szCs w:val="22"/>
        </w:rPr>
        <w:lastRenderedPageBreak/>
        <w:t>Why it is needed:</w:t>
      </w:r>
      <w:r>
        <w:rPr>
          <w:rFonts w:eastAsia="Avenir" w:cs="Avenir"/>
          <w:color w:val="000000"/>
          <w:sz w:val="22"/>
          <w:szCs w:val="22"/>
        </w:rPr>
        <w:t xml:space="preserve"> </w:t>
      </w:r>
      <w:r w:rsidR="000833EB" w:rsidRPr="000833EB">
        <w:rPr>
          <w:rFonts w:eastAsia="Avenir" w:cs="Avenir"/>
          <w:color w:val="000000"/>
          <w:sz w:val="22"/>
          <w:szCs w:val="22"/>
        </w:rPr>
        <w:t>Joint political commitment</w:t>
      </w:r>
      <w:r w:rsidR="00CA0F6D">
        <w:rPr>
          <w:rFonts w:eastAsia="Avenir" w:cs="Avenir"/>
          <w:color w:val="000000"/>
          <w:sz w:val="22"/>
          <w:szCs w:val="22"/>
        </w:rPr>
        <w:t xml:space="preserve">s and coalitions </w:t>
      </w:r>
      <w:r w:rsidR="000833EB" w:rsidRPr="000833EB">
        <w:rPr>
          <w:rFonts w:eastAsia="Avenir" w:cs="Avenir"/>
          <w:color w:val="000000"/>
          <w:sz w:val="22"/>
          <w:szCs w:val="22"/>
        </w:rPr>
        <w:t>establish the governance foundation for subsequent investment planning, finance mobilisation, implementation and continuous learning by reducing institutional fragmentation, strengthening vertical policy coherence and fostering collective ownership of climate objectives across multiple levels of government</w:t>
      </w:r>
      <w:r w:rsidR="00D04EA4">
        <w:rPr>
          <w:rFonts w:eastAsia="Avenir" w:cs="Avenir"/>
          <w:color w:val="000000"/>
          <w:sz w:val="22"/>
          <w:szCs w:val="22"/>
        </w:rPr>
        <w:t xml:space="preserve">. </w:t>
      </w:r>
    </w:p>
    <w:p w14:paraId="6145EEEF" w14:textId="77777777" w:rsidR="00F47EAC" w:rsidRDefault="00F47EAC" w:rsidP="00AC637F">
      <w:pPr>
        <w:keepNext/>
        <w:keepLines/>
        <w:pBdr>
          <w:top w:val="nil"/>
          <w:left w:val="nil"/>
          <w:bottom w:val="nil"/>
          <w:right w:val="nil"/>
          <w:between w:val="nil"/>
        </w:pBdr>
        <w:rPr>
          <w:rFonts w:eastAsia="Avenir" w:cs="Avenir"/>
          <w:color w:val="000000"/>
          <w:sz w:val="22"/>
          <w:szCs w:val="22"/>
        </w:rPr>
      </w:pPr>
    </w:p>
    <w:p w14:paraId="48D8DDFB" w14:textId="57A207A0" w:rsidR="00F47EAC" w:rsidRPr="00043049" w:rsidRDefault="00F47EAC" w:rsidP="00AC637F">
      <w:pPr>
        <w:keepNext/>
        <w:keepLines/>
        <w:pBdr>
          <w:top w:val="nil"/>
          <w:left w:val="nil"/>
          <w:bottom w:val="nil"/>
          <w:right w:val="nil"/>
          <w:between w:val="nil"/>
        </w:pBdr>
        <w:rPr>
          <w:rFonts w:eastAsia="Avenir" w:cs="Avenir"/>
          <w:color w:val="000000"/>
          <w:sz w:val="22"/>
          <w:szCs w:val="22"/>
        </w:rPr>
      </w:pPr>
      <w:r w:rsidRPr="00F47EAC">
        <w:rPr>
          <w:rFonts w:eastAsia="Avenir" w:cs="Avenir"/>
          <w:b/>
          <w:bCs/>
          <w:color w:val="000000"/>
          <w:sz w:val="22"/>
          <w:szCs w:val="22"/>
        </w:rPr>
        <w:t xml:space="preserve">Key actors: </w:t>
      </w:r>
      <w:r w:rsidRPr="00043049">
        <w:rPr>
          <w:rFonts w:eastAsia="Avenir" w:cs="Avenir"/>
          <w:color w:val="000000"/>
          <w:sz w:val="22"/>
          <w:szCs w:val="22"/>
        </w:rPr>
        <w:t>City</w:t>
      </w:r>
      <w:r w:rsidR="00043049" w:rsidRPr="00043049">
        <w:rPr>
          <w:rFonts w:eastAsia="Avenir" w:cs="Avenir"/>
          <w:color w:val="000000"/>
          <w:sz w:val="22"/>
          <w:szCs w:val="22"/>
        </w:rPr>
        <w:t xml:space="preserve"> government, national government, local businesses, civil society, public organizations, universities</w:t>
      </w:r>
    </w:p>
    <w:p w14:paraId="271B55B3" w14:textId="77777777" w:rsidR="004F3C1C" w:rsidRDefault="004F3C1C" w:rsidP="00AC637F">
      <w:pPr>
        <w:keepNext/>
        <w:keepLines/>
        <w:pBdr>
          <w:top w:val="nil"/>
          <w:left w:val="nil"/>
          <w:bottom w:val="nil"/>
          <w:right w:val="nil"/>
          <w:between w:val="nil"/>
        </w:pBdr>
        <w:rPr>
          <w:rFonts w:eastAsia="Avenir" w:cs="Avenir"/>
          <w:color w:val="000000"/>
          <w:sz w:val="22"/>
          <w:szCs w:val="22"/>
        </w:rPr>
      </w:pPr>
    </w:p>
    <w:p w14:paraId="45A25D13" w14:textId="127A3C5E" w:rsidR="005A630A" w:rsidRPr="00E85A34" w:rsidRDefault="005A630A" w:rsidP="00E85A34">
      <w:pPr>
        <w:pStyle w:val="Heading4"/>
      </w:pPr>
      <w:r w:rsidRPr="00E85A34">
        <w:rPr>
          <w:rStyle w:val="Heading4Char"/>
          <w:rFonts w:ascii="Avenir Next LT Pro" w:hAnsi="Avenir Next LT Pro"/>
          <w:b/>
          <w:i/>
          <w:iCs/>
        </w:rPr>
        <w:t>Illustrative examples</w:t>
      </w:r>
      <w:r w:rsidR="003665C6" w:rsidRPr="00E85A34">
        <w:t xml:space="preserve">: </w:t>
      </w:r>
    </w:p>
    <w:p w14:paraId="43A951BE" w14:textId="77777777" w:rsidR="00987DE1" w:rsidRDefault="00987DE1" w:rsidP="00987DE1">
      <w:pPr>
        <w:keepNext/>
        <w:keepLines/>
        <w:pBdr>
          <w:top w:val="nil"/>
          <w:left w:val="nil"/>
          <w:bottom w:val="nil"/>
          <w:right w:val="nil"/>
          <w:between w:val="nil"/>
        </w:pBdr>
        <w:rPr>
          <w:rFonts w:eastAsia="Avenir" w:cs="Avenir"/>
          <w:b/>
          <w:bCs/>
          <w:color w:val="000000"/>
          <w:sz w:val="22"/>
          <w:szCs w:val="22"/>
        </w:rPr>
      </w:pPr>
    </w:p>
    <w:p w14:paraId="4151FEDB" w14:textId="00827734" w:rsidR="0067264E" w:rsidRDefault="009E186C" w:rsidP="0067264E">
      <w:pPr>
        <w:keepNext/>
        <w:keepLines/>
        <w:pBdr>
          <w:top w:val="nil"/>
          <w:left w:val="nil"/>
          <w:bottom w:val="nil"/>
          <w:right w:val="nil"/>
          <w:between w:val="nil"/>
        </w:pBdr>
        <w:rPr>
          <w:rFonts w:eastAsia="Avenir" w:cs="Avenir"/>
          <w:color w:val="000000"/>
          <w:sz w:val="22"/>
          <w:szCs w:val="22"/>
        </w:rPr>
      </w:pPr>
      <w:r>
        <w:rPr>
          <w:rFonts w:eastAsia="Avenir" w:cs="Avenir"/>
          <w:b/>
          <w:bCs/>
          <w:color w:val="000000"/>
          <w:sz w:val="22"/>
          <w:szCs w:val="22"/>
        </w:rPr>
        <w:t>The Joint Commitment process</w:t>
      </w:r>
      <w:r w:rsidR="007B48AD">
        <w:rPr>
          <w:rFonts w:eastAsia="Avenir" w:cs="Avenir"/>
          <w:b/>
          <w:bCs/>
          <w:color w:val="000000"/>
          <w:sz w:val="22"/>
          <w:szCs w:val="22"/>
        </w:rPr>
        <w:t xml:space="preserve"> </w:t>
      </w:r>
      <w:r w:rsidR="007B48AD" w:rsidRPr="007B48AD">
        <w:rPr>
          <w:rFonts w:eastAsia="Avenir" w:cs="Avenir"/>
          <w:color w:val="000000"/>
          <w:sz w:val="22"/>
          <w:szCs w:val="22"/>
        </w:rPr>
        <w:t>of the Climate City Contracts</w:t>
      </w:r>
      <w:r w:rsidR="00384305">
        <w:rPr>
          <w:rFonts w:eastAsia="Avenir" w:cs="Avenir"/>
          <w:color w:val="000000"/>
          <w:sz w:val="22"/>
          <w:szCs w:val="22"/>
        </w:rPr>
        <w:t xml:space="preserve"> (CCC)</w:t>
      </w:r>
      <w:r w:rsidR="00AD3535" w:rsidRPr="00AD3535">
        <w:rPr>
          <w:rFonts w:eastAsia="Avenir" w:cs="Avenir"/>
          <w:color w:val="000000"/>
          <w:sz w:val="22"/>
          <w:szCs w:val="22"/>
        </w:rPr>
        <w:t xml:space="preserve"> </w:t>
      </w:r>
      <w:r w:rsidR="007B48AD">
        <w:rPr>
          <w:rFonts w:eastAsia="Avenir" w:cs="Avenir"/>
          <w:color w:val="000000"/>
          <w:sz w:val="22"/>
          <w:szCs w:val="22"/>
        </w:rPr>
        <w:t>demonstrates</w:t>
      </w:r>
      <w:r w:rsidR="00AD3535" w:rsidRPr="00AD3535">
        <w:rPr>
          <w:rFonts w:eastAsia="Avenir" w:cs="Avenir"/>
          <w:color w:val="000000"/>
          <w:sz w:val="22"/>
          <w:szCs w:val="22"/>
        </w:rPr>
        <w:t xml:space="preserve"> how joint political commitment can be turned into a </w:t>
      </w:r>
      <w:r w:rsidR="006512DE">
        <w:rPr>
          <w:rFonts w:eastAsia="Avenir" w:cs="Avenir"/>
          <w:color w:val="000000"/>
          <w:sz w:val="22"/>
          <w:szCs w:val="22"/>
        </w:rPr>
        <w:t xml:space="preserve">recurring </w:t>
      </w:r>
      <w:r w:rsidR="00AD3535" w:rsidRPr="00AD3535">
        <w:rPr>
          <w:rFonts w:eastAsia="Avenir" w:cs="Avenir"/>
          <w:color w:val="000000"/>
          <w:sz w:val="22"/>
          <w:szCs w:val="22"/>
        </w:rPr>
        <w:t xml:space="preserve">multilevel governance arrangement rather than a one-off declaration. </w:t>
      </w:r>
      <w:r w:rsidR="00841954">
        <w:rPr>
          <w:rFonts w:eastAsia="Avenir" w:cs="Avenir"/>
          <w:color w:val="000000"/>
          <w:sz w:val="22"/>
          <w:szCs w:val="22"/>
        </w:rPr>
        <w:t>The</w:t>
      </w:r>
      <w:r w:rsidR="00AD3535" w:rsidRPr="00AD3535">
        <w:rPr>
          <w:rFonts w:eastAsia="Avenir" w:cs="Avenir"/>
          <w:color w:val="000000"/>
          <w:sz w:val="22"/>
          <w:szCs w:val="22"/>
        </w:rPr>
        <w:t xml:space="preserve"> contract process is built around a shared climate-neutrality mission and an annual cycle in which cities, Viable Cities and national agencies each make commitments, review progress and renew priorities</w:t>
      </w:r>
      <w:r w:rsidR="008A2BEF">
        <w:rPr>
          <w:rFonts w:eastAsia="Avenir" w:cs="Avenir"/>
          <w:color w:val="000000"/>
          <w:sz w:val="22"/>
          <w:szCs w:val="22"/>
        </w:rPr>
        <w:t>. The</w:t>
      </w:r>
      <w:r w:rsidR="00AD3535" w:rsidRPr="00AD3535">
        <w:rPr>
          <w:rFonts w:eastAsia="Avenir" w:cs="Avenir"/>
          <w:color w:val="000000"/>
          <w:sz w:val="22"/>
          <w:szCs w:val="22"/>
        </w:rPr>
        <w:t xml:space="preserve"> city’s role is to gather the wider </w:t>
      </w:r>
      <w:r w:rsidR="00AD3535" w:rsidRPr="007B48AD">
        <w:rPr>
          <w:rFonts w:eastAsia="Avenir" w:cs="Avenir"/>
          <w:color w:val="000000"/>
          <w:sz w:val="22"/>
          <w:szCs w:val="22"/>
        </w:rPr>
        <w:t>transition arena</w:t>
      </w:r>
      <w:r w:rsidR="00167200">
        <w:rPr>
          <w:rFonts w:eastAsia="Avenir" w:cs="Avenir"/>
          <w:color w:val="000000"/>
          <w:sz w:val="22"/>
          <w:szCs w:val="22"/>
        </w:rPr>
        <w:t xml:space="preserve">, which includes </w:t>
      </w:r>
      <w:r w:rsidR="00B76E7D">
        <w:rPr>
          <w:rFonts w:eastAsia="Avenir" w:cs="Avenir"/>
          <w:color w:val="000000"/>
          <w:sz w:val="22"/>
          <w:szCs w:val="22"/>
        </w:rPr>
        <w:t xml:space="preserve">a space for collaboration, coordination and dialogue among </w:t>
      </w:r>
      <w:r w:rsidR="00167200">
        <w:rPr>
          <w:rFonts w:eastAsia="Avenir" w:cs="Avenir"/>
          <w:color w:val="000000"/>
          <w:sz w:val="22"/>
          <w:szCs w:val="22"/>
        </w:rPr>
        <w:t>public and private actors who need to help deliver the</w:t>
      </w:r>
      <w:r w:rsidR="008E5A1D">
        <w:rPr>
          <w:rFonts w:eastAsia="Avenir" w:cs="Avenir"/>
          <w:color w:val="000000"/>
          <w:sz w:val="22"/>
          <w:szCs w:val="22"/>
        </w:rPr>
        <w:t xml:space="preserve"> transition</w:t>
      </w:r>
      <w:r w:rsidR="00D147DA">
        <w:rPr>
          <w:rFonts w:eastAsia="Avenir" w:cs="Avenir"/>
          <w:color w:val="000000"/>
          <w:sz w:val="22"/>
          <w:szCs w:val="22"/>
        </w:rPr>
        <w:t xml:space="preserve"> </w:t>
      </w:r>
      <w:r w:rsidR="00AD3535" w:rsidRPr="00AD3535">
        <w:rPr>
          <w:rFonts w:eastAsia="Avenir" w:cs="Avenir"/>
          <w:color w:val="000000"/>
          <w:sz w:val="22"/>
          <w:szCs w:val="22"/>
        </w:rPr>
        <w:t xml:space="preserve">and connect local action to national support. The contract itself is structured in three linked parts — climate goals, a roadmap or portfolio of actions, and a climate investment plan — so political </w:t>
      </w:r>
      <w:r w:rsidR="00E070F9">
        <w:rPr>
          <w:rFonts w:eastAsia="Avenir" w:cs="Avenir"/>
          <w:color w:val="000000"/>
          <w:sz w:val="22"/>
          <w:szCs w:val="22"/>
        </w:rPr>
        <w:t>commitment</w:t>
      </w:r>
      <w:r w:rsidR="00AD3535" w:rsidRPr="00AD3535">
        <w:rPr>
          <w:rFonts w:eastAsia="Avenir" w:cs="Avenir"/>
          <w:color w:val="000000"/>
          <w:sz w:val="22"/>
          <w:szCs w:val="22"/>
        </w:rPr>
        <w:t xml:space="preserve"> is tied to implementation planning and financing. </w:t>
      </w:r>
      <w:r w:rsidR="00252795">
        <w:rPr>
          <w:rFonts w:eastAsia="Avenir" w:cs="Avenir"/>
          <w:color w:val="000000"/>
          <w:sz w:val="22"/>
          <w:szCs w:val="22"/>
        </w:rPr>
        <w:t>Through a joint commitment mechanism, the Climate City Contracts</w:t>
      </w:r>
      <w:r w:rsidR="00AD3535" w:rsidRPr="00AD3535">
        <w:rPr>
          <w:rFonts w:eastAsia="Avenir" w:cs="Avenir"/>
          <w:color w:val="000000"/>
          <w:sz w:val="22"/>
          <w:szCs w:val="22"/>
        </w:rPr>
        <w:t xml:space="preserve"> process is designed to work through a broader network of businesses, academia, civil society and public organizations, helping shift municipalities from traditional governance toward a more network-based model</w:t>
      </w:r>
      <w:r w:rsidR="00252795">
        <w:rPr>
          <w:rFonts w:eastAsia="Avenir" w:cs="Avenir"/>
          <w:color w:val="000000"/>
          <w:sz w:val="22"/>
          <w:szCs w:val="22"/>
        </w:rPr>
        <w:t>.</w:t>
      </w:r>
      <w:r w:rsidR="00B84A5C">
        <w:rPr>
          <w:rStyle w:val="FootnoteReference"/>
          <w:rFonts w:eastAsia="Avenir" w:cs="Avenir"/>
          <w:color w:val="000000"/>
          <w:sz w:val="22"/>
          <w:szCs w:val="22"/>
        </w:rPr>
        <w:footnoteReference w:id="2"/>
      </w:r>
      <w:r w:rsidR="00252795">
        <w:rPr>
          <w:rFonts w:eastAsia="Avenir" w:cs="Avenir"/>
          <w:color w:val="000000"/>
          <w:sz w:val="22"/>
          <w:szCs w:val="22"/>
        </w:rPr>
        <w:t xml:space="preserve"> </w:t>
      </w:r>
    </w:p>
    <w:p w14:paraId="61E16F7E" w14:textId="77777777" w:rsidR="00A96BE1" w:rsidRDefault="00A96BE1" w:rsidP="0067264E">
      <w:pPr>
        <w:keepNext/>
        <w:keepLines/>
        <w:pBdr>
          <w:top w:val="nil"/>
          <w:left w:val="nil"/>
          <w:bottom w:val="nil"/>
          <w:right w:val="nil"/>
          <w:between w:val="nil"/>
        </w:pBdr>
        <w:rPr>
          <w:rFonts w:eastAsia="Avenir" w:cs="Avenir"/>
          <w:color w:val="000000"/>
          <w:sz w:val="22"/>
          <w:szCs w:val="22"/>
        </w:rPr>
      </w:pPr>
    </w:p>
    <w:p w14:paraId="45A84B79" w14:textId="04BBAA5C" w:rsidR="00A96BE1" w:rsidRDefault="008C5518" w:rsidP="0067264E">
      <w:pPr>
        <w:keepNext/>
        <w:keepLines/>
        <w:pBdr>
          <w:top w:val="nil"/>
          <w:left w:val="nil"/>
          <w:bottom w:val="nil"/>
          <w:right w:val="nil"/>
          <w:between w:val="nil"/>
        </w:pBdr>
        <w:rPr>
          <w:rFonts w:eastAsia="Avenir" w:cs="Avenir"/>
          <w:color w:val="000000"/>
          <w:sz w:val="22"/>
          <w:szCs w:val="22"/>
        </w:rPr>
      </w:pPr>
      <w:r w:rsidRPr="008C5518">
        <w:rPr>
          <w:rFonts w:eastAsia="Avenir" w:cs="Avenir"/>
          <w:b/>
          <w:bCs/>
          <w:color w:val="000000"/>
          <w:sz w:val="22"/>
          <w:szCs w:val="22"/>
        </w:rPr>
        <w:t>Town Hall COPs</w:t>
      </w:r>
      <w:r w:rsidRPr="008C5518">
        <w:rPr>
          <w:rFonts w:eastAsia="Avenir" w:cs="Avenir"/>
          <w:color w:val="000000"/>
          <w:sz w:val="22"/>
          <w:szCs w:val="22"/>
        </w:rPr>
        <w:t xml:space="preserve"> </w:t>
      </w:r>
      <w:r w:rsidR="000C7B44">
        <w:rPr>
          <w:rFonts w:eastAsia="Avenir" w:cs="Avenir"/>
          <w:color w:val="000000"/>
          <w:sz w:val="22"/>
          <w:szCs w:val="22"/>
        </w:rPr>
        <w:t>are a strong emerging example of</w:t>
      </w:r>
      <w:r w:rsidRPr="008C5518">
        <w:rPr>
          <w:rFonts w:eastAsia="Avenir" w:cs="Avenir"/>
          <w:color w:val="000000"/>
          <w:sz w:val="22"/>
          <w:szCs w:val="22"/>
        </w:rPr>
        <w:t xml:space="preserve"> how </w:t>
      </w:r>
      <w:r w:rsidR="00B30A28">
        <w:rPr>
          <w:rFonts w:eastAsia="Avenir" w:cs="Avenir"/>
          <w:color w:val="000000"/>
          <w:sz w:val="22"/>
          <w:szCs w:val="22"/>
        </w:rPr>
        <w:t>multilevel</w:t>
      </w:r>
      <w:r w:rsidRPr="008C5518">
        <w:rPr>
          <w:rFonts w:eastAsia="Avenir" w:cs="Avenir"/>
          <w:color w:val="000000"/>
          <w:sz w:val="22"/>
          <w:szCs w:val="22"/>
        </w:rPr>
        <w:t xml:space="preserve"> </w:t>
      </w:r>
      <w:r w:rsidR="00A80AC0">
        <w:rPr>
          <w:rFonts w:eastAsia="Avenir" w:cs="Avenir"/>
          <w:color w:val="000000"/>
          <w:sz w:val="22"/>
          <w:szCs w:val="22"/>
        </w:rPr>
        <w:t>dialogues</w:t>
      </w:r>
      <w:r w:rsidR="00D85387">
        <w:rPr>
          <w:rFonts w:eastAsia="Avenir" w:cs="Avenir"/>
          <w:color w:val="000000"/>
          <w:sz w:val="22"/>
          <w:szCs w:val="22"/>
        </w:rPr>
        <w:t xml:space="preserve"> and commitments</w:t>
      </w:r>
      <w:r w:rsidR="000C7B44">
        <w:rPr>
          <w:rFonts w:eastAsia="Avenir" w:cs="Avenir"/>
          <w:color w:val="000000"/>
          <w:sz w:val="22"/>
          <w:szCs w:val="22"/>
        </w:rPr>
        <w:t xml:space="preserve"> </w:t>
      </w:r>
      <w:r w:rsidR="00A80AC0">
        <w:rPr>
          <w:rFonts w:eastAsia="Avenir" w:cs="Avenir"/>
          <w:color w:val="000000"/>
          <w:sz w:val="22"/>
          <w:szCs w:val="22"/>
        </w:rPr>
        <w:t xml:space="preserve">can help bridge local </w:t>
      </w:r>
      <w:r w:rsidR="006A17D7">
        <w:rPr>
          <w:rFonts w:eastAsia="Avenir" w:cs="Avenir"/>
          <w:color w:val="000000"/>
          <w:sz w:val="22"/>
          <w:szCs w:val="22"/>
        </w:rPr>
        <w:t xml:space="preserve">implementation with national climate strategy and planning. </w:t>
      </w:r>
      <w:r w:rsidRPr="008C5518">
        <w:rPr>
          <w:rFonts w:eastAsia="Avenir" w:cs="Avenir"/>
          <w:color w:val="000000"/>
          <w:sz w:val="22"/>
          <w:szCs w:val="22"/>
        </w:rPr>
        <w:t xml:space="preserve"> Launched by ICLEI Africa in 2025, the format gives local governments and communities a </w:t>
      </w:r>
      <w:r w:rsidR="006F0B62">
        <w:rPr>
          <w:rFonts w:eastAsia="Avenir" w:cs="Avenir"/>
          <w:color w:val="000000"/>
          <w:sz w:val="22"/>
          <w:szCs w:val="22"/>
        </w:rPr>
        <w:t>dedicated</w:t>
      </w:r>
      <w:r w:rsidRPr="008C5518">
        <w:rPr>
          <w:rFonts w:eastAsia="Avenir" w:cs="Avenir"/>
          <w:color w:val="000000"/>
          <w:sz w:val="22"/>
          <w:szCs w:val="22"/>
        </w:rPr>
        <w:t xml:space="preserve"> space to discuss climate goals, </w:t>
      </w:r>
      <w:r w:rsidR="006F0B62">
        <w:rPr>
          <w:rFonts w:eastAsia="Avenir" w:cs="Avenir"/>
          <w:color w:val="000000"/>
          <w:sz w:val="22"/>
          <w:szCs w:val="22"/>
        </w:rPr>
        <w:t xml:space="preserve">jointly </w:t>
      </w:r>
      <w:r w:rsidRPr="008C5518">
        <w:rPr>
          <w:rFonts w:eastAsia="Avenir" w:cs="Avenir"/>
          <w:color w:val="000000"/>
          <w:sz w:val="22"/>
          <w:szCs w:val="22"/>
        </w:rPr>
        <w:t>review progress and identify next steps in line with national plans and global commitments</w:t>
      </w:r>
      <w:r w:rsidR="006F0B62">
        <w:rPr>
          <w:rFonts w:eastAsia="Avenir" w:cs="Avenir"/>
          <w:color w:val="000000"/>
          <w:sz w:val="22"/>
          <w:szCs w:val="22"/>
        </w:rPr>
        <w:t>. The Town Halls also bring</w:t>
      </w:r>
      <w:r w:rsidRPr="008C5518">
        <w:rPr>
          <w:rFonts w:eastAsia="Avenir" w:cs="Avenir"/>
          <w:color w:val="000000"/>
          <w:sz w:val="22"/>
          <w:szCs w:val="22"/>
        </w:rPr>
        <w:t xml:space="preserve"> in national government representatives</w:t>
      </w:r>
      <w:r w:rsidR="005E3612">
        <w:rPr>
          <w:rFonts w:eastAsia="Avenir" w:cs="Avenir"/>
          <w:color w:val="000000"/>
          <w:sz w:val="22"/>
          <w:szCs w:val="22"/>
        </w:rPr>
        <w:t xml:space="preserve"> (</w:t>
      </w:r>
      <w:r w:rsidRPr="008C5518">
        <w:rPr>
          <w:rFonts w:eastAsia="Avenir" w:cs="Avenir"/>
          <w:color w:val="000000"/>
          <w:sz w:val="22"/>
          <w:szCs w:val="22"/>
        </w:rPr>
        <w:t xml:space="preserve">with national presence </w:t>
      </w:r>
      <w:r w:rsidR="006F0B62">
        <w:rPr>
          <w:rFonts w:eastAsia="Avenir" w:cs="Avenir"/>
          <w:color w:val="000000"/>
          <w:sz w:val="22"/>
          <w:szCs w:val="22"/>
        </w:rPr>
        <w:t xml:space="preserve">recorded </w:t>
      </w:r>
      <w:r w:rsidRPr="008C5518">
        <w:rPr>
          <w:rFonts w:eastAsia="Avenir" w:cs="Avenir"/>
          <w:color w:val="000000"/>
          <w:sz w:val="22"/>
          <w:szCs w:val="22"/>
        </w:rPr>
        <w:t>at 60% of events</w:t>
      </w:r>
      <w:r w:rsidR="005E3612">
        <w:rPr>
          <w:rFonts w:eastAsia="Avenir" w:cs="Avenir"/>
          <w:color w:val="000000"/>
          <w:sz w:val="22"/>
          <w:szCs w:val="22"/>
        </w:rPr>
        <w:t>)</w:t>
      </w:r>
      <w:r w:rsidRPr="008C5518">
        <w:rPr>
          <w:rFonts w:eastAsia="Avenir" w:cs="Avenir"/>
          <w:color w:val="000000"/>
          <w:sz w:val="22"/>
          <w:szCs w:val="22"/>
        </w:rPr>
        <w:t xml:space="preserve"> so local priorities could be heard directly and fed into NDC and NAP implementation. </w:t>
      </w:r>
      <w:r w:rsidR="00EC2924">
        <w:rPr>
          <w:rFonts w:eastAsia="Avenir" w:cs="Avenir"/>
          <w:color w:val="000000"/>
          <w:sz w:val="22"/>
          <w:szCs w:val="22"/>
        </w:rPr>
        <w:t xml:space="preserve">By October 2025, </w:t>
      </w:r>
      <w:r w:rsidR="007F78D0">
        <w:rPr>
          <w:rFonts w:eastAsia="Avenir" w:cs="Avenir"/>
          <w:color w:val="000000"/>
          <w:sz w:val="22"/>
          <w:szCs w:val="22"/>
        </w:rPr>
        <w:t>18 Town Hall COPs were convened</w:t>
      </w:r>
      <w:r w:rsidR="001732F9">
        <w:rPr>
          <w:rFonts w:eastAsia="Avenir" w:cs="Avenir"/>
          <w:color w:val="000000"/>
          <w:sz w:val="22"/>
          <w:szCs w:val="22"/>
        </w:rPr>
        <w:t xml:space="preserve">, engaging over 2000 participants, across </w:t>
      </w:r>
      <w:r w:rsidR="007F78D0">
        <w:rPr>
          <w:rFonts w:eastAsia="Avenir" w:cs="Avenir"/>
          <w:color w:val="000000"/>
          <w:sz w:val="22"/>
          <w:szCs w:val="22"/>
        </w:rPr>
        <w:t>six</w:t>
      </w:r>
      <w:r w:rsidR="00D85387">
        <w:rPr>
          <w:rFonts w:eastAsia="Avenir" w:cs="Avenir"/>
          <w:color w:val="000000"/>
          <w:sz w:val="22"/>
          <w:szCs w:val="22"/>
        </w:rPr>
        <w:t xml:space="preserve"> Sub-Saharan</w:t>
      </w:r>
      <w:r w:rsidR="007F78D0">
        <w:rPr>
          <w:rFonts w:eastAsia="Avenir" w:cs="Avenir"/>
          <w:color w:val="000000"/>
          <w:sz w:val="22"/>
          <w:szCs w:val="22"/>
        </w:rPr>
        <w:t xml:space="preserve"> African countries</w:t>
      </w:r>
      <w:r w:rsidR="001732F9">
        <w:rPr>
          <w:rFonts w:eastAsia="Avenir" w:cs="Avenir"/>
          <w:color w:val="000000"/>
          <w:sz w:val="22"/>
          <w:szCs w:val="22"/>
        </w:rPr>
        <w:t xml:space="preserve">. These participants ranged from mayors and national agency officials to the youth and civil society. </w:t>
      </w:r>
      <w:r w:rsidR="001732F9" w:rsidRPr="00FB11F0">
        <w:rPr>
          <w:rFonts w:eastAsia="Avenir" w:cs="Avenir"/>
          <w:b/>
          <w:bCs/>
          <w:color w:val="000000"/>
          <w:sz w:val="22"/>
          <w:szCs w:val="22"/>
        </w:rPr>
        <w:t xml:space="preserve">The dialogues </w:t>
      </w:r>
      <w:r w:rsidR="00FB11F0" w:rsidRPr="00FB11F0">
        <w:rPr>
          <w:rFonts w:eastAsia="Avenir" w:cs="Avenir"/>
          <w:b/>
          <w:bCs/>
          <w:color w:val="000000"/>
          <w:sz w:val="22"/>
          <w:szCs w:val="22"/>
        </w:rPr>
        <w:t>helped develop and surface over 300 local commitments</w:t>
      </w:r>
      <w:r w:rsidR="00FB11F0">
        <w:rPr>
          <w:rFonts w:eastAsia="Avenir" w:cs="Avenir"/>
          <w:color w:val="000000"/>
          <w:sz w:val="22"/>
          <w:szCs w:val="22"/>
        </w:rPr>
        <w:t xml:space="preserve">. </w:t>
      </w:r>
      <w:r w:rsidR="003B14C2">
        <w:rPr>
          <w:rFonts w:eastAsia="Avenir" w:cs="Avenir"/>
          <w:color w:val="000000"/>
          <w:sz w:val="22"/>
          <w:szCs w:val="22"/>
        </w:rPr>
        <w:t>In South Africa,</w:t>
      </w:r>
      <w:r w:rsidRPr="008C5518">
        <w:rPr>
          <w:rFonts w:eastAsia="Avenir" w:cs="Avenir"/>
          <w:color w:val="000000"/>
          <w:sz w:val="22"/>
          <w:szCs w:val="22"/>
        </w:rPr>
        <w:t xml:space="preserve"> the Department of Forestry, Fisheries and the Environment </w:t>
      </w:r>
      <w:r w:rsidR="00E609E6">
        <w:rPr>
          <w:rFonts w:eastAsia="Avenir" w:cs="Avenir"/>
          <w:color w:val="000000"/>
          <w:sz w:val="22"/>
          <w:szCs w:val="22"/>
        </w:rPr>
        <w:t>b</w:t>
      </w:r>
      <w:r w:rsidR="006A17D7">
        <w:rPr>
          <w:rFonts w:eastAsia="Avenir" w:cs="Avenir"/>
          <w:color w:val="000000"/>
          <w:sz w:val="22"/>
          <w:szCs w:val="22"/>
        </w:rPr>
        <w:t>e</w:t>
      </w:r>
      <w:r w:rsidR="00E609E6">
        <w:rPr>
          <w:rFonts w:eastAsia="Avenir" w:cs="Avenir"/>
          <w:color w:val="000000"/>
          <w:sz w:val="22"/>
          <w:szCs w:val="22"/>
        </w:rPr>
        <w:t xml:space="preserve">came the first national government to </w:t>
      </w:r>
      <w:r w:rsidRPr="008C5518">
        <w:rPr>
          <w:rFonts w:eastAsia="Avenir" w:cs="Avenir"/>
          <w:color w:val="000000"/>
          <w:sz w:val="22"/>
          <w:szCs w:val="22"/>
        </w:rPr>
        <w:t>recognis</w:t>
      </w:r>
      <w:r w:rsidR="00E609E6">
        <w:rPr>
          <w:rFonts w:eastAsia="Avenir" w:cs="Avenir"/>
          <w:color w:val="000000"/>
          <w:sz w:val="22"/>
          <w:szCs w:val="22"/>
        </w:rPr>
        <w:t xml:space="preserve">e </w:t>
      </w:r>
      <w:r w:rsidRPr="008C5518">
        <w:rPr>
          <w:rFonts w:eastAsia="Avenir" w:cs="Avenir"/>
          <w:color w:val="000000"/>
          <w:sz w:val="22"/>
          <w:szCs w:val="22"/>
        </w:rPr>
        <w:t>the model as a platform for inclusive national climate planning and local implementation of the NDC</w:t>
      </w:r>
      <w:r w:rsidR="00910FF4">
        <w:rPr>
          <w:rFonts w:eastAsia="Avenir" w:cs="Avenir"/>
          <w:color w:val="000000"/>
          <w:sz w:val="22"/>
          <w:szCs w:val="22"/>
        </w:rPr>
        <w:t xml:space="preserve">, Building on this endorsement, </w:t>
      </w:r>
      <w:r w:rsidRPr="008C5518">
        <w:rPr>
          <w:rFonts w:eastAsia="Avenir" w:cs="Avenir"/>
          <w:color w:val="000000"/>
          <w:sz w:val="22"/>
          <w:szCs w:val="22"/>
        </w:rPr>
        <w:t xml:space="preserve">ICLEI Africa and </w:t>
      </w:r>
      <w:r w:rsidR="00910FF4">
        <w:rPr>
          <w:rFonts w:eastAsia="Avenir" w:cs="Avenir"/>
          <w:color w:val="000000"/>
          <w:sz w:val="22"/>
          <w:szCs w:val="22"/>
        </w:rPr>
        <w:t>the South African Local Government Association (SALGA)</w:t>
      </w:r>
      <w:r w:rsidRPr="008C5518">
        <w:rPr>
          <w:rFonts w:eastAsia="Avenir" w:cs="Avenir"/>
          <w:color w:val="000000"/>
          <w:sz w:val="22"/>
          <w:szCs w:val="22"/>
        </w:rPr>
        <w:t xml:space="preserve"> rolled out</w:t>
      </w:r>
      <w:r w:rsidR="00910FF4">
        <w:rPr>
          <w:rFonts w:eastAsia="Avenir" w:cs="Avenir"/>
          <w:color w:val="000000"/>
          <w:sz w:val="22"/>
          <w:szCs w:val="22"/>
        </w:rPr>
        <w:t xml:space="preserve"> the Town Halls</w:t>
      </w:r>
      <w:r w:rsidRPr="008C5518">
        <w:rPr>
          <w:rFonts w:eastAsia="Avenir" w:cs="Avenir"/>
          <w:color w:val="000000"/>
          <w:sz w:val="22"/>
          <w:szCs w:val="22"/>
        </w:rPr>
        <w:t xml:space="preserve"> across the country</w:t>
      </w:r>
      <w:r w:rsidR="006A17D7">
        <w:rPr>
          <w:rFonts w:eastAsia="Avenir" w:cs="Avenir"/>
          <w:color w:val="000000"/>
          <w:sz w:val="22"/>
          <w:szCs w:val="22"/>
        </w:rPr>
        <w:t xml:space="preserve"> to enable</w:t>
      </w:r>
      <w:r w:rsidRPr="008C5518">
        <w:rPr>
          <w:rFonts w:eastAsia="Avenir" w:cs="Avenir"/>
          <w:color w:val="000000"/>
          <w:sz w:val="22"/>
          <w:szCs w:val="22"/>
        </w:rPr>
        <w:t xml:space="preserve"> </w:t>
      </w:r>
      <w:r w:rsidR="006A17D7">
        <w:rPr>
          <w:rFonts w:eastAsia="Avenir" w:cs="Avenir"/>
          <w:color w:val="000000"/>
          <w:sz w:val="22"/>
          <w:szCs w:val="22"/>
        </w:rPr>
        <w:t xml:space="preserve">multilevel </w:t>
      </w:r>
      <w:r w:rsidR="00A80AC0">
        <w:rPr>
          <w:rFonts w:eastAsia="Avenir" w:cs="Avenir"/>
          <w:color w:val="000000"/>
          <w:sz w:val="22"/>
          <w:szCs w:val="22"/>
        </w:rPr>
        <w:t>dialogues</w:t>
      </w:r>
      <w:r w:rsidR="00B30A28">
        <w:rPr>
          <w:rFonts w:eastAsia="Avenir" w:cs="Avenir"/>
          <w:color w:val="000000"/>
          <w:sz w:val="22"/>
          <w:szCs w:val="22"/>
        </w:rPr>
        <w:t xml:space="preserve"> and subsequent commitments,</w:t>
      </w:r>
      <w:r w:rsidR="00A80AC0">
        <w:rPr>
          <w:rFonts w:eastAsia="Avenir" w:cs="Avenir"/>
          <w:color w:val="000000"/>
          <w:sz w:val="22"/>
          <w:szCs w:val="22"/>
        </w:rPr>
        <w:t xml:space="preserve"> </w:t>
      </w:r>
      <w:r w:rsidR="00B30A28">
        <w:rPr>
          <w:rFonts w:eastAsia="Avenir" w:cs="Avenir"/>
          <w:color w:val="000000"/>
          <w:sz w:val="22"/>
          <w:szCs w:val="22"/>
        </w:rPr>
        <w:t>which</w:t>
      </w:r>
      <w:r w:rsidR="00A80AC0">
        <w:rPr>
          <w:rFonts w:eastAsia="Avenir" w:cs="Avenir"/>
          <w:color w:val="000000"/>
          <w:sz w:val="22"/>
          <w:szCs w:val="22"/>
        </w:rPr>
        <w:t xml:space="preserve"> feed back</w:t>
      </w:r>
      <w:r w:rsidRPr="008C5518">
        <w:rPr>
          <w:rFonts w:eastAsia="Avenir" w:cs="Avenir"/>
          <w:color w:val="000000"/>
          <w:sz w:val="22"/>
          <w:szCs w:val="22"/>
        </w:rPr>
        <w:t xml:space="preserve"> into policy, implementation and reporting.</w:t>
      </w:r>
      <w:r w:rsidR="007D0A10">
        <w:rPr>
          <w:rFonts w:eastAsia="Avenir" w:cs="Avenir"/>
          <w:color w:val="000000"/>
          <w:sz w:val="22"/>
          <w:szCs w:val="22"/>
        </w:rPr>
        <w:t xml:space="preserve"> Click </w:t>
      </w:r>
      <w:hyperlink r:id="rId16" w:history="1">
        <w:r w:rsidR="007D0A10" w:rsidRPr="00360368">
          <w:rPr>
            <w:rStyle w:val="Hyperlink"/>
            <w:rFonts w:eastAsia="Avenir" w:cs="Avenir"/>
            <w:sz w:val="22"/>
            <w:szCs w:val="22"/>
          </w:rPr>
          <w:t>here</w:t>
        </w:r>
      </w:hyperlink>
      <w:r w:rsidR="007D0A10">
        <w:rPr>
          <w:rFonts w:eastAsia="Avenir" w:cs="Avenir"/>
          <w:color w:val="000000"/>
          <w:sz w:val="22"/>
          <w:szCs w:val="22"/>
        </w:rPr>
        <w:t xml:space="preserve"> to know more about the Town Hall COPs. </w:t>
      </w:r>
    </w:p>
    <w:p w14:paraId="3FBB6894" w14:textId="77777777" w:rsidR="00EB4E36" w:rsidRPr="0067264E" w:rsidRDefault="00EB4E36" w:rsidP="00EB4E36">
      <w:pPr>
        <w:keepNext/>
        <w:keepLines/>
        <w:pBdr>
          <w:top w:val="nil"/>
          <w:left w:val="nil"/>
          <w:bottom w:val="nil"/>
          <w:right w:val="nil"/>
          <w:between w:val="nil"/>
        </w:pBdr>
        <w:ind w:left="1440"/>
        <w:rPr>
          <w:rFonts w:eastAsia="Avenir" w:cs="Avenir"/>
          <w:color w:val="000000"/>
          <w:sz w:val="22"/>
          <w:szCs w:val="22"/>
        </w:rPr>
      </w:pPr>
    </w:p>
    <w:p w14:paraId="51E73AA9" w14:textId="1B208F28" w:rsidR="003665C6" w:rsidRDefault="003665C6" w:rsidP="00987DE1">
      <w:pPr>
        <w:pStyle w:val="Heading4"/>
      </w:pPr>
      <w:r w:rsidRPr="007D011C">
        <w:t>Transferability</w:t>
      </w:r>
    </w:p>
    <w:p w14:paraId="125B2C46" w14:textId="77777777" w:rsidR="00E85A34" w:rsidRDefault="00E85A34" w:rsidP="00E85A34"/>
    <w:p w14:paraId="0CEF997E" w14:textId="7892DCA3" w:rsidR="00E85A34" w:rsidRPr="00526618" w:rsidRDefault="00280C05" w:rsidP="00E85A34">
      <w:pPr>
        <w:rPr>
          <w:sz w:val="22"/>
          <w:szCs w:val="22"/>
        </w:rPr>
      </w:pPr>
      <w:r w:rsidRPr="00526618">
        <w:rPr>
          <w:sz w:val="22"/>
          <w:szCs w:val="22"/>
        </w:rPr>
        <w:t>Joint political commitment mechanisms can be adapted to different governance contexts by:</w:t>
      </w:r>
    </w:p>
    <w:p w14:paraId="402DCE9F" w14:textId="77777777" w:rsidR="00596066" w:rsidRPr="00526618" w:rsidRDefault="00596066" w:rsidP="00E85A34">
      <w:pPr>
        <w:rPr>
          <w:sz w:val="22"/>
          <w:szCs w:val="22"/>
        </w:rPr>
      </w:pPr>
    </w:p>
    <w:p w14:paraId="4EFFB0BD" w14:textId="795E1147" w:rsidR="00375B73" w:rsidRDefault="008E6D02" w:rsidP="00F700E3">
      <w:pPr>
        <w:pStyle w:val="ListParagraph"/>
        <w:numPr>
          <w:ilvl w:val="0"/>
          <w:numId w:val="34"/>
        </w:numPr>
        <w:rPr>
          <w:sz w:val="22"/>
          <w:szCs w:val="22"/>
        </w:rPr>
      </w:pPr>
      <w:r w:rsidRPr="00D10860">
        <w:rPr>
          <w:b/>
          <w:bCs/>
          <w:sz w:val="22"/>
          <w:szCs w:val="22"/>
        </w:rPr>
        <w:t>Develop a joint political commitment a</w:t>
      </w:r>
      <w:r w:rsidR="00A62AA9" w:rsidRPr="00D10860">
        <w:rPr>
          <w:b/>
          <w:bCs/>
          <w:sz w:val="22"/>
          <w:szCs w:val="22"/>
        </w:rPr>
        <w:t>nd dialogue process where cities and national agencies have the capacity to coordinate and sustain the commitmen</w:t>
      </w:r>
      <w:r w:rsidR="00375B73" w:rsidRPr="00D10860">
        <w:rPr>
          <w:b/>
          <w:bCs/>
          <w:sz w:val="22"/>
          <w:szCs w:val="22"/>
        </w:rPr>
        <w:t>t.</w:t>
      </w:r>
      <w:r w:rsidR="00375B73">
        <w:rPr>
          <w:sz w:val="22"/>
          <w:szCs w:val="22"/>
        </w:rPr>
        <w:t xml:space="preserve"> In Sweden, the </w:t>
      </w:r>
      <w:r w:rsidR="009E186C">
        <w:rPr>
          <w:sz w:val="22"/>
          <w:szCs w:val="22"/>
        </w:rPr>
        <w:t xml:space="preserve">joint commitment process </w:t>
      </w:r>
      <w:r w:rsidR="00EE6C42">
        <w:rPr>
          <w:sz w:val="22"/>
          <w:szCs w:val="22"/>
        </w:rPr>
        <w:t xml:space="preserve">of the Climate City Contracts </w:t>
      </w:r>
      <w:r w:rsidR="00375B73">
        <w:rPr>
          <w:sz w:val="22"/>
          <w:szCs w:val="22"/>
        </w:rPr>
        <w:t xml:space="preserve">works because </w:t>
      </w:r>
      <w:r w:rsidR="00D10860" w:rsidRPr="00D10860">
        <w:rPr>
          <w:sz w:val="22"/>
          <w:szCs w:val="22"/>
        </w:rPr>
        <w:t>municipalities are powerful actors, the process is renewed annually, and the framework can be used to understand governing and supporting processes across local, regional, national and European levels.</w:t>
      </w:r>
      <w:r w:rsidR="009E186C">
        <w:rPr>
          <w:rStyle w:val="FootnoteReference"/>
          <w:sz w:val="22"/>
          <w:szCs w:val="22"/>
        </w:rPr>
        <w:footnoteReference w:id="3"/>
      </w:r>
    </w:p>
    <w:p w14:paraId="10015BF5" w14:textId="622E2CC1" w:rsidR="00772FE0" w:rsidRDefault="00772FE0" w:rsidP="00F700E3">
      <w:pPr>
        <w:pStyle w:val="ListParagraph"/>
        <w:numPr>
          <w:ilvl w:val="0"/>
          <w:numId w:val="34"/>
        </w:numPr>
        <w:rPr>
          <w:sz w:val="22"/>
          <w:szCs w:val="22"/>
        </w:rPr>
      </w:pPr>
      <w:r w:rsidRPr="00772FE0">
        <w:rPr>
          <w:b/>
          <w:bCs/>
          <w:sz w:val="22"/>
          <w:szCs w:val="22"/>
        </w:rPr>
        <w:t>Where local capacity is uneven, start with recurring multilevel dialogue</w:t>
      </w:r>
      <w:r>
        <w:rPr>
          <w:b/>
          <w:bCs/>
          <w:sz w:val="22"/>
          <w:szCs w:val="22"/>
        </w:rPr>
        <w:t xml:space="preserve">, with an ambition to move towards </w:t>
      </w:r>
      <w:r w:rsidRPr="00772FE0">
        <w:rPr>
          <w:b/>
          <w:bCs/>
          <w:sz w:val="22"/>
          <w:szCs w:val="22"/>
        </w:rPr>
        <w:t xml:space="preserve">a full </w:t>
      </w:r>
      <w:r w:rsidR="00384305">
        <w:rPr>
          <w:b/>
          <w:bCs/>
          <w:sz w:val="22"/>
          <w:szCs w:val="22"/>
        </w:rPr>
        <w:t>CCC-like process</w:t>
      </w:r>
      <w:r w:rsidRPr="00772FE0">
        <w:rPr>
          <w:b/>
          <w:bCs/>
          <w:sz w:val="22"/>
          <w:szCs w:val="22"/>
        </w:rPr>
        <w:t>.</w:t>
      </w:r>
      <w:r w:rsidRPr="00772FE0">
        <w:rPr>
          <w:sz w:val="22"/>
          <w:szCs w:val="22"/>
        </w:rPr>
        <w:t xml:space="preserve"> The Town Hall COPs</w:t>
      </w:r>
      <w:r w:rsidR="00EE6C42">
        <w:rPr>
          <w:sz w:val="22"/>
          <w:szCs w:val="22"/>
        </w:rPr>
        <w:t xml:space="preserve"> in Africa</w:t>
      </w:r>
      <w:r w:rsidRPr="00772FE0">
        <w:rPr>
          <w:sz w:val="22"/>
          <w:szCs w:val="22"/>
        </w:rPr>
        <w:t xml:space="preserve"> show that a lighter, dialogue-based model can still generate commitments, national buy-in and policy inputs</w:t>
      </w:r>
      <w:r w:rsidR="00491434">
        <w:rPr>
          <w:sz w:val="22"/>
          <w:szCs w:val="22"/>
        </w:rPr>
        <w:t xml:space="preserve"> feeding into NDCs and NAPs. </w:t>
      </w:r>
    </w:p>
    <w:p w14:paraId="5D10A0F1" w14:textId="59300804" w:rsidR="00F46200" w:rsidRDefault="00F46200" w:rsidP="00F700E3">
      <w:pPr>
        <w:pStyle w:val="ListParagraph"/>
        <w:numPr>
          <w:ilvl w:val="0"/>
          <w:numId w:val="34"/>
        </w:numPr>
        <w:rPr>
          <w:sz w:val="22"/>
          <w:szCs w:val="22"/>
        </w:rPr>
      </w:pPr>
      <w:r w:rsidRPr="009B4E81">
        <w:rPr>
          <w:b/>
          <w:bCs/>
          <w:sz w:val="22"/>
          <w:szCs w:val="22"/>
        </w:rPr>
        <w:t>Allow cities to enter at different readiness levels.</w:t>
      </w:r>
      <w:r w:rsidRPr="00F46200">
        <w:rPr>
          <w:sz w:val="22"/>
          <w:szCs w:val="22"/>
        </w:rPr>
        <w:t xml:space="preserve"> </w:t>
      </w:r>
      <w:r w:rsidR="009B4E81">
        <w:rPr>
          <w:sz w:val="22"/>
          <w:szCs w:val="22"/>
        </w:rPr>
        <w:t>S</w:t>
      </w:r>
      <w:r w:rsidRPr="00F46200">
        <w:rPr>
          <w:sz w:val="22"/>
          <w:szCs w:val="22"/>
        </w:rPr>
        <w:t xml:space="preserve">tructure </w:t>
      </w:r>
      <w:r w:rsidR="009B4E81">
        <w:rPr>
          <w:sz w:val="22"/>
          <w:szCs w:val="22"/>
        </w:rPr>
        <w:t>the process with</w:t>
      </w:r>
      <w:r w:rsidRPr="00F46200">
        <w:rPr>
          <w:sz w:val="22"/>
          <w:szCs w:val="22"/>
        </w:rPr>
        <w:t xml:space="preserve"> mandatory commitments for all cities and optional commitments that cities can join based on their readiness</w:t>
      </w:r>
      <w:r w:rsidR="009B4E81">
        <w:rPr>
          <w:sz w:val="22"/>
          <w:szCs w:val="22"/>
        </w:rPr>
        <w:t>, as shown by the Transition Arena model</w:t>
      </w:r>
      <w:r w:rsidRPr="00F46200">
        <w:rPr>
          <w:sz w:val="22"/>
          <w:szCs w:val="22"/>
        </w:rPr>
        <w:t>. That makes transferability stronger, because it gives countries a common floor while still allowing different cities to move at different speeds and with different tools.</w:t>
      </w:r>
      <w:r w:rsidR="009E186C">
        <w:rPr>
          <w:rStyle w:val="FootnoteReference"/>
          <w:sz w:val="22"/>
          <w:szCs w:val="22"/>
        </w:rPr>
        <w:footnoteReference w:id="4"/>
      </w:r>
    </w:p>
    <w:p w14:paraId="30478020" w14:textId="50632EAC" w:rsidR="00BF5EAF" w:rsidRDefault="00BF5EAF" w:rsidP="00F700E3">
      <w:pPr>
        <w:pStyle w:val="ListParagraph"/>
        <w:numPr>
          <w:ilvl w:val="0"/>
          <w:numId w:val="34"/>
        </w:numPr>
        <w:rPr>
          <w:sz w:val="22"/>
          <w:szCs w:val="22"/>
        </w:rPr>
      </w:pPr>
      <w:r w:rsidRPr="00BF5EAF">
        <w:rPr>
          <w:b/>
          <w:bCs/>
          <w:sz w:val="22"/>
          <w:szCs w:val="22"/>
        </w:rPr>
        <w:t xml:space="preserve">Build from pioneer municipalities </w:t>
      </w:r>
      <w:r w:rsidR="003907EF">
        <w:rPr>
          <w:b/>
          <w:bCs/>
          <w:sz w:val="22"/>
          <w:szCs w:val="22"/>
        </w:rPr>
        <w:t>in context with low readiness levels</w:t>
      </w:r>
      <w:r w:rsidRPr="00BF5EAF">
        <w:rPr>
          <w:b/>
          <w:bCs/>
          <w:sz w:val="22"/>
          <w:szCs w:val="22"/>
        </w:rPr>
        <w:t>.</w:t>
      </w:r>
      <w:r w:rsidRPr="00BF5EAF">
        <w:rPr>
          <w:sz w:val="22"/>
          <w:szCs w:val="22"/>
        </w:rPr>
        <w:t xml:space="preserve"> </w:t>
      </w:r>
      <w:r w:rsidR="003907EF">
        <w:rPr>
          <w:sz w:val="22"/>
          <w:szCs w:val="22"/>
        </w:rPr>
        <w:t>In</w:t>
      </w:r>
      <w:r w:rsidR="00DE09C3">
        <w:rPr>
          <w:sz w:val="22"/>
          <w:szCs w:val="22"/>
        </w:rPr>
        <w:t xml:space="preserve"> contexts where </w:t>
      </w:r>
      <w:r w:rsidR="00135E67">
        <w:rPr>
          <w:sz w:val="22"/>
          <w:szCs w:val="22"/>
        </w:rPr>
        <w:t>national coordination exists unevenly or</w:t>
      </w:r>
      <w:r w:rsidR="00DE09C3">
        <w:rPr>
          <w:sz w:val="22"/>
          <w:szCs w:val="22"/>
        </w:rPr>
        <w:t xml:space="preserve"> </w:t>
      </w:r>
      <w:r w:rsidR="00135E67">
        <w:rPr>
          <w:sz w:val="22"/>
          <w:szCs w:val="22"/>
        </w:rPr>
        <w:t>is</w:t>
      </w:r>
      <w:r w:rsidR="00DE09C3">
        <w:rPr>
          <w:sz w:val="22"/>
          <w:szCs w:val="22"/>
        </w:rPr>
        <w:t xml:space="preserve"> not strong enough to sustain long-term joint commitments,</w:t>
      </w:r>
      <w:r w:rsidR="003907EF">
        <w:rPr>
          <w:sz w:val="22"/>
          <w:szCs w:val="22"/>
        </w:rPr>
        <w:t xml:space="preserve"> </w:t>
      </w:r>
      <w:r w:rsidRPr="00BF5EAF">
        <w:rPr>
          <w:sz w:val="22"/>
          <w:szCs w:val="22"/>
        </w:rPr>
        <w:t xml:space="preserve">a </w:t>
      </w:r>
      <w:r w:rsidR="00DE09C3">
        <w:rPr>
          <w:sz w:val="22"/>
          <w:szCs w:val="22"/>
        </w:rPr>
        <w:t xml:space="preserve">national </w:t>
      </w:r>
      <w:r w:rsidRPr="00BF5EAF">
        <w:rPr>
          <w:sz w:val="22"/>
          <w:szCs w:val="22"/>
        </w:rPr>
        <w:t xml:space="preserve">government </w:t>
      </w:r>
      <w:r w:rsidR="000B3EDF">
        <w:rPr>
          <w:sz w:val="22"/>
          <w:szCs w:val="22"/>
        </w:rPr>
        <w:t xml:space="preserve">help build momentum </w:t>
      </w:r>
      <w:r w:rsidRPr="00BF5EAF">
        <w:rPr>
          <w:sz w:val="22"/>
          <w:szCs w:val="22"/>
        </w:rPr>
        <w:t>by backing a few municipalities that are already willing to move ahead, then help them work as a cluster and share experience.</w:t>
      </w:r>
      <w:r w:rsidR="000B3EDF">
        <w:rPr>
          <w:rStyle w:val="FootnoteReference"/>
          <w:sz w:val="22"/>
          <w:szCs w:val="22"/>
        </w:rPr>
        <w:footnoteReference w:id="5"/>
      </w:r>
    </w:p>
    <w:p w14:paraId="51F66015" w14:textId="44B16E12" w:rsidR="009E7012" w:rsidRPr="00526618" w:rsidRDefault="001F14AA" w:rsidP="00F700E3">
      <w:pPr>
        <w:pStyle w:val="ListParagraph"/>
        <w:numPr>
          <w:ilvl w:val="0"/>
          <w:numId w:val="34"/>
        </w:numPr>
        <w:rPr>
          <w:sz w:val="22"/>
          <w:szCs w:val="22"/>
        </w:rPr>
      </w:pPr>
      <w:r w:rsidRPr="00526618">
        <w:rPr>
          <w:b/>
          <w:bCs/>
          <w:sz w:val="22"/>
          <w:szCs w:val="22"/>
        </w:rPr>
        <w:t>Aligning commitments with existing political and budgeting cycles</w:t>
      </w:r>
      <w:r w:rsidRPr="00526618">
        <w:rPr>
          <w:sz w:val="22"/>
          <w:szCs w:val="22"/>
        </w:rPr>
        <w:t xml:space="preserve"> so that political commitments become part of routine government decision-making. Periodic reviews can then be used to update commitments based on implementation progress and emerging political priorities. </w:t>
      </w:r>
    </w:p>
    <w:p w14:paraId="3F705524" w14:textId="2C25CEF6" w:rsidR="009E7012" w:rsidRPr="00526618" w:rsidRDefault="009E7012" w:rsidP="00F700E3">
      <w:pPr>
        <w:pStyle w:val="ListParagraph"/>
        <w:numPr>
          <w:ilvl w:val="0"/>
          <w:numId w:val="34"/>
        </w:numPr>
        <w:rPr>
          <w:sz w:val="22"/>
          <w:szCs w:val="22"/>
        </w:rPr>
      </w:pPr>
      <w:r w:rsidRPr="00526618">
        <w:rPr>
          <w:b/>
          <w:bCs/>
          <w:sz w:val="22"/>
          <w:szCs w:val="22"/>
        </w:rPr>
        <w:t>Embedding regular review and renewal processes</w:t>
      </w:r>
      <w:r w:rsidRPr="00526618">
        <w:rPr>
          <w:sz w:val="22"/>
          <w:szCs w:val="22"/>
        </w:rPr>
        <w:t xml:space="preserve"> to maintain political ownership, strengthen accountability and adapt commitments as implementation progresses</w:t>
      </w:r>
      <w:r w:rsidR="00807675" w:rsidRPr="00526618">
        <w:rPr>
          <w:sz w:val="22"/>
          <w:szCs w:val="22"/>
        </w:rPr>
        <w:t>.</w:t>
      </w:r>
    </w:p>
    <w:p w14:paraId="509944AF" w14:textId="77777777" w:rsidR="00D5192A" w:rsidRDefault="00D5192A" w:rsidP="00D5192A"/>
    <w:p w14:paraId="090F9BB8" w14:textId="5D338070" w:rsidR="00D5192A" w:rsidRDefault="00D5192A" w:rsidP="00D5192A">
      <w:pPr>
        <w:pStyle w:val="Heading4"/>
      </w:pPr>
      <w:r>
        <w:t>Enabling conditions</w:t>
      </w:r>
    </w:p>
    <w:p w14:paraId="53A970FD" w14:textId="77777777" w:rsidR="001B032C" w:rsidRDefault="001B032C" w:rsidP="00E85A34"/>
    <w:p w14:paraId="57D1CC9B" w14:textId="2D3549C0" w:rsidR="001B032C" w:rsidRPr="00526618" w:rsidRDefault="00DA7C51" w:rsidP="00F700E3">
      <w:pPr>
        <w:pStyle w:val="ListParagraph"/>
        <w:numPr>
          <w:ilvl w:val="0"/>
          <w:numId w:val="34"/>
        </w:numPr>
        <w:rPr>
          <w:sz w:val="22"/>
          <w:szCs w:val="22"/>
        </w:rPr>
      </w:pPr>
      <w:r w:rsidRPr="00526618">
        <w:rPr>
          <w:b/>
          <w:bCs/>
          <w:sz w:val="22"/>
          <w:szCs w:val="22"/>
        </w:rPr>
        <w:t xml:space="preserve">A shared long-term mission or national </w:t>
      </w:r>
      <w:r w:rsidR="00534E30" w:rsidRPr="00526618">
        <w:rPr>
          <w:b/>
          <w:bCs/>
          <w:sz w:val="22"/>
          <w:szCs w:val="22"/>
        </w:rPr>
        <w:t>strategy</w:t>
      </w:r>
      <w:r w:rsidRPr="00526618">
        <w:rPr>
          <w:sz w:val="22"/>
          <w:szCs w:val="22"/>
        </w:rPr>
        <w:t xml:space="preserve"> that provides a common direction for national and subnational governments while allowing flexibility in local implementation</w:t>
      </w:r>
      <w:r w:rsidR="003D651C" w:rsidRPr="00526618">
        <w:rPr>
          <w:sz w:val="22"/>
          <w:szCs w:val="22"/>
        </w:rPr>
        <w:t>.</w:t>
      </w:r>
    </w:p>
    <w:p w14:paraId="29B4DA75" w14:textId="32327598" w:rsidR="003D651C" w:rsidRPr="00526618" w:rsidRDefault="003D651C" w:rsidP="00F700E3">
      <w:pPr>
        <w:pStyle w:val="ListParagraph"/>
        <w:numPr>
          <w:ilvl w:val="0"/>
          <w:numId w:val="34"/>
        </w:numPr>
        <w:rPr>
          <w:sz w:val="22"/>
          <w:szCs w:val="22"/>
        </w:rPr>
      </w:pPr>
      <w:r w:rsidRPr="00526618">
        <w:rPr>
          <w:b/>
          <w:bCs/>
          <w:sz w:val="22"/>
          <w:szCs w:val="22"/>
        </w:rPr>
        <w:t>Political will of both national and local leadership</w:t>
      </w:r>
      <w:r w:rsidRPr="00526618">
        <w:rPr>
          <w:sz w:val="22"/>
          <w:szCs w:val="22"/>
        </w:rPr>
        <w:t>, ensuring that political commitments are jointly owned and can be sustained beyond electoral cycles.</w:t>
      </w:r>
    </w:p>
    <w:p w14:paraId="73E0DB42" w14:textId="3051B660" w:rsidR="006E133F" w:rsidRPr="00526618" w:rsidRDefault="00117D34" w:rsidP="00F700E3">
      <w:pPr>
        <w:pStyle w:val="ListParagraph"/>
        <w:numPr>
          <w:ilvl w:val="0"/>
          <w:numId w:val="34"/>
        </w:numPr>
        <w:rPr>
          <w:sz w:val="22"/>
          <w:szCs w:val="22"/>
        </w:rPr>
      </w:pPr>
      <w:r w:rsidRPr="00526618">
        <w:rPr>
          <w:b/>
          <w:bCs/>
          <w:sz w:val="22"/>
          <w:szCs w:val="22"/>
        </w:rPr>
        <w:t>Clearly defined institutional roles and responsibilities</w:t>
      </w:r>
      <w:r w:rsidRPr="00526618">
        <w:rPr>
          <w:sz w:val="22"/>
          <w:szCs w:val="22"/>
        </w:rPr>
        <w:t xml:space="preserve"> so that each participating </w:t>
      </w:r>
      <w:r w:rsidR="00EB110D" w:rsidRPr="00526618">
        <w:rPr>
          <w:sz w:val="22"/>
          <w:szCs w:val="22"/>
        </w:rPr>
        <w:t>actor</w:t>
      </w:r>
      <w:r w:rsidRPr="00526618">
        <w:rPr>
          <w:sz w:val="22"/>
          <w:szCs w:val="22"/>
        </w:rPr>
        <w:t xml:space="preserve"> understands its contribution </w:t>
      </w:r>
      <w:r w:rsidR="00EB110D" w:rsidRPr="00526618">
        <w:rPr>
          <w:sz w:val="22"/>
          <w:szCs w:val="22"/>
        </w:rPr>
        <w:t xml:space="preserve">and accountability. </w:t>
      </w:r>
    </w:p>
    <w:p w14:paraId="3F181877" w14:textId="77777777" w:rsidR="00E85A34" w:rsidRPr="00E85A34" w:rsidRDefault="00E85A34" w:rsidP="00E85A34">
      <w:pPr>
        <w:rPr>
          <w:rFonts w:eastAsia="Avenir"/>
        </w:rPr>
      </w:pPr>
    </w:p>
    <w:p w14:paraId="24A81A43" w14:textId="69D40315" w:rsidR="003665C6" w:rsidRDefault="003665C6" w:rsidP="007A1B6E">
      <w:pPr>
        <w:keepNext/>
        <w:keepLines/>
        <w:spacing w:before="240"/>
        <w:rPr>
          <w:rFonts w:eastAsia="Avenir" w:cs="Avenir"/>
          <w:sz w:val="22"/>
          <w:szCs w:val="22"/>
        </w:rPr>
      </w:pPr>
      <w:r w:rsidRPr="007D011C">
        <w:rPr>
          <w:rFonts w:eastAsia="Avenir" w:cs="Avenir"/>
          <w:b/>
          <w:bCs/>
          <w:sz w:val="22"/>
          <w:szCs w:val="22"/>
        </w:rPr>
        <w:lastRenderedPageBreak/>
        <w:t>Recommendations for actors:</w:t>
      </w:r>
      <w:r w:rsidRPr="007D011C">
        <w:rPr>
          <w:rFonts w:eastAsia="Avenir" w:cs="Avenir"/>
          <w:sz w:val="22"/>
          <w:szCs w:val="22"/>
        </w:rPr>
        <w:t xml:space="preserve"> national governments, cities and international partners</w:t>
      </w:r>
    </w:p>
    <w:p w14:paraId="5FC26A84" w14:textId="77777777" w:rsidR="007A1B6E" w:rsidRPr="007A1B6E" w:rsidRDefault="007A1B6E" w:rsidP="007A1B6E">
      <w:pPr>
        <w:keepNext/>
        <w:keepLines/>
        <w:spacing w:before="240"/>
        <w:rPr>
          <w:rFonts w:eastAsia="Avenir" w:cs="Avenir"/>
          <w:sz w:val="22"/>
          <w:szCs w:val="22"/>
        </w:rPr>
      </w:pPr>
    </w:p>
    <w:p w14:paraId="60044D7C" w14:textId="316BF623" w:rsidR="003665C6" w:rsidRPr="00CC5CC4" w:rsidRDefault="009576BE" w:rsidP="00CC5CC4">
      <w:pPr>
        <w:pStyle w:val="Heading2"/>
      </w:pPr>
      <w:r w:rsidRPr="00CC5CC4">
        <w:t>Action</w:t>
      </w:r>
      <w:r w:rsidR="003665C6" w:rsidRPr="00CC5CC4">
        <w:t xml:space="preserve"> 2: Assess Enabling Environments</w:t>
      </w:r>
    </w:p>
    <w:p w14:paraId="1285791A" w14:textId="28F8B4EF" w:rsidR="00503683" w:rsidRDefault="00503683" w:rsidP="003665C6">
      <w:pPr>
        <w:keepNext/>
        <w:keepLines/>
        <w:spacing w:before="240"/>
        <w:rPr>
          <w:rFonts w:eastAsia="Avenir" w:cs="Avenir"/>
          <w:sz w:val="22"/>
          <w:szCs w:val="22"/>
        </w:rPr>
      </w:pPr>
      <w:r w:rsidRPr="00503683">
        <w:rPr>
          <w:rFonts w:eastAsia="Avenir" w:cs="Avenir"/>
          <w:sz w:val="22"/>
          <w:szCs w:val="22"/>
        </w:rPr>
        <w:t xml:space="preserve">This Action will provide foundational assessment tools to identify and improve the policy, fiscal, data and coordination conditions needed for national, subnational and city governments to plan, access and deploy urban climate finance. It will help users diagnose barriers to climate investment readiness, including gaps in financing architecture, intergovernmental transfers, subnational borrowing, data systems, coordination, private finance mobilization and project bankability. </w:t>
      </w:r>
    </w:p>
    <w:p w14:paraId="274631AD" w14:textId="47AFFD44" w:rsidR="003665C6" w:rsidRDefault="003665C6" w:rsidP="003665C6">
      <w:pPr>
        <w:keepNext/>
        <w:keepLines/>
        <w:spacing w:before="240"/>
        <w:rPr>
          <w:sz w:val="22"/>
          <w:szCs w:val="22"/>
        </w:rPr>
      </w:pPr>
      <w:r w:rsidRPr="007D011C">
        <w:rPr>
          <w:rFonts w:eastAsia="Avenir" w:cs="Avenir"/>
          <w:b/>
          <w:bCs/>
          <w:sz w:val="22"/>
          <w:szCs w:val="22"/>
        </w:rPr>
        <w:t>System Logic</w:t>
      </w:r>
      <w:r w:rsidRPr="007D011C">
        <w:rPr>
          <w:rFonts w:eastAsia="Avenir" w:cs="Avenir"/>
          <w:sz w:val="22"/>
          <w:szCs w:val="22"/>
        </w:rPr>
        <w:t xml:space="preserve">: </w:t>
      </w:r>
      <w:r w:rsidR="005065B7">
        <w:rPr>
          <w:rFonts w:eastAsia="Avenir" w:cs="Avenir"/>
          <w:sz w:val="22"/>
          <w:szCs w:val="22"/>
        </w:rPr>
        <w:t>M</w:t>
      </w:r>
      <w:r w:rsidRPr="007D011C">
        <w:rPr>
          <w:rFonts w:eastAsia="Avenir" w:cs="Avenir"/>
          <w:sz w:val="22"/>
          <w:szCs w:val="22"/>
        </w:rPr>
        <w:t>ultilevel climate investment depends on enabling conditions across data, policy, budget and finance, and coordination. Assessing enabling environments can therefore help identify and improve the readiness of national</w:t>
      </w:r>
      <w:r w:rsidR="000B6E3B" w:rsidRPr="007D011C">
        <w:rPr>
          <w:rFonts w:eastAsia="Avenir" w:cs="Avenir"/>
          <w:sz w:val="22"/>
          <w:szCs w:val="22"/>
        </w:rPr>
        <w:t xml:space="preserve">, </w:t>
      </w:r>
      <w:r w:rsidRPr="007D011C">
        <w:rPr>
          <w:rFonts w:eastAsia="Avenir" w:cs="Avenir"/>
          <w:sz w:val="22"/>
          <w:szCs w:val="22"/>
        </w:rPr>
        <w:t xml:space="preserve">subnational </w:t>
      </w:r>
      <w:r w:rsidR="000B6E3B" w:rsidRPr="007D011C">
        <w:rPr>
          <w:rFonts w:eastAsia="Avenir" w:cs="Avenir"/>
          <w:sz w:val="22"/>
          <w:szCs w:val="22"/>
        </w:rPr>
        <w:t xml:space="preserve">and city </w:t>
      </w:r>
      <w:r w:rsidRPr="007D011C">
        <w:rPr>
          <w:rFonts w:eastAsia="Avenir" w:cs="Avenir"/>
          <w:sz w:val="22"/>
          <w:szCs w:val="22"/>
        </w:rPr>
        <w:t xml:space="preserve">governments to jointly plan investments, implement </w:t>
      </w:r>
      <w:r w:rsidR="000B6E3B" w:rsidRPr="007D011C">
        <w:rPr>
          <w:rFonts w:eastAsia="Avenir" w:cs="Avenir"/>
          <w:sz w:val="22"/>
          <w:szCs w:val="22"/>
        </w:rPr>
        <w:t xml:space="preserve">portfolios and </w:t>
      </w:r>
      <w:r w:rsidRPr="007D011C">
        <w:rPr>
          <w:rFonts w:eastAsia="Avenir" w:cs="Avenir"/>
          <w:sz w:val="22"/>
          <w:szCs w:val="22"/>
        </w:rPr>
        <w:t xml:space="preserve">pipelines, mobilize finance and build capacities. </w:t>
      </w:r>
      <w:r w:rsidR="006A5295" w:rsidRPr="007D011C">
        <w:rPr>
          <w:sz w:val="22"/>
          <w:szCs w:val="22"/>
        </w:rPr>
        <w:t>Enabling environments also shape the ability of private financial actors to identify, structure, finance and implement climate investment opportunities.</w:t>
      </w:r>
    </w:p>
    <w:p w14:paraId="4AB735B8" w14:textId="77777777" w:rsidR="00467B21" w:rsidRPr="007D011C" w:rsidRDefault="00467B21" w:rsidP="00467B21">
      <w:pPr>
        <w:keepNext/>
        <w:keepLines/>
        <w:rPr>
          <w:rFonts w:eastAsia="Avenir" w:cs="Avenir"/>
          <w:sz w:val="22"/>
          <w:szCs w:val="22"/>
        </w:rPr>
      </w:pPr>
    </w:p>
    <w:p w14:paraId="05793233" w14:textId="4FBB0327" w:rsidR="003D0BC8" w:rsidRDefault="003665C6" w:rsidP="00467B21">
      <w:pPr>
        <w:pStyle w:val="Heading2"/>
      </w:pPr>
      <w:r w:rsidRPr="007D011C">
        <w:t>Action pathway</w:t>
      </w:r>
      <w:r w:rsidR="003D0BC8">
        <w:t xml:space="preserve">: </w:t>
      </w:r>
    </w:p>
    <w:p w14:paraId="01E60817" w14:textId="77777777" w:rsidR="00467B21" w:rsidRPr="00467B21" w:rsidRDefault="00467B21" w:rsidP="00467B21">
      <w:pPr>
        <w:keepNext/>
        <w:keepLines/>
        <w:rPr>
          <w:rFonts w:eastAsia="Avenir" w:cs="Avenir"/>
          <w:b/>
          <w:bCs/>
          <w:sz w:val="22"/>
          <w:szCs w:val="22"/>
        </w:rPr>
      </w:pPr>
    </w:p>
    <w:p w14:paraId="6E699572" w14:textId="110241B7" w:rsidR="003665C6" w:rsidRDefault="003D0BC8" w:rsidP="00DE75EC">
      <w:pPr>
        <w:pStyle w:val="Heading2"/>
      </w:pPr>
      <w:r>
        <w:t xml:space="preserve">2.1. </w:t>
      </w:r>
      <w:r w:rsidR="003665C6" w:rsidRPr="00DE75EC">
        <w:t>National and subnational enabling environments assessments</w:t>
      </w:r>
    </w:p>
    <w:p w14:paraId="70CD786C" w14:textId="77777777" w:rsidR="003D0BC8" w:rsidRDefault="003D0BC8" w:rsidP="003D0BC8"/>
    <w:p w14:paraId="1B2CE6D4" w14:textId="114A797A" w:rsidR="004B6A0C" w:rsidRDefault="004B6A0C" w:rsidP="004B6A0C">
      <w:pPr>
        <w:pStyle w:val="Heading4"/>
      </w:pPr>
      <w:r>
        <w:t>Overview:</w:t>
      </w:r>
    </w:p>
    <w:p w14:paraId="2A8A7CEC" w14:textId="77777777" w:rsidR="004B6A0C" w:rsidRDefault="004B6A0C" w:rsidP="003D0BC8">
      <w:pPr>
        <w:rPr>
          <w:b/>
          <w:bCs/>
        </w:rPr>
      </w:pPr>
    </w:p>
    <w:p w14:paraId="15353E82" w14:textId="42888AC1" w:rsidR="003D0BC8" w:rsidRPr="00467B21" w:rsidRDefault="003D0BC8" w:rsidP="003D0BC8">
      <w:pPr>
        <w:rPr>
          <w:sz w:val="22"/>
          <w:szCs w:val="22"/>
        </w:rPr>
      </w:pPr>
      <w:r w:rsidRPr="00467B21">
        <w:rPr>
          <w:b/>
          <w:bCs/>
          <w:sz w:val="22"/>
          <w:szCs w:val="22"/>
        </w:rPr>
        <w:t>What it is</w:t>
      </w:r>
      <w:r w:rsidRPr="00467B21">
        <w:rPr>
          <w:sz w:val="22"/>
          <w:szCs w:val="22"/>
        </w:rPr>
        <w:t>:</w:t>
      </w:r>
      <w:r w:rsidR="00010AC5">
        <w:rPr>
          <w:sz w:val="22"/>
          <w:szCs w:val="22"/>
        </w:rPr>
        <w:t xml:space="preserve"> </w:t>
      </w:r>
      <w:r w:rsidR="000A0A9D">
        <w:rPr>
          <w:sz w:val="22"/>
          <w:szCs w:val="22"/>
        </w:rPr>
        <w:t>Assessment of e</w:t>
      </w:r>
      <w:r w:rsidR="00010AC5">
        <w:rPr>
          <w:sz w:val="22"/>
          <w:szCs w:val="22"/>
        </w:rPr>
        <w:t>nabling environments</w:t>
      </w:r>
      <w:r w:rsidR="000A0A9D">
        <w:rPr>
          <w:sz w:val="22"/>
          <w:szCs w:val="22"/>
        </w:rPr>
        <w:t xml:space="preserve"> helps unpack </w:t>
      </w:r>
      <w:r w:rsidRPr="00467B21">
        <w:rPr>
          <w:sz w:val="22"/>
          <w:szCs w:val="22"/>
        </w:rPr>
        <w:t xml:space="preserve">the conditions that affect urban climate finance in specific </w:t>
      </w:r>
      <w:r w:rsidR="00B57DF4">
        <w:rPr>
          <w:sz w:val="22"/>
          <w:szCs w:val="22"/>
        </w:rPr>
        <w:t>national</w:t>
      </w:r>
      <w:r w:rsidRPr="00467B21">
        <w:rPr>
          <w:sz w:val="22"/>
          <w:szCs w:val="22"/>
        </w:rPr>
        <w:t xml:space="preserve"> and subnational context</w:t>
      </w:r>
      <w:r w:rsidR="00B57DF4">
        <w:rPr>
          <w:sz w:val="22"/>
          <w:szCs w:val="22"/>
        </w:rPr>
        <w:t>s</w:t>
      </w:r>
      <w:r w:rsidRPr="00467B21">
        <w:rPr>
          <w:sz w:val="22"/>
          <w:szCs w:val="22"/>
        </w:rPr>
        <w:t>. It examines climate policy, budget and finance, climate data, and vertical and horizontal coordination, then translates the findings into recommendations, reform priorities and, where relevant, roadmaps or blueprints for follow-up action. The national tool is aimed primarily at national officials, while the subnational tool is designed for cities and other subnational governments; the two are meant to be used together where possible so the enabling environment can be assessed across levels of government.</w:t>
      </w:r>
    </w:p>
    <w:p w14:paraId="7215E02D" w14:textId="77777777" w:rsidR="003D0BC8" w:rsidRPr="00467B21" w:rsidRDefault="003D0BC8" w:rsidP="003D0BC8">
      <w:pPr>
        <w:rPr>
          <w:sz w:val="22"/>
          <w:szCs w:val="22"/>
        </w:rPr>
      </w:pPr>
    </w:p>
    <w:p w14:paraId="37348E62" w14:textId="4B7C9CD3" w:rsidR="003D0BC8" w:rsidRPr="00467B21" w:rsidRDefault="00B907B1" w:rsidP="003D0BC8">
      <w:pPr>
        <w:rPr>
          <w:sz w:val="22"/>
          <w:szCs w:val="22"/>
        </w:rPr>
      </w:pPr>
      <w:r>
        <w:rPr>
          <w:b/>
          <w:bCs/>
          <w:sz w:val="22"/>
          <w:szCs w:val="22"/>
        </w:rPr>
        <w:t>Implementation Guidance</w:t>
      </w:r>
      <w:r w:rsidR="003D0BC8" w:rsidRPr="00467B21">
        <w:rPr>
          <w:b/>
          <w:bCs/>
          <w:sz w:val="22"/>
          <w:szCs w:val="22"/>
        </w:rPr>
        <w:t>:</w:t>
      </w:r>
      <w:r w:rsidR="003D0BC8" w:rsidRPr="00467B21">
        <w:rPr>
          <w:sz w:val="22"/>
          <w:szCs w:val="22"/>
        </w:rPr>
        <w:t xml:space="preserve"> </w:t>
      </w:r>
      <w:r w:rsidR="00463B4C" w:rsidRPr="00467B21">
        <w:rPr>
          <w:sz w:val="22"/>
          <w:szCs w:val="22"/>
        </w:rPr>
        <w:t>An assessment of enabling environment</w:t>
      </w:r>
      <w:r w:rsidR="004B6A0C" w:rsidRPr="00467B21">
        <w:rPr>
          <w:sz w:val="22"/>
          <w:szCs w:val="22"/>
        </w:rPr>
        <w:t xml:space="preserve">s at the national or subnational level entail the following activities: </w:t>
      </w:r>
    </w:p>
    <w:p w14:paraId="2841C40D" w14:textId="77777777" w:rsidR="00EC1B1C" w:rsidRPr="00467B21" w:rsidRDefault="00EC1B1C" w:rsidP="003D0BC8">
      <w:pPr>
        <w:rPr>
          <w:sz w:val="22"/>
          <w:szCs w:val="22"/>
        </w:rPr>
      </w:pPr>
    </w:p>
    <w:p w14:paraId="04BA41AA" w14:textId="7CE8075F" w:rsidR="00EC1B1C" w:rsidRPr="00467B21" w:rsidRDefault="00216993" w:rsidP="00F700E3">
      <w:pPr>
        <w:pStyle w:val="ListParagraph"/>
        <w:numPr>
          <w:ilvl w:val="0"/>
          <w:numId w:val="65"/>
        </w:numPr>
        <w:rPr>
          <w:sz w:val="22"/>
          <w:szCs w:val="22"/>
        </w:rPr>
      </w:pPr>
      <w:r w:rsidRPr="00467B21">
        <w:rPr>
          <w:sz w:val="22"/>
          <w:szCs w:val="22"/>
        </w:rPr>
        <w:t>Identify key government partners and define the scope of the assessment, including the relevant government level</w:t>
      </w:r>
      <w:r w:rsidR="009A45CB" w:rsidRPr="00467B21">
        <w:rPr>
          <w:sz w:val="22"/>
          <w:szCs w:val="22"/>
        </w:rPr>
        <w:t xml:space="preserve">s </w:t>
      </w:r>
      <w:r w:rsidRPr="00467B21">
        <w:rPr>
          <w:sz w:val="22"/>
          <w:szCs w:val="22"/>
        </w:rPr>
        <w:t xml:space="preserve">and </w:t>
      </w:r>
      <w:r w:rsidR="009A45CB" w:rsidRPr="00467B21">
        <w:rPr>
          <w:sz w:val="22"/>
          <w:szCs w:val="22"/>
        </w:rPr>
        <w:t>institutions</w:t>
      </w:r>
      <w:r w:rsidRPr="00467B21">
        <w:rPr>
          <w:sz w:val="22"/>
          <w:szCs w:val="22"/>
        </w:rPr>
        <w:t>.</w:t>
      </w:r>
    </w:p>
    <w:p w14:paraId="502311A3" w14:textId="4CA5AC70" w:rsidR="009679F7" w:rsidRPr="00467B21" w:rsidRDefault="009679F7" w:rsidP="00F700E3">
      <w:pPr>
        <w:pStyle w:val="ListParagraph"/>
        <w:numPr>
          <w:ilvl w:val="0"/>
          <w:numId w:val="65"/>
        </w:numPr>
        <w:rPr>
          <w:sz w:val="22"/>
          <w:szCs w:val="22"/>
        </w:rPr>
      </w:pPr>
      <w:r w:rsidRPr="00467B21">
        <w:rPr>
          <w:sz w:val="22"/>
          <w:szCs w:val="22"/>
        </w:rPr>
        <w:t>Collect evidence through policy and document review, interviews, focus groups and data inventory.</w:t>
      </w:r>
    </w:p>
    <w:p w14:paraId="35EAB621" w14:textId="3E2598C4" w:rsidR="009679F7" w:rsidRPr="00467B21" w:rsidRDefault="009679F7" w:rsidP="00F700E3">
      <w:pPr>
        <w:pStyle w:val="ListParagraph"/>
        <w:numPr>
          <w:ilvl w:val="0"/>
          <w:numId w:val="65"/>
        </w:numPr>
        <w:rPr>
          <w:sz w:val="22"/>
          <w:szCs w:val="22"/>
        </w:rPr>
      </w:pPr>
      <w:r w:rsidRPr="00467B21">
        <w:rPr>
          <w:sz w:val="22"/>
          <w:szCs w:val="22"/>
        </w:rPr>
        <w:t>Convene multistakeholder workshops to validate findings, fill gaps and test the analysis in context.</w:t>
      </w:r>
    </w:p>
    <w:p w14:paraId="16BACC23" w14:textId="2EDC9E9E" w:rsidR="009679F7" w:rsidRDefault="009679F7" w:rsidP="00F700E3">
      <w:pPr>
        <w:pStyle w:val="ListParagraph"/>
        <w:numPr>
          <w:ilvl w:val="0"/>
          <w:numId w:val="65"/>
        </w:numPr>
        <w:rPr>
          <w:sz w:val="22"/>
          <w:szCs w:val="22"/>
        </w:rPr>
      </w:pPr>
      <w:r w:rsidRPr="00467B21">
        <w:rPr>
          <w:sz w:val="22"/>
          <w:szCs w:val="22"/>
        </w:rPr>
        <w:t>Translate the results into follow-up actions, including roadmaps or blueprints to address the identified gaps.</w:t>
      </w:r>
    </w:p>
    <w:p w14:paraId="136D1EE3" w14:textId="77777777" w:rsidR="00467B21" w:rsidRDefault="00467B21" w:rsidP="00467B21">
      <w:pPr>
        <w:spacing w:before="240" w:after="240"/>
      </w:pPr>
      <w:r w:rsidRPr="0A6B743E">
        <w:rPr>
          <w:rFonts w:eastAsia="Avenir Next LT Pro" w:cs="Avenir Next LT Pro"/>
          <w:b/>
          <w:bCs/>
          <w:sz w:val="22"/>
          <w:szCs w:val="22"/>
        </w:rPr>
        <w:lastRenderedPageBreak/>
        <w:t>Why it is needed:</w:t>
      </w:r>
      <w:r w:rsidRPr="0A6B743E">
        <w:rPr>
          <w:rFonts w:eastAsia="Avenir Next LT Pro" w:cs="Avenir Next LT Pro"/>
          <w:sz w:val="22"/>
          <w:szCs w:val="22"/>
        </w:rPr>
        <w:t xml:space="preserve"> Multilevel climate investment depends on enabling conditions being in place across data, policy, budget and finance, and coordination — yet these are often weak, uneven or invisible to decision-makers, leaving national, subnational and city governments unsure where the readiness gaps lie. To this end, enabling environment assessments surface where those conditions fall short, consolidate them into a comparable readiness profile, and channel the findings into concrete reforms, so the diagnostic feeds directly into investment planning, finance mobilisation and implementation rather than remaining a standalone report.</w:t>
      </w:r>
    </w:p>
    <w:p w14:paraId="502642BA" w14:textId="77777777" w:rsidR="00467B21" w:rsidRDefault="00467B21" w:rsidP="00467B21">
      <w:pPr>
        <w:spacing w:before="240" w:after="240"/>
      </w:pPr>
      <w:r w:rsidRPr="0A6B743E">
        <w:rPr>
          <w:rFonts w:eastAsia="Avenir Next LT Pro" w:cs="Avenir Next LT Pro"/>
          <w:b/>
          <w:bCs/>
          <w:sz w:val="22"/>
          <w:szCs w:val="22"/>
        </w:rPr>
        <w:t>Key actors:</w:t>
      </w:r>
      <w:r w:rsidRPr="0A6B743E">
        <w:rPr>
          <w:rFonts w:eastAsia="Avenir Next LT Pro" w:cs="Avenir Next LT Pro"/>
          <w:sz w:val="22"/>
          <w:szCs w:val="22"/>
        </w:rPr>
        <w:t xml:space="preserve"> National and subnational governments lead the assessment, supported where needed by technical partners, project preparation facilities, city networks and NGOs.</w:t>
      </w:r>
    </w:p>
    <w:p w14:paraId="191345E5" w14:textId="18C7E5E4" w:rsidR="00467B21" w:rsidRDefault="00467B21" w:rsidP="00467B21">
      <w:pPr>
        <w:pStyle w:val="Heading4"/>
      </w:pPr>
      <w:r>
        <w:t>Illustrative examples:</w:t>
      </w:r>
    </w:p>
    <w:p w14:paraId="1D1EBF6D" w14:textId="77777777" w:rsidR="00467B21" w:rsidRDefault="00467B21" w:rsidP="00467B21"/>
    <w:p w14:paraId="33CDB99E" w14:textId="036C9552" w:rsidR="00BE1625" w:rsidRDefault="002934E1" w:rsidP="004A374A">
      <w:pPr>
        <w:spacing w:before="240" w:after="240"/>
        <w:rPr>
          <w:rFonts w:eastAsia="Avenir Next LT Pro" w:cs="Avenir Next LT Pro"/>
          <w:sz w:val="22"/>
          <w:szCs w:val="22"/>
        </w:rPr>
      </w:pPr>
      <w:r w:rsidRPr="000B449D">
        <w:rPr>
          <w:b/>
          <w:bCs/>
        </w:rPr>
        <w:t>National Enabling Framework Conditions (EFC) Tools</w:t>
      </w:r>
      <w:r w:rsidR="004A374A">
        <w:t xml:space="preserve"> </w:t>
      </w:r>
      <w:r w:rsidR="004A374A">
        <w:rPr>
          <w:rFonts w:eastAsia="Avenir Next LT Pro" w:cs="Avenir Next LT Pro"/>
          <w:sz w:val="22"/>
          <w:szCs w:val="22"/>
        </w:rPr>
        <w:t xml:space="preserve">offer a practical </w:t>
      </w:r>
      <w:r w:rsidR="00DD2E71">
        <w:rPr>
          <w:rFonts w:eastAsia="Avenir Next LT Pro" w:cs="Avenir Next LT Pro"/>
          <w:sz w:val="22"/>
          <w:szCs w:val="22"/>
        </w:rPr>
        <w:t>way to assess</w:t>
      </w:r>
      <w:r w:rsidR="004A374A" w:rsidRPr="0A6B743E">
        <w:rPr>
          <w:rFonts w:eastAsia="Avenir Next LT Pro" w:cs="Avenir Next LT Pro"/>
          <w:sz w:val="22"/>
          <w:szCs w:val="22"/>
        </w:rPr>
        <w:t xml:space="preserve"> a </w:t>
      </w:r>
      <w:r w:rsidR="00DD2E71">
        <w:rPr>
          <w:rFonts w:eastAsia="Avenir Next LT Pro" w:cs="Avenir Next LT Pro"/>
          <w:sz w:val="22"/>
          <w:szCs w:val="22"/>
        </w:rPr>
        <w:t xml:space="preserve">national </w:t>
      </w:r>
      <w:r w:rsidR="004A374A" w:rsidRPr="0A6B743E">
        <w:rPr>
          <w:rFonts w:eastAsia="Avenir Next LT Pro" w:cs="Avenir Next LT Pro"/>
          <w:sz w:val="22"/>
          <w:szCs w:val="22"/>
        </w:rPr>
        <w:t>governmen</w:t>
      </w:r>
      <w:r w:rsidR="00DD2E71">
        <w:rPr>
          <w:rFonts w:eastAsia="Avenir Next LT Pro" w:cs="Avenir Next LT Pro"/>
          <w:sz w:val="22"/>
          <w:szCs w:val="22"/>
        </w:rPr>
        <w:t>t</w:t>
      </w:r>
      <w:r w:rsidR="004A374A" w:rsidRPr="0A6B743E">
        <w:rPr>
          <w:rFonts w:eastAsia="Avenir Next LT Pro" w:cs="Avenir Next LT Pro"/>
          <w:sz w:val="22"/>
          <w:szCs w:val="22"/>
        </w:rPr>
        <w:t xml:space="preserve"> </w:t>
      </w:r>
      <w:r w:rsidR="00DD2E71">
        <w:rPr>
          <w:rFonts w:eastAsia="Avenir Next LT Pro" w:cs="Avenir Next LT Pro"/>
          <w:sz w:val="22"/>
          <w:szCs w:val="22"/>
        </w:rPr>
        <w:t xml:space="preserve">against four key dimensions – </w:t>
      </w:r>
      <w:r w:rsidR="004A374A" w:rsidRPr="0A6B743E">
        <w:rPr>
          <w:rFonts w:eastAsia="Avenir Next LT Pro" w:cs="Avenir Next LT Pro"/>
          <w:sz w:val="22"/>
          <w:szCs w:val="22"/>
        </w:rPr>
        <w:t>policy, budget and finance, climate data, and vertical and horizontal coordination.</w:t>
      </w:r>
      <w:r w:rsidR="00C27CB1">
        <w:rPr>
          <w:rFonts w:eastAsia="Avenir Next LT Pro" w:cs="Avenir Next LT Pro"/>
          <w:sz w:val="22"/>
          <w:szCs w:val="22"/>
        </w:rPr>
        <w:t xml:space="preserve"> These categories are further broken down into 16 sub-categories that include 64 assessment dimensions.</w:t>
      </w:r>
      <w:r w:rsidR="00BE1625">
        <w:rPr>
          <w:rFonts w:eastAsia="Avenir Next LT Pro" w:cs="Avenir Next LT Pro"/>
          <w:sz w:val="22"/>
          <w:szCs w:val="22"/>
        </w:rPr>
        <w:t xml:space="preserve"> The dimensions help identify priority areas for reform</w:t>
      </w:r>
      <w:r w:rsidR="003B5B7D">
        <w:rPr>
          <w:rFonts w:eastAsia="Avenir Next LT Pro" w:cs="Avenir Next LT Pro"/>
          <w:sz w:val="22"/>
          <w:szCs w:val="22"/>
        </w:rPr>
        <w:t xml:space="preserve">, and the process includes identifying stakeholders, collecting evidence, holding </w:t>
      </w:r>
      <w:r w:rsidR="007B528C">
        <w:rPr>
          <w:rFonts w:eastAsia="Avenir Next LT Pro" w:cs="Avenir Next LT Pro"/>
          <w:sz w:val="22"/>
          <w:szCs w:val="22"/>
        </w:rPr>
        <w:t xml:space="preserve">consultations, preparing results and identifying follow-up actions. </w:t>
      </w:r>
      <w:r w:rsidR="00A82E29" w:rsidRPr="00A82E29">
        <w:rPr>
          <w:rFonts w:eastAsia="Avenir Next LT Pro" w:cs="Avenir Next LT Pro"/>
          <w:sz w:val="22"/>
          <w:szCs w:val="22"/>
        </w:rPr>
        <w:t>The tool was piloted in India and Indonesia, making it a strong EMDE reference for how national enabling conditions can be assessed and translated into reform.</w:t>
      </w:r>
      <w:r w:rsidR="00720164">
        <w:rPr>
          <w:rStyle w:val="FootnoteReference"/>
          <w:rFonts w:eastAsia="Avenir Next LT Pro" w:cs="Avenir Next LT Pro"/>
          <w:sz w:val="22"/>
          <w:szCs w:val="22"/>
        </w:rPr>
        <w:footnoteReference w:id="6"/>
      </w:r>
    </w:p>
    <w:p w14:paraId="524AFA04" w14:textId="13B23AD5" w:rsidR="00A82E29" w:rsidRPr="000B449D" w:rsidRDefault="74FDBF3B" w:rsidP="00F700E3">
      <w:pPr>
        <w:pStyle w:val="ListParagraph"/>
        <w:numPr>
          <w:ilvl w:val="0"/>
          <w:numId w:val="66"/>
        </w:numPr>
        <w:spacing w:before="240" w:after="240"/>
      </w:pPr>
      <w:r w:rsidRPr="229C7D95">
        <w:rPr>
          <w:rFonts w:eastAsia="Avenir Next LT Pro" w:cs="Avenir Next LT Pro"/>
          <w:b/>
          <w:bCs/>
          <w:sz w:val="22"/>
          <w:szCs w:val="22"/>
        </w:rPr>
        <w:t>The India</w:t>
      </w:r>
      <w:r w:rsidR="62EA39C2" w:rsidRPr="229C7D95">
        <w:rPr>
          <w:rFonts w:eastAsia="Avenir Next LT Pro" w:cs="Avenir Next LT Pro"/>
          <w:b/>
          <w:bCs/>
          <w:sz w:val="22"/>
          <w:szCs w:val="22"/>
        </w:rPr>
        <w:t xml:space="preserve"> </w:t>
      </w:r>
      <w:r w:rsidRPr="229C7D95">
        <w:rPr>
          <w:rFonts w:eastAsia="Avenir Next LT Pro" w:cs="Avenir Next LT Pro"/>
          <w:b/>
          <w:bCs/>
          <w:sz w:val="22"/>
          <w:szCs w:val="22"/>
        </w:rPr>
        <w:t>pilot (2024)</w:t>
      </w:r>
      <w:r w:rsidRPr="229C7D95">
        <w:rPr>
          <w:rFonts w:eastAsia="Avenir Next LT Pro" w:cs="Avenir Next LT Pro"/>
          <w:sz w:val="22"/>
          <w:szCs w:val="22"/>
        </w:rPr>
        <w:t xml:space="preserve"> illustrates how the national tool works in practice. </w:t>
      </w:r>
      <w:r w:rsidR="4FA95B2C" w:rsidRPr="229C7D95">
        <w:rPr>
          <w:rFonts w:eastAsia="Avenir Next LT Pro" w:cs="Avenir Next LT Pro"/>
          <w:sz w:val="22"/>
          <w:szCs w:val="22"/>
        </w:rPr>
        <w:t xml:space="preserve">The pilot </w:t>
      </w:r>
      <w:r w:rsidR="25C0B663" w:rsidRPr="229C7D95">
        <w:rPr>
          <w:rFonts w:eastAsia="Avenir Next LT Pro" w:cs="Avenir Next LT Pro"/>
          <w:sz w:val="22"/>
          <w:szCs w:val="22"/>
        </w:rPr>
        <w:t>was led by GIZ, along</w:t>
      </w:r>
      <w:r w:rsidR="09860347" w:rsidRPr="229C7D95">
        <w:rPr>
          <w:rFonts w:eastAsia="Avenir Next LT Pro" w:cs="Avenir Next LT Pro"/>
          <w:sz w:val="22"/>
          <w:szCs w:val="22"/>
        </w:rPr>
        <w:t xml:space="preserve">side the Indian Ministry of Housing and Urban Affairs, the National Institute of Urban Affairs and </w:t>
      </w:r>
      <w:r w:rsidR="544A0709" w:rsidRPr="229C7D95">
        <w:rPr>
          <w:rFonts w:eastAsia="Avenir Next LT Pro" w:cs="Avenir Next LT Pro"/>
          <w:sz w:val="22"/>
          <w:szCs w:val="22"/>
        </w:rPr>
        <w:t xml:space="preserve">The Energy Research Institute. It </w:t>
      </w:r>
      <w:r w:rsidR="4FA95B2C" w:rsidRPr="229C7D95">
        <w:rPr>
          <w:rFonts w:eastAsia="Avenir Next LT Pro" w:cs="Avenir Next LT Pro"/>
          <w:sz w:val="22"/>
          <w:szCs w:val="22"/>
        </w:rPr>
        <w:t>included</w:t>
      </w:r>
      <w:r w:rsidRPr="229C7D95">
        <w:rPr>
          <w:rFonts w:eastAsia="Avenir Next LT Pro" w:cs="Avenir Next LT Pro"/>
          <w:sz w:val="22"/>
          <w:szCs w:val="22"/>
        </w:rPr>
        <w:t xml:space="preserve"> a desk review with seven stakeholder interviews and two </w:t>
      </w:r>
      <w:r w:rsidR="4FA95B2C" w:rsidRPr="229C7D95">
        <w:rPr>
          <w:rFonts w:eastAsia="Avenir Next LT Pro" w:cs="Avenir Next LT Pro"/>
          <w:sz w:val="22"/>
          <w:szCs w:val="22"/>
        </w:rPr>
        <w:t xml:space="preserve">roundtables in </w:t>
      </w:r>
      <w:r w:rsidRPr="229C7D95">
        <w:rPr>
          <w:rFonts w:eastAsia="Avenir Next LT Pro" w:cs="Avenir Next LT Pro"/>
          <w:sz w:val="22"/>
          <w:szCs w:val="22"/>
        </w:rPr>
        <w:t xml:space="preserve">New Delhi </w:t>
      </w:r>
      <w:r w:rsidR="7B8CC695" w:rsidRPr="229C7D95">
        <w:rPr>
          <w:rFonts w:eastAsia="Avenir Next LT Pro" w:cs="Avenir Next LT Pro"/>
          <w:sz w:val="22"/>
          <w:szCs w:val="22"/>
        </w:rPr>
        <w:t>attended by</w:t>
      </w:r>
      <w:r w:rsidRPr="229C7D95">
        <w:rPr>
          <w:rFonts w:eastAsia="Avenir Next LT Pro" w:cs="Avenir Next LT Pro"/>
          <w:sz w:val="22"/>
          <w:szCs w:val="22"/>
        </w:rPr>
        <w:t xml:space="preserve"> </w:t>
      </w:r>
      <w:r w:rsidRPr="229C7D95">
        <w:rPr>
          <w:rFonts w:eastAsia="Avenir Next LT Pro" w:cs="Avenir Next LT Pro"/>
          <w:b/>
          <w:bCs/>
          <w:sz w:val="22"/>
          <w:szCs w:val="22"/>
        </w:rPr>
        <w:t>more than 80 participants</w:t>
      </w:r>
      <w:r w:rsidRPr="229C7D95">
        <w:rPr>
          <w:rFonts w:eastAsia="Avenir Next LT Pro" w:cs="Avenir Next LT Pro"/>
          <w:sz w:val="22"/>
          <w:szCs w:val="22"/>
        </w:rPr>
        <w:t xml:space="preserve">. </w:t>
      </w:r>
      <w:r w:rsidR="7B8CC695" w:rsidRPr="229C7D95">
        <w:rPr>
          <w:rFonts w:eastAsia="Avenir Next LT Pro" w:cs="Avenir Next LT Pro"/>
          <w:sz w:val="22"/>
          <w:szCs w:val="22"/>
        </w:rPr>
        <w:t xml:space="preserve">The findings on the four dimensions included gaps in local institutional mandates, </w:t>
      </w:r>
      <w:r w:rsidR="484E2623" w:rsidRPr="229C7D95">
        <w:rPr>
          <w:rFonts w:eastAsia="Avenir Next LT Pro" w:cs="Avenir Next LT Pro"/>
          <w:sz w:val="22"/>
          <w:szCs w:val="22"/>
        </w:rPr>
        <w:t xml:space="preserve">own-source revenues and borrowings, </w:t>
      </w:r>
      <w:r w:rsidR="3B5FDC93" w:rsidRPr="229C7D95">
        <w:rPr>
          <w:rFonts w:eastAsia="Avenir Next LT Pro" w:cs="Avenir Next LT Pro"/>
          <w:sz w:val="22"/>
          <w:szCs w:val="22"/>
        </w:rPr>
        <w:t xml:space="preserve">city-level climate data and coordination between </w:t>
      </w:r>
      <w:r w:rsidR="7FB8C368" w:rsidRPr="229C7D95">
        <w:rPr>
          <w:rFonts w:eastAsia="Avenir Next LT Pro" w:cs="Avenir Next LT Pro"/>
          <w:sz w:val="22"/>
          <w:szCs w:val="22"/>
        </w:rPr>
        <w:t>state and local governments</w:t>
      </w:r>
      <w:r w:rsidRPr="229C7D95">
        <w:rPr>
          <w:rFonts w:eastAsia="Avenir Next LT Pro" w:cs="Avenir Next LT Pro"/>
          <w:sz w:val="22"/>
          <w:szCs w:val="22"/>
        </w:rPr>
        <w:t xml:space="preserve">. Each gap points to a specific reform — broadening </w:t>
      </w:r>
      <w:r w:rsidR="7FB8C368" w:rsidRPr="229C7D95">
        <w:rPr>
          <w:rFonts w:eastAsia="Avenir Next LT Pro" w:cs="Avenir Next LT Pro"/>
          <w:sz w:val="22"/>
          <w:szCs w:val="22"/>
        </w:rPr>
        <w:t>grants from the national</w:t>
      </w:r>
      <w:r w:rsidRPr="229C7D95">
        <w:rPr>
          <w:rFonts w:eastAsia="Avenir Next LT Pro" w:cs="Avenir Next LT Pro"/>
          <w:sz w:val="22"/>
          <w:szCs w:val="22"/>
        </w:rPr>
        <w:t xml:space="preserve"> </w:t>
      </w:r>
      <w:r w:rsidR="7FB8C368" w:rsidRPr="229C7D95">
        <w:rPr>
          <w:rFonts w:eastAsia="Avenir Next LT Pro" w:cs="Avenir Next LT Pro"/>
          <w:sz w:val="22"/>
          <w:szCs w:val="22"/>
        </w:rPr>
        <w:t>f</w:t>
      </w:r>
      <w:r w:rsidRPr="229C7D95">
        <w:rPr>
          <w:rFonts w:eastAsia="Avenir Next LT Pro" w:cs="Avenir Next LT Pro"/>
          <w:sz w:val="22"/>
          <w:szCs w:val="22"/>
        </w:rPr>
        <w:t xml:space="preserve">inance </w:t>
      </w:r>
      <w:r w:rsidR="7FB8C368" w:rsidRPr="229C7D95">
        <w:rPr>
          <w:rFonts w:eastAsia="Avenir Next LT Pro" w:cs="Avenir Next LT Pro"/>
          <w:sz w:val="22"/>
          <w:szCs w:val="22"/>
        </w:rPr>
        <w:t>c</w:t>
      </w:r>
      <w:r w:rsidRPr="229C7D95">
        <w:rPr>
          <w:rFonts w:eastAsia="Avenir Next LT Pro" w:cs="Avenir Next LT Pro"/>
          <w:sz w:val="22"/>
          <w:szCs w:val="22"/>
        </w:rPr>
        <w:t xml:space="preserve">ommission </w:t>
      </w:r>
      <w:r w:rsidR="7FB8C368" w:rsidRPr="229C7D95">
        <w:rPr>
          <w:rFonts w:eastAsia="Avenir Next LT Pro" w:cs="Avenir Next LT Pro"/>
          <w:sz w:val="22"/>
          <w:szCs w:val="22"/>
        </w:rPr>
        <w:t>to support</w:t>
      </w:r>
      <w:r w:rsidRPr="229C7D95">
        <w:rPr>
          <w:rFonts w:eastAsia="Avenir Next LT Pro" w:cs="Avenir Next LT Pro"/>
          <w:sz w:val="22"/>
          <w:szCs w:val="22"/>
        </w:rPr>
        <w:t xml:space="preserve"> climate action, for instance, or issuing city climate action plan guidelines </w:t>
      </w:r>
      <w:r w:rsidR="7FB8C368" w:rsidRPr="229C7D95">
        <w:rPr>
          <w:rFonts w:eastAsia="Avenir Next LT Pro" w:cs="Avenir Next LT Pro"/>
          <w:sz w:val="22"/>
          <w:szCs w:val="22"/>
        </w:rPr>
        <w:t xml:space="preserve">under national </w:t>
      </w:r>
      <w:r w:rsidR="62EA39C2" w:rsidRPr="229C7D95">
        <w:rPr>
          <w:rFonts w:eastAsia="Avenir Next LT Pro" w:cs="Avenir Next LT Pro"/>
          <w:sz w:val="22"/>
          <w:szCs w:val="22"/>
        </w:rPr>
        <w:t>missions</w:t>
      </w:r>
      <w:r w:rsidRPr="229C7D95">
        <w:rPr>
          <w:rFonts w:eastAsia="Avenir Next LT Pro" w:cs="Avenir Next LT Pro"/>
          <w:sz w:val="22"/>
          <w:szCs w:val="22"/>
        </w:rPr>
        <w:t>. A</w:t>
      </w:r>
      <w:r w:rsidR="62EA39C2" w:rsidRPr="229C7D95">
        <w:rPr>
          <w:rFonts w:eastAsia="Avenir Next LT Pro" w:cs="Avenir Next LT Pro"/>
          <w:sz w:val="22"/>
          <w:szCs w:val="22"/>
        </w:rPr>
        <w:t xml:space="preserve">nother </w:t>
      </w:r>
      <w:r w:rsidRPr="229C7D95">
        <w:rPr>
          <w:rFonts w:eastAsia="Avenir Next LT Pro" w:cs="Avenir Next LT Pro"/>
          <w:sz w:val="22"/>
          <w:szCs w:val="22"/>
        </w:rPr>
        <w:t xml:space="preserve">pilot in Indonesia runs the same tool with the national planning ministry (Bappenas) and pilot cities including Padang and Medan. By feeding directly into partners' capacity-building work with government stakeholders rather than sitting as a standalone report, both pilots turn the assessment into an input to reform. Click </w:t>
      </w:r>
      <w:r w:rsidRPr="229C7D95">
        <w:rPr>
          <w:rFonts w:eastAsia="Avenir Next LT Pro" w:cs="Avenir Next LT Pro"/>
          <w:b/>
          <w:bCs/>
          <w:sz w:val="22"/>
          <w:szCs w:val="22"/>
        </w:rPr>
        <w:t>[</w:t>
      </w:r>
      <w:hyperlink r:id="rId17">
        <w:r w:rsidRPr="229C7D95">
          <w:rPr>
            <w:rStyle w:val="Hyperlink"/>
            <w:b/>
            <w:bCs/>
          </w:rPr>
          <w:t>here</w:t>
        </w:r>
      </w:hyperlink>
      <w:r w:rsidRPr="229C7D95">
        <w:rPr>
          <w:rFonts w:eastAsia="Avenir Next LT Pro" w:cs="Avenir Next LT Pro"/>
          <w:b/>
          <w:bCs/>
          <w:sz w:val="22"/>
          <w:szCs w:val="22"/>
        </w:rPr>
        <w:t>]</w:t>
      </w:r>
      <w:r w:rsidRPr="229C7D95">
        <w:rPr>
          <w:rFonts w:eastAsia="Avenir Next LT Pro" w:cs="Avenir Next LT Pro"/>
          <w:sz w:val="22"/>
          <w:szCs w:val="22"/>
        </w:rPr>
        <w:t xml:space="preserve"> to know more about the pilot</w:t>
      </w:r>
      <w:r w:rsidR="62EA39C2" w:rsidRPr="229C7D95">
        <w:rPr>
          <w:rFonts w:eastAsia="Avenir Next LT Pro" w:cs="Avenir Next LT Pro"/>
          <w:sz w:val="22"/>
          <w:szCs w:val="22"/>
        </w:rPr>
        <w:t>s</w:t>
      </w:r>
      <w:r w:rsidRPr="229C7D95">
        <w:rPr>
          <w:rFonts w:eastAsia="Avenir Next LT Pro" w:cs="Avenir Next LT Pro"/>
          <w:sz w:val="22"/>
          <w:szCs w:val="22"/>
        </w:rPr>
        <w:t>.</w:t>
      </w:r>
    </w:p>
    <w:p w14:paraId="11679354" w14:textId="03F7BAFE" w:rsidR="003D0BC8" w:rsidRPr="00367A0A" w:rsidRDefault="000B449D" w:rsidP="003D0BC8">
      <w:r>
        <w:rPr>
          <w:b/>
          <w:bCs/>
        </w:rPr>
        <w:t>Subn</w:t>
      </w:r>
      <w:r w:rsidRPr="000B449D">
        <w:rPr>
          <w:b/>
          <w:bCs/>
        </w:rPr>
        <w:t>ational Enabling Framework Conditions (EFC) Tool</w:t>
      </w:r>
      <w:r w:rsidR="00727673">
        <w:rPr>
          <w:b/>
          <w:bCs/>
        </w:rPr>
        <w:t xml:space="preserve"> </w:t>
      </w:r>
      <w:r w:rsidR="00727673" w:rsidRPr="00727673">
        <w:t>mirrors the same logic</w:t>
      </w:r>
      <w:r w:rsidR="00727673">
        <w:t xml:space="preserve"> as that of the national tool</w:t>
      </w:r>
      <w:r w:rsidR="00727673" w:rsidRPr="00727673">
        <w:t xml:space="preserve">, but is adapted for a specific city, metropolitan area, state or region depending on context. It is organized around 49 dimensions in four categories and 13 sub-categories. The tool walks users through </w:t>
      </w:r>
      <w:r w:rsidR="00367A0A">
        <w:t>a similar</w:t>
      </w:r>
      <w:r w:rsidR="00727673" w:rsidRPr="00727673">
        <w:t xml:space="preserve"> workflow — </w:t>
      </w:r>
      <w:r w:rsidR="00727673" w:rsidRPr="00727673">
        <w:lastRenderedPageBreak/>
        <w:t>define the scope, gather evidence through document review and interviews, convene workshops to validate findings, and then turn the results into roadmaps or blueprints.</w:t>
      </w:r>
      <w:r w:rsidR="00367A0A">
        <w:rPr>
          <w:rStyle w:val="FootnoteReference"/>
        </w:rPr>
        <w:footnoteReference w:id="7"/>
      </w:r>
    </w:p>
    <w:p w14:paraId="69FA3173" w14:textId="596E738D" w:rsidR="199A8446" w:rsidRDefault="199A8446" w:rsidP="0A6B743E">
      <w:pPr>
        <w:pStyle w:val="Heading4"/>
        <w:spacing w:before="319" w:after="319"/>
      </w:pPr>
      <w:r w:rsidRPr="0A6B743E">
        <w:rPr>
          <w:rFonts w:eastAsia="Avenir Next LT Pro" w:cs="Avenir Next LT Pro"/>
          <w:bCs/>
        </w:rPr>
        <w:t>Transferability</w:t>
      </w:r>
    </w:p>
    <w:p w14:paraId="5C198452" w14:textId="080EE3E6" w:rsidR="199A8446" w:rsidRDefault="199A8446" w:rsidP="0A6B743E">
      <w:pPr>
        <w:spacing w:before="240" w:after="240"/>
      </w:pPr>
      <w:r w:rsidRPr="0A6B743E">
        <w:rPr>
          <w:rFonts w:eastAsia="Avenir Next LT Pro" w:cs="Avenir Next LT Pro"/>
          <w:sz w:val="22"/>
          <w:szCs w:val="22"/>
        </w:rPr>
        <w:t>The EFC Tools provide a standardised approach, but applying them in a new jurisdiction requires tailoring to context rather than direct replication:</w:t>
      </w:r>
    </w:p>
    <w:p w14:paraId="4B666FAB" w14:textId="75C152C4" w:rsidR="199A8446" w:rsidRDefault="199A8446" w:rsidP="00F700E3">
      <w:pPr>
        <w:pStyle w:val="ListParagraph"/>
        <w:numPr>
          <w:ilvl w:val="0"/>
          <w:numId w:val="2"/>
        </w:numPr>
        <w:rPr>
          <w:rFonts w:eastAsia="Avenir Next LT Pro" w:cs="Avenir Next LT Pro"/>
          <w:sz w:val="22"/>
          <w:szCs w:val="22"/>
        </w:rPr>
      </w:pPr>
      <w:r w:rsidRPr="0A6B743E">
        <w:rPr>
          <w:rFonts w:eastAsia="Avenir Next LT Pro" w:cs="Avenir Next LT Pro"/>
          <w:b/>
          <w:bCs/>
          <w:sz w:val="22"/>
          <w:szCs w:val="22"/>
        </w:rPr>
        <w:t>Adapt the assessment methodology to context.</w:t>
      </w:r>
      <w:r w:rsidRPr="0A6B743E">
        <w:rPr>
          <w:rFonts w:eastAsia="Avenir Next LT Pro" w:cs="Avenir Next LT Pro"/>
          <w:sz w:val="22"/>
          <w:szCs w:val="22"/>
        </w:rPr>
        <w:t xml:space="preserve"> Where subnational climate, fiscal and governance data are limited, lean on interviews and policy review — as the India pilot did with its desk review and seven stakeholder interviews — while reflecting the real intergovernmental relationships in play where mandates are unclear, and calibrating the access-to-finance analysis to the actual depth of local financial systems and intermediation.</w:t>
      </w:r>
    </w:p>
    <w:p w14:paraId="2967070E" w14:textId="33EF547B" w:rsidR="199A8446" w:rsidRDefault="199A8446" w:rsidP="00F700E3">
      <w:pPr>
        <w:pStyle w:val="ListParagraph"/>
        <w:numPr>
          <w:ilvl w:val="0"/>
          <w:numId w:val="2"/>
        </w:numPr>
        <w:rPr>
          <w:rFonts w:eastAsia="Avenir Next LT Pro" w:cs="Avenir Next LT Pro"/>
          <w:sz w:val="22"/>
          <w:szCs w:val="22"/>
        </w:rPr>
      </w:pPr>
      <w:r w:rsidRPr="0A6B743E">
        <w:rPr>
          <w:rFonts w:eastAsia="Avenir Next LT Pro" w:cs="Avenir Next LT Pro"/>
          <w:b/>
          <w:bCs/>
          <w:sz w:val="22"/>
          <w:szCs w:val="22"/>
        </w:rPr>
        <w:t>Deploy the National and Subnational Tools together,</w:t>
      </w:r>
      <w:r w:rsidRPr="0A6B743E">
        <w:rPr>
          <w:rFonts w:eastAsia="Avenir Next LT Pro" w:cs="Avenir Next LT Pro"/>
          <w:sz w:val="22"/>
          <w:szCs w:val="22"/>
        </w:rPr>
        <w:t xml:space="preserve"> so a new jurisdiction is assessed as a coherent multilevel system rather than at a single level in isolation, with the national baseline framing the subnational diagnosis, as in the India and Indonesia pilots.</w:t>
      </w:r>
    </w:p>
    <w:p w14:paraId="7AA388F3" w14:textId="794CFBF0" w:rsidR="199A8446" w:rsidRDefault="199A8446" w:rsidP="00F700E3">
      <w:pPr>
        <w:pStyle w:val="ListParagraph"/>
        <w:numPr>
          <w:ilvl w:val="0"/>
          <w:numId w:val="2"/>
        </w:numPr>
        <w:rPr>
          <w:rFonts w:eastAsia="Avenir Next LT Pro" w:cs="Avenir Next LT Pro"/>
          <w:sz w:val="22"/>
          <w:szCs w:val="22"/>
        </w:rPr>
      </w:pPr>
      <w:r w:rsidRPr="0A6B743E">
        <w:rPr>
          <w:rFonts w:eastAsia="Avenir Next LT Pro" w:cs="Avenir Next LT Pro"/>
          <w:b/>
          <w:bCs/>
          <w:sz w:val="22"/>
          <w:szCs w:val="22"/>
        </w:rPr>
        <w:t>Secure access to stakeholders and source documentation</w:t>
      </w:r>
      <w:r w:rsidRPr="0A6B743E">
        <w:rPr>
          <w:rFonts w:eastAsia="Avenir Next LT Pro" w:cs="Avenir Next LT Pro"/>
          <w:sz w:val="22"/>
          <w:szCs w:val="22"/>
        </w:rPr>
        <w:t xml:space="preserve"> for the data-collection, inception and validation steps — the policies, budgets and officials the process depends on — much as the India pilot used its two New Delhi roundtables to confirm findings.</w:t>
      </w:r>
    </w:p>
    <w:p w14:paraId="5A3D22F8" w14:textId="1F0D9AFC" w:rsidR="199A8446" w:rsidRDefault="199A8446" w:rsidP="00F700E3">
      <w:pPr>
        <w:pStyle w:val="ListParagraph"/>
        <w:numPr>
          <w:ilvl w:val="0"/>
          <w:numId w:val="2"/>
        </w:numPr>
        <w:rPr>
          <w:rFonts w:eastAsia="Avenir Next LT Pro" w:cs="Avenir Next LT Pro"/>
          <w:sz w:val="22"/>
          <w:szCs w:val="22"/>
        </w:rPr>
      </w:pPr>
      <w:r w:rsidRPr="0A6B743E">
        <w:rPr>
          <w:rFonts w:eastAsia="Avenir Next LT Pro" w:cs="Avenir Next LT Pro"/>
          <w:b/>
          <w:bCs/>
          <w:sz w:val="22"/>
          <w:szCs w:val="22"/>
        </w:rPr>
        <w:t>Ground the assessment in government ownership and existing planning and budget cycles,</w:t>
      </w:r>
      <w:r w:rsidRPr="0A6B743E">
        <w:rPr>
          <w:rFonts w:eastAsia="Avenir Next LT Pro" w:cs="Avenir Next LT Pro"/>
          <w:sz w:val="22"/>
          <w:szCs w:val="22"/>
        </w:rPr>
        <w:t xml:space="preserve"> so its recommendations are taken up as live reforms; in India, the gaps mapped directly onto instruments already in use, such as Central Finance Commission grants and NMSH 2.0, rather than requiring new mechanisms.</w:t>
      </w:r>
    </w:p>
    <w:p w14:paraId="00C6B95D" w14:textId="5E27FA5D" w:rsidR="199A8446" w:rsidRDefault="00DD6244" w:rsidP="00F700E3">
      <w:pPr>
        <w:pStyle w:val="ListParagraph"/>
        <w:numPr>
          <w:ilvl w:val="0"/>
          <w:numId w:val="2"/>
        </w:numPr>
        <w:rPr>
          <w:rFonts w:eastAsia="Avenir Next LT Pro" w:cs="Avenir Next LT Pro"/>
          <w:sz w:val="22"/>
          <w:szCs w:val="22"/>
        </w:rPr>
      </w:pPr>
      <w:r>
        <w:rPr>
          <w:rFonts w:eastAsia="Avenir Next LT Pro" w:cs="Avenir Next LT Pro"/>
          <w:b/>
          <w:bCs/>
          <w:sz w:val="22"/>
          <w:szCs w:val="22"/>
        </w:rPr>
        <w:t xml:space="preserve">Identify </w:t>
      </w:r>
      <w:r w:rsidR="000551B1">
        <w:rPr>
          <w:rFonts w:eastAsia="Avenir Next LT Pro" w:cs="Avenir Next LT Pro"/>
          <w:b/>
          <w:bCs/>
          <w:sz w:val="22"/>
          <w:szCs w:val="22"/>
        </w:rPr>
        <w:t>technical partners</w:t>
      </w:r>
      <w:r>
        <w:rPr>
          <w:rFonts w:eastAsia="Avenir Next LT Pro" w:cs="Avenir Next LT Pro"/>
          <w:b/>
          <w:bCs/>
          <w:sz w:val="22"/>
          <w:szCs w:val="22"/>
        </w:rPr>
        <w:t xml:space="preserve"> </w:t>
      </w:r>
      <w:r w:rsidR="199A8446" w:rsidRPr="0A6B743E">
        <w:rPr>
          <w:rFonts w:eastAsia="Avenir Next LT Pro" w:cs="Avenir Next LT Pro"/>
          <w:sz w:val="22"/>
          <w:szCs w:val="22"/>
        </w:rPr>
        <w:t>to run the workshops, interpret the scored dimensions and translate findings into roadmaps, as GIZ did alongside MoHUA, NIUA and TERI in the India pilot.</w:t>
      </w:r>
    </w:p>
    <w:p w14:paraId="542DF05B" w14:textId="0B90DEE3" w:rsidR="199A8446" w:rsidRDefault="199A8446" w:rsidP="0A6B743E">
      <w:pPr>
        <w:pStyle w:val="Heading4"/>
        <w:spacing w:before="319" w:after="319"/>
      </w:pPr>
      <w:r w:rsidRPr="0A6B743E">
        <w:rPr>
          <w:rFonts w:eastAsia="Avenir Next LT Pro" w:cs="Avenir Next LT Pro"/>
          <w:bCs/>
        </w:rPr>
        <w:t>Enabling conditions</w:t>
      </w:r>
    </w:p>
    <w:p w14:paraId="1EB759D8" w14:textId="32A82B39" w:rsidR="199A8446" w:rsidRDefault="199A8446" w:rsidP="00F700E3">
      <w:pPr>
        <w:pStyle w:val="ListParagraph"/>
        <w:numPr>
          <w:ilvl w:val="0"/>
          <w:numId w:val="1"/>
        </w:numPr>
        <w:rPr>
          <w:rFonts w:eastAsia="Avenir Next LT Pro" w:cs="Avenir Next LT Pro"/>
          <w:sz w:val="22"/>
          <w:szCs w:val="22"/>
        </w:rPr>
      </w:pPr>
      <w:r w:rsidRPr="0A6B743E">
        <w:rPr>
          <w:rFonts w:eastAsia="Avenir Next LT Pro" w:cs="Avenir Next LT Pro"/>
          <w:b/>
          <w:bCs/>
          <w:sz w:val="22"/>
          <w:szCs w:val="22"/>
        </w:rPr>
        <w:t>Availability of governance, financial and climate-related data,</w:t>
      </w:r>
      <w:r w:rsidRPr="0A6B743E">
        <w:rPr>
          <w:rFonts w:eastAsia="Avenir Next LT Pro" w:cs="Avenir Next LT Pro"/>
          <w:sz w:val="22"/>
          <w:szCs w:val="22"/>
        </w:rPr>
        <w:t xml:space="preserve"> since the depth of accessible data bounds what any assessment can conclude, and strengthening subnational climate data is itself one of the four EFC dimensions.</w:t>
      </w:r>
    </w:p>
    <w:p w14:paraId="407A4570" w14:textId="7A6CFBB1" w:rsidR="199A8446" w:rsidRDefault="199A8446" w:rsidP="00F700E3">
      <w:pPr>
        <w:pStyle w:val="ListParagraph"/>
        <w:numPr>
          <w:ilvl w:val="0"/>
          <w:numId w:val="1"/>
        </w:numPr>
        <w:rPr>
          <w:rFonts w:eastAsia="Avenir Next LT Pro" w:cs="Avenir Next LT Pro"/>
          <w:sz w:val="22"/>
          <w:szCs w:val="22"/>
        </w:rPr>
      </w:pPr>
      <w:r w:rsidRPr="0A6B743E">
        <w:rPr>
          <w:rFonts w:eastAsia="Avenir Next LT Pro" w:cs="Avenir Next LT Pro"/>
          <w:b/>
          <w:bCs/>
          <w:sz w:val="22"/>
          <w:szCs w:val="22"/>
        </w:rPr>
        <w:t>Institutional capacity and technical assistance</w:t>
      </w:r>
      <w:r w:rsidRPr="0A6B743E">
        <w:rPr>
          <w:rFonts w:eastAsia="Avenir Next LT Pro" w:cs="Avenir Next LT Pro"/>
          <w:sz w:val="22"/>
          <w:szCs w:val="22"/>
        </w:rPr>
        <w:t xml:space="preserve"> to undertake the assessment and interpret findings — frequently a precondition rather than an optional add-on where in-house capacity is limited.</w:t>
      </w:r>
    </w:p>
    <w:p w14:paraId="2B895C30" w14:textId="22CFECDB" w:rsidR="199A8446" w:rsidRDefault="199A8446" w:rsidP="00F700E3">
      <w:pPr>
        <w:pStyle w:val="ListParagraph"/>
        <w:numPr>
          <w:ilvl w:val="0"/>
          <w:numId w:val="1"/>
        </w:numPr>
        <w:rPr>
          <w:rFonts w:eastAsia="Avenir Next LT Pro" w:cs="Avenir Next LT Pro"/>
          <w:sz w:val="22"/>
          <w:szCs w:val="22"/>
        </w:rPr>
      </w:pPr>
      <w:r w:rsidRPr="0A6B743E">
        <w:rPr>
          <w:rFonts w:eastAsia="Avenir Next LT Pro" w:cs="Avenir Next LT Pro"/>
          <w:b/>
          <w:bCs/>
          <w:sz w:val="22"/>
          <w:szCs w:val="22"/>
        </w:rPr>
        <w:t>Coordination across national ministries, subnational governments and stakeholders,</w:t>
      </w:r>
      <w:r w:rsidRPr="0A6B743E">
        <w:rPr>
          <w:rFonts w:eastAsia="Avenir Next LT Pro" w:cs="Avenir Next LT Pro"/>
          <w:sz w:val="22"/>
          <w:szCs w:val="22"/>
        </w:rPr>
        <w:t xml:space="preserve"> which the inception and final workshops are built to secure and which is itself a scored EFC dimension.</w:t>
      </w:r>
    </w:p>
    <w:p w14:paraId="6F3BEDC1" w14:textId="7EFA70FD" w:rsidR="199A8446" w:rsidRDefault="199A8446" w:rsidP="00F700E3">
      <w:pPr>
        <w:pStyle w:val="ListParagraph"/>
        <w:numPr>
          <w:ilvl w:val="0"/>
          <w:numId w:val="1"/>
        </w:numPr>
        <w:rPr>
          <w:rFonts w:eastAsia="Avenir Next LT Pro" w:cs="Avenir Next LT Pro"/>
          <w:sz w:val="22"/>
          <w:szCs w:val="22"/>
        </w:rPr>
      </w:pPr>
      <w:r w:rsidRPr="0A6B743E">
        <w:rPr>
          <w:rFonts w:eastAsia="Avenir Next LT Pro" w:cs="Avenir Next LT Pro"/>
          <w:b/>
          <w:bCs/>
          <w:sz w:val="22"/>
          <w:szCs w:val="22"/>
        </w:rPr>
        <w:lastRenderedPageBreak/>
        <w:t>Political ownership and a mandate to act on findings,</w:t>
      </w:r>
      <w:r w:rsidRPr="0A6B743E">
        <w:rPr>
          <w:rFonts w:eastAsia="Avenir Next LT Pro" w:cs="Avenir Next LT Pro"/>
          <w:sz w:val="22"/>
          <w:szCs w:val="22"/>
        </w:rPr>
        <w:t xml:space="preserve"> so recommendations are taken up rather than shelved — the reason the India pilot convened 80+ stakeholders in policy roundtables.</w:t>
      </w:r>
    </w:p>
    <w:p w14:paraId="540FC5CA" w14:textId="7251ACA4" w:rsidR="199A8446" w:rsidRDefault="199A8446" w:rsidP="00F700E3">
      <w:pPr>
        <w:pStyle w:val="ListParagraph"/>
        <w:numPr>
          <w:ilvl w:val="0"/>
          <w:numId w:val="1"/>
        </w:numPr>
        <w:rPr>
          <w:rFonts w:eastAsia="Avenir Next LT Pro" w:cs="Avenir Next LT Pro"/>
          <w:sz w:val="22"/>
          <w:szCs w:val="22"/>
        </w:rPr>
      </w:pPr>
      <w:r w:rsidRPr="0A6B743E">
        <w:rPr>
          <w:rFonts w:eastAsia="Avenir Next LT Pro" w:cs="Avenir Next LT Pro"/>
          <w:b/>
          <w:bCs/>
          <w:sz w:val="22"/>
          <w:szCs w:val="22"/>
        </w:rPr>
        <w:t>Alignment with existing policy, fiscal and financing frameworks,</w:t>
      </w:r>
      <w:r w:rsidRPr="0A6B743E">
        <w:rPr>
          <w:rFonts w:eastAsia="Avenir Next LT Pro" w:cs="Avenir Next LT Pro"/>
          <w:sz w:val="22"/>
          <w:szCs w:val="22"/>
        </w:rPr>
        <w:t xml:space="preserve"> so reforms can be channelled through intergovernmental transfers, finance-commission grants and municipal budgeting rather than through entirely new mechanisms.</w:t>
      </w:r>
    </w:p>
    <w:p w14:paraId="784911FD" w14:textId="38B758AC" w:rsidR="003665C6" w:rsidRPr="007D011C" w:rsidRDefault="003665C6" w:rsidP="00E41BD6">
      <w:pPr>
        <w:pStyle w:val="Heading2"/>
      </w:pPr>
      <w:r w:rsidRPr="007D011C">
        <w:lastRenderedPageBreak/>
        <w:t xml:space="preserve">Action 3: </w:t>
      </w:r>
      <w:r w:rsidR="0085240A" w:rsidRPr="007D011C">
        <w:t>Institutionalize</w:t>
      </w:r>
      <w:r w:rsidR="008D3CAE" w:rsidRPr="007D011C">
        <w:t xml:space="preserve"> </w:t>
      </w:r>
      <w:r w:rsidRPr="007D011C">
        <w:t xml:space="preserve">Multilevel </w:t>
      </w:r>
      <w:r w:rsidR="008D3CAE" w:rsidRPr="007D011C">
        <w:t>Governance</w:t>
      </w:r>
      <w:r w:rsidR="0001614E">
        <w:t xml:space="preserve"> </w:t>
      </w:r>
      <w:r w:rsidR="00AD49B0">
        <w:t>Frameworks</w:t>
      </w:r>
      <w:r w:rsidR="002C5883">
        <w:t xml:space="preserve"> and National Platforms</w:t>
      </w:r>
    </w:p>
    <w:p w14:paraId="29729FD5" w14:textId="5091FFBA" w:rsidR="009D014E" w:rsidRPr="007D011C" w:rsidRDefault="009D014E" w:rsidP="003665C6">
      <w:pPr>
        <w:keepNext/>
        <w:keepLines/>
        <w:spacing w:before="240"/>
        <w:rPr>
          <w:rFonts w:eastAsia="Avenir" w:cs="Avenir"/>
          <w:sz w:val="22"/>
          <w:szCs w:val="22"/>
        </w:rPr>
      </w:pPr>
      <w:r w:rsidRPr="007D011C">
        <w:rPr>
          <w:sz w:val="22"/>
          <w:szCs w:val="22"/>
        </w:rPr>
        <w:t xml:space="preserve">This section will include guidance and tools to help </w:t>
      </w:r>
      <w:r w:rsidR="003931F1" w:rsidRPr="007D011C">
        <w:rPr>
          <w:sz w:val="22"/>
          <w:szCs w:val="22"/>
        </w:rPr>
        <w:t>national</w:t>
      </w:r>
      <w:r w:rsidR="000B6E3B" w:rsidRPr="007D011C">
        <w:rPr>
          <w:sz w:val="22"/>
          <w:szCs w:val="22"/>
        </w:rPr>
        <w:t xml:space="preserve">, </w:t>
      </w:r>
      <w:r w:rsidR="003931F1" w:rsidRPr="007D011C">
        <w:rPr>
          <w:sz w:val="22"/>
          <w:szCs w:val="22"/>
        </w:rPr>
        <w:t>subnational</w:t>
      </w:r>
      <w:r w:rsidR="000B6E3B" w:rsidRPr="007D011C">
        <w:rPr>
          <w:sz w:val="22"/>
          <w:szCs w:val="22"/>
        </w:rPr>
        <w:t xml:space="preserve"> and city</w:t>
      </w:r>
      <w:r w:rsidR="003931F1" w:rsidRPr="007D011C">
        <w:rPr>
          <w:sz w:val="22"/>
          <w:szCs w:val="22"/>
        </w:rPr>
        <w:t xml:space="preserve"> governments</w:t>
      </w:r>
      <w:r w:rsidRPr="007D011C">
        <w:rPr>
          <w:sz w:val="22"/>
          <w:szCs w:val="22"/>
        </w:rPr>
        <w:t xml:space="preserve"> </w:t>
      </w:r>
      <w:r w:rsidR="003C4DB4">
        <w:rPr>
          <w:sz w:val="22"/>
          <w:szCs w:val="22"/>
        </w:rPr>
        <w:t xml:space="preserve">to </w:t>
      </w:r>
      <w:r w:rsidR="0085240A" w:rsidRPr="007D011C">
        <w:rPr>
          <w:sz w:val="22"/>
          <w:szCs w:val="22"/>
        </w:rPr>
        <w:t>institutionalize</w:t>
      </w:r>
      <w:r w:rsidRPr="007D011C">
        <w:rPr>
          <w:sz w:val="22"/>
          <w:szCs w:val="22"/>
        </w:rPr>
        <w:t xml:space="preserve"> long-term multilevel governance by </w:t>
      </w:r>
      <w:r w:rsidR="00FA158E" w:rsidRPr="007D011C">
        <w:rPr>
          <w:sz w:val="22"/>
          <w:szCs w:val="22"/>
        </w:rPr>
        <w:t>building</w:t>
      </w:r>
      <w:r w:rsidRPr="007D011C">
        <w:rPr>
          <w:sz w:val="22"/>
          <w:szCs w:val="22"/>
        </w:rPr>
        <w:t xml:space="preserve"> coordination</w:t>
      </w:r>
      <w:r w:rsidR="00FA158E" w:rsidRPr="007D011C">
        <w:rPr>
          <w:sz w:val="22"/>
          <w:szCs w:val="22"/>
        </w:rPr>
        <w:t xml:space="preserve"> capabilities</w:t>
      </w:r>
      <w:r w:rsidRPr="007D011C">
        <w:rPr>
          <w:sz w:val="22"/>
          <w:szCs w:val="22"/>
        </w:rPr>
        <w:t>, strengthening institutional arrangements and creating the</w:t>
      </w:r>
      <w:r w:rsidR="00FA158E" w:rsidRPr="007D011C">
        <w:rPr>
          <w:sz w:val="22"/>
          <w:szCs w:val="22"/>
        </w:rPr>
        <w:t xml:space="preserve"> investment and</w:t>
      </w:r>
      <w:r w:rsidRPr="007D011C">
        <w:rPr>
          <w:sz w:val="22"/>
          <w:szCs w:val="22"/>
        </w:rPr>
        <w:t xml:space="preserve"> implementation capacities needed to sustain climate transitions.</w:t>
      </w:r>
    </w:p>
    <w:p w14:paraId="1C2391B3" w14:textId="01D55420" w:rsidR="003665C6" w:rsidRDefault="003665C6" w:rsidP="003665C6">
      <w:pPr>
        <w:keepNext/>
        <w:keepLines/>
        <w:spacing w:before="240"/>
        <w:rPr>
          <w:sz w:val="22"/>
          <w:szCs w:val="22"/>
        </w:rPr>
      </w:pPr>
      <w:r w:rsidRPr="007D011C">
        <w:rPr>
          <w:rFonts w:eastAsia="Avenir" w:cs="Avenir"/>
          <w:b/>
          <w:bCs/>
          <w:sz w:val="22"/>
          <w:szCs w:val="22"/>
        </w:rPr>
        <w:t>Systems Logic:</w:t>
      </w:r>
      <w:r w:rsidRPr="007D011C">
        <w:rPr>
          <w:rFonts w:eastAsia="Avenir" w:cs="Avenir"/>
          <w:sz w:val="22"/>
          <w:szCs w:val="22"/>
        </w:rPr>
        <w:t xml:space="preserve"> </w:t>
      </w:r>
      <w:r w:rsidR="00FB6ABB" w:rsidRPr="007D011C">
        <w:rPr>
          <w:rFonts w:eastAsia="Avenir" w:cs="Avenir"/>
          <w:sz w:val="22"/>
          <w:szCs w:val="22"/>
        </w:rPr>
        <w:t>I</w:t>
      </w:r>
      <w:r w:rsidRPr="007D011C">
        <w:rPr>
          <w:rFonts w:eastAsia="Avenir" w:cs="Avenir"/>
          <w:sz w:val="22"/>
          <w:szCs w:val="22"/>
        </w:rPr>
        <w:t xml:space="preserve">nstitutionalizing </w:t>
      </w:r>
      <w:r w:rsidR="00505802" w:rsidRPr="007D011C">
        <w:rPr>
          <w:sz w:val="22"/>
          <w:szCs w:val="22"/>
        </w:rPr>
        <w:t>multilevel climate i</w:t>
      </w:r>
      <w:r w:rsidR="00506967" w:rsidRPr="007D011C">
        <w:rPr>
          <w:sz w:val="22"/>
          <w:szCs w:val="22"/>
        </w:rPr>
        <w:t>nvestment</w:t>
      </w:r>
      <w:r w:rsidR="00505802" w:rsidRPr="007D011C">
        <w:rPr>
          <w:sz w:val="22"/>
          <w:szCs w:val="22"/>
        </w:rPr>
        <w:t xml:space="preserve"> is fundamentally about building long-term implementation capacity rather than creating one-off coordination mechanisms.</w:t>
      </w:r>
      <w:r w:rsidR="003931F1" w:rsidRPr="007D011C">
        <w:rPr>
          <w:rFonts w:eastAsia="Avenir" w:cs="Avenir"/>
          <w:sz w:val="22"/>
          <w:szCs w:val="22"/>
        </w:rPr>
        <w:t xml:space="preserve"> </w:t>
      </w:r>
      <w:r w:rsidRPr="007D011C">
        <w:rPr>
          <w:rFonts w:eastAsia="Avenir" w:cs="Avenir"/>
          <w:sz w:val="22"/>
          <w:szCs w:val="22"/>
        </w:rPr>
        <w:t xml:space="preserve">Iterative coordination frameworks can help develop governance capabilities across institutions. </w:t>
      </w:r>
      <w:r w:rsidR="00BF005F" w:rsidRPr="007D011C">
        <w:rPr>
          <w:sz w:val="22"/>
          <w:szCs w:val="22"/>
        </w:rPr>
        <w:t>These could be supported by nationally led coordination platforms capable of aligning governance, financing, project preparation, implementation actors and investment priorities across levels of government</w:t>
      </w:r>
      <w:r w:rsidR="00101EB6" w:rsidRPr="007D011C">
        <w:rPr>
          <w:sz w:val="22"/>
          <w:szCs w:val="22"/>
        </w:rPr>
        <w:t xml:space="preserve"> and the private sector</w:t>
      </w:r>
      <w:r w:rsidR="00BF005F" w:rsidRPr="007D011C">
        <w:rPr>
          <w:sz w:val="22"/>
          <w:szCs w:val="22"/>
        </w:rPr>
        <w:t>,</w:t>
      </w:r>
      <w:r w:rsidR="002D3A40" w:rsidRPr="007D011C">
        <w:rPr>
          <w:sz w:val="22"/>
          <w:szCs w:val="22"/>
        </w:rPr>
        <w:t xml:space="preserve"> </w:t>
      </w:r>
      <w:r w:rsidR="00BF005F" w:rsidRPr="007D011C">
        <w:rPr>
          <w:sz w:val="22"/>
          <w:szCs w:val="22"/>
        </w:rPr>
        <w:t xml:space="preserve">along with </w:t>
      </w:r>
      <w:r w:rsidRPr="007D011C">
        <w:rPr>
          <w:rFonts w:eastAsia="Avenir" w:cs="Avenir"/>
          <w:sz w:val="22"/>
          <w:szCs w:val="22"/>
        </w:rPr>
        <w:t xml:space="preserve">intermediary units for day-to-day coordination, monitoring, accountability and feedback loops. </w:t>
      </w:r>
      <w:r w:rsidR="009E77D9" w:rsidRPr="007D011C">
        <w:rPr>
          <w:sz w:val="22"/>
          <w:szCs w:val="22"/>
        </w:rPr>
        <w:t>These arrangements also help strengthen institutional memory, leadership, trust, learning and feedback loops across organizations.</w:t>
      </w:r>
    </w:p>
    <w:p w14:paraId="53578FAB" w14:textId="77777777" w:rsidR="00093081" w:rsidRPr="007D011C" w:rsidRDefault="00093081" w:rsidP="003665C6">
      <w:pPr>
        <w:keepNext/>
        <w:keepLines/>
        <w:spacing w:before="240"/>
        <w:rPr>
          <w:rFonts w:eastAsia="Avenir" w:cs="Avenir"/>
          <w:sz w:val="22"/>
          <w:szCs w:val="22"/>
        </w:rPr>
      </w:pPr>
    </w:p>
    <w:p w14:paraId="67422B00" w14:textId="4DC94A1A" w:rsidR="00093081" w:rsidRPr="00E071EF" w:rsidRDefault="003665C6" w:rsidP="00E071EF">
      <w:pPr>
        <w:pStyle w:val="Heading3"/>
      </w:pPr>
      <w:r w:rsidRPr="007D011C">
        <w:t>Action pathways:</w:t>
      </w:r>
    </w:p>
    <w:p w14:paraId="621FAD97" w14:textId="0E272BED" w:rsidR="003665C6" w:rsidRPr="007D011C" w:rsidRDefault="00D45D90" w:rsidP="00D45D90">
      <w:pPr>
        <w:pStyle w:val="Heading3"/>
      </w:pPr>
      <w:r>
        <w:t xml:space="preserve">3.1 </w:t>
      </w:r>
      <w:r w:rsidR="007C7C37" w:rsidRPr="007D011C">
        <w:t>O</w:t>
      </w:r>
      <w:r w:rsidR="003665C6" w:rsidRPr="007D011C">
        <w:t xml:space="preserve">verarching, </w:t>
      </w:r>
      <w:r w:rsidR="007C7C37" w:rsidRPr="007D011C">
        <w:t>I</w:t>
      </w:r>
      <w:r w:rsidR="003665C6" w:rsidRPr="007D011C">
        <w:t xml:space="preserve">terative </w:t>
      </w:r>
      <w:r w:rsidR="007C7C37" w:rsidRPr="007D011C">
        <w:t>C</w:t>
      </w:r>
      <w:r w:rsidR="003665C6" w:rsidRPr="007D011C">
        <w:t xml:space="preserve">oordination </w:t>
      </w:r>
      <w:r w:rsidR="003B5C10">
        <w:t>Mechanisms</w:t>
      </w:r>
    </w:p>
    <w:p w14:paraId="4DFED6A5" w14:textId="77777777" w:rsidR="00093081" w:rsidRDefault="00093081" w:rsidP="00093081">
      <w:pPr>
        <w:keepNext/>
        <w:keepLines/>
        <w:pBdr>
          <w:top w:val="nil"/>
          <w:left w:val="nil"/>
          <w:bottom w:val="nil"/>
          <w:right w:val="nil"/>
          <w:between w:val="nil"/>
        </w:pBdr>
        <w:rPr>
          <w:rFonts w:eastAsia="Avenir" w:cs="Avenir"/>
          <w:color w:val="000000"/>
          <w:sz w:val="22"/>
          <w:szCs w:val="22"/>
        </w:rPr>
      </w:pPr>
    </w:p>
    <w:p w14:paraId="636E4E25" w14:textId="08B4CC7A" w:rsidR="000D7664" w:rsidRDefault="000D7664" w:rsidP="000D7664">
      <w:pPr>
        <w:pStyle w:val="Heading4"/>
      </w:pPr>
      <w:r>
        <w:t>Overview</w:t>
      </w:r>
    </w:p>
    <w:p w14:paraId="75CDD520" w14:textId="77777777" w:rsidR="000D7664" w:rsidRDefault="000D7664" w:rsidP="00093081">
      <w:pPr>
        <w:keepNext/>
        <w:keepLines/>
        <w:pBdr>
          <w:top w:val="nil"/>
          <w:left w:val="nil"/>
          <w:bottom w:val="nil"/>
          <w:right w:val="nil"/>
          <w:between w:val="nil"/>
        </w:pBdr>
        <w:rPr>
          <w:rFonts w:eastAsia="Avenir" w:cs="Avenir"/>
          <w:b/>
          <w:bCs/>
          <w:color w:val="000000"/>
          <w:sz w:val="22"/>
          <w:szCs w:val="22"/>
        </w:rPr>
      </w:pPr>
    </w:p>
    <w:p w14:paraId="1E6D7D19" w14:textId="61758DCD" w:rsidR="00D45D90" w:rsidRDefault="00DC06C9" w:rsidP="00093081">
      <w:pPr>
        <w:keepNext/>
        <w:keepLines/>
        <w:pBdr>
          <w:top w:val="nil"/>
          <w:left w:val="nil"/>
          <w:bottom w:val="nil"/>
          <w:right w:val="nil"/>
          <w:between w:val="nil"/>
        </w:pBdr>
        <w:rPr>
          <w:rFonts w:eastAsia="Avenir" w:cs="Avenir"/>
          <w:color w:val="000000"/>
          <w:sz w:val="22"/>
          <w:szCs w:val="22"/>
        </w:rPr>
      </w:pPr>
      <w:r w:rsidRPr="00D45D90">
        <w:rPr>
          <w:rFonts w:eastAsia="Avenir" w:cs="Avenir"/>
          <w:b/>
          <w:bCs/>
          <w:color w:val="000000"/>
          <w:sz w:val="22"/>
          <w:szCs w:val="22"/>
        </w:rPr>
        <w:t>What it is:</w:t>
      </w:r>
      <w:r>
        <w:rPr>
          <w:rFonts w:eastAsia="Avenir" w:cs="Avenir"/>
          <w:color w:val="000000"/>
          <w:sz w:val="22"/>
          <w:szCs w:val="22"/>
        </w:rPr>
        <w:t xml:space="preserve"> </w:t>
      </w:r>
      <w:r w:rsidR="00D45D90" w:rsidRPr="00D45D90">
        <w:rPr>
          <w:rFonts w:eastAsia="Avenir" w:cs="Avenir"/>
          <w:color w:val="000000"/>
          <w:sz w:val="22"/>
          <w:szCs w:val="22"/>
        </w:rPr>
        <w:t xml:space="preserve">An overarching, iterative coordination framework provides the institutional architecture through which national, subnational and city governments, together with financial institutions, infrastructure providers, project developers and other implementation partners, </w:t>
      </w:r>
      <w:r w:rsidR="00D45D90">
        <w:rPr>
          <w:rFonts w:eastAsia="Avenir" w:cs="Avenir"/>
          <w:color w:val="000000"/>
          <w:sz w:val="22"/>
          <w:szCs w:val="22"/>
        </w:rPr>
        <w:t xml:space="preserve">can </w:t>
      </w:r>
      <w:r w:rsidR="00D45D90" w:rsidRPr="00D45D90">
        <w:rPr>
          <w:rFonts w:eastAsia="Avenir" w:cs="Avenir"/>
          <w:color w:val="000000"/>
          <w:sz w:val="22"/>
          <w:szCs w:val="22"/>
        </w:rPr>
        <w:t xml:space="preserve">coordinate climate action </w:t>
      </w:r>
      <w:r w:rsidR="00D45D90">
        <w:rPr>
          <w:rFonts w:eastAsia="Avenir" w:cs="Avenir"/>
          <w:color w:val="000000"/>
          <w:sz w:val="22"/>
          <w:szCs w:val="22"/>
        </w:rPr>
        <w:t xml:space="preserve">and investment </w:t>
      </w:r>
      <w:r w:rsidR="00D45D90" w:rsidRPr="00D45D90">
        <w:rPr>
          <w:rFonts w:eastAsia="Avenir" w:cs="Avenir"/>
          <w:color w:val="000000"/>
          <w:sz w:val="22"/>
          <w:szCs w:val="22"/>
        </w:rPr>
        <w:t>over the long term</w:t>
      </w:r>
      <w:r w:rsidR="00D45D90">
        <w:rPr>
          <w:rFonts w:eastAsia="Avenir" w:cs="Avenir"/>
          <w:color w:val="000000"/>
          <w:sz w:val="22"/>
          <w:szCs w:val="22"/>
        </w:rPr>
        <w:t xml:space="preserve">. </w:t>
      </w:r>
    </w:p>
    <w:p w14:paraId="2F234DB7" w14:textId="77777777" w:rsidR="00D45D90" w:rsidRDefault="00D45D90" w:rsidP="00093081">
      <w:pPr>
        <w:keepNext/>
        <w:keepLines/>
        <w:pBdr>
          <w:top w:val="nil"/>
          <w:left w:val="nil"/>
          <w:bottom w:val="nil"/>
          <w:right w:val="nil"/>
          <w:between w:val="nil"/>
        </w:pBdr>
        <w:rPr>
          <w:rFonts w:eastAsia="Avenir" w:cs="Avenir"/>
          <w:color w:val="000000"/>
          <w:sz w:val="22"/>
          <w:szCs w:val="22"/>
        </w:rPr>
      </w:pPr>
    </w:p>
    <w:p w14:paraId="566BD373" w14:textId="3A117EDB" w:rsidR="00DC06C9" w:rsidRDefault="00B907B1" w:rsidP="00093081">
      <w:pPr>
        <w:keepNext/>
        <w:keepLines/>
        <w:pBdr>
          <w:top w:val="nil"/>
          <w:left w:val="nil"/>
          <w:bottom w:val="nil"/>
          <w:right w:val="nil"/>
          <w:between w:val="nil"/>
        </w:pBdr>
        <w:rPr>
          <w:rFonts w:eastAsia="Avenir" w:cs="Avenir"/>
          <w:color w:val="000000"/>
          <w:sz w:val="22"/>
          <w:szCs w:val="22"/>
        </w:rPr>
      </w:pPr>
      <w:r>
        <w:rPr>
          <w:rFonts w:eastAsia="Avenir" w:cs="Avenir"/>
          <w:b/>
          <w:bCs/>
          <w:color w:val="000000"/>
          <w:sz w:val="22"/>
          <w:szCs w:val="22"/>
        </w:rPr>
        <w:t>Implementation Guidance</w:t>
      </w:r>
      <w:r w:rsidR="00DC06C9" w:rsidRPr="00546D38">
        <w:rPr>
          <w:rFonts w:eastAsia="Avenir" w:cs="Avenir"/>
          <w:color w:val="000000"/>
          <w:sz w:val="22"/>
          <w:szCs w:val="22"/>
        </w:rPr>
        <w:t xml:space="preserve">: </w:t>
      </w:r>
      <w:r w:rsidR="00546D38" w:rsidRPr="00546D38">
        <w:rPr>
          <w:rFonts w:eastAsia="Avenir" w:cs="Avenir"/>
          <w:color w:val="000000"/>
          <w:sz w:val="22"/>
          <w:szCs w:val="22"/>
        </w:rPr>
        <w:t>It operates through recurring cycles of joint planning, investment prioritisation, implementation, monitoring and learning, enabling stakeholders to continuously coordinate actions, address implementation barriers and refine priorities as circumstances evolve</w:t>
      </w:r>
    </w:p>
    <w:p w14:paraId="39A6AD04" w14:textId="77777777" w:rsidR="00D45D90" w:rsidRDefault="00D45D90" w:rsidP="00093081">
      <w:pPr>
        <w:keepNext/>
        <w:keepLines/>
        <w:pBdr>
          <w:top w:val="nil"/>
          <w:left w:val="nil"/>
          <w:bottom w:val="nil"/>
          <w:right w:val="nil"/>
          <w:between w:val="nil"/>
        </w:pBdr>
        <w:rPr>
          <w:rFonts w:eastAsia="Avenir" w:cs="Avenir"/>
          <w:color w:val="000000"/>
          <w:sz w:val="22"/>
          <w:szCs w:val="22"/>
        </w:rPr>
      </w:pPr>
    </w:p>
    <w:p w14:paraId="5ACE7C11" w14:textId="184876BC" w:rsidR="00D45D90" w:rsidRPr="00546D38" w:rsidRDefault="00D45D90" w:rsidP="00093081">
      <w:pPr>
        <w:keepNext/>
        <w:keepLines/>
        <w:pBdr>
          <w:top w:val="nil"/>
          <w:left w:val="nil"/>
          <w:bottom w:val="nil"/>
          <w:right w:val="nil"/>
          <w:between w:val="nil"/>
        </w:pBdr>
        <w:rPr>
          <w:rFonts w:eastAsia="Avenir" w:cs="Avenir"/>
          <w:color w:val="000000"/>
          <w:sz w:val="22"/>
          <w:szCs w:val="22"/>
        </w:rPr>
      </w:pPr>
      <w:r w:rsidRPr="000D7664">
        <w:rPr>
          <w:rFonts w:eastAsia="Avenir" w:cs="Avenir"/>
          <w:b/>
          <w:bCs/>
          <w:color w:val="000000"/>
          <w:sz w:val="22"/>
          <w:szCs w:val="22"/>
        </w:rPr>
        <w:t>Why it is needed:</w:t>
      </w:r>
      <w:r w:rsidR="008C7A45">
        <w:rPr>
          <w:rFonts w:eastAsia="Avenir" w:cs="Avenir"/>
          <w:color w:val="000000"/>
          <w:sz w:val="22"/>
          <w:szCs w:val="22"/>
        </w:rPr>
        <w:t xml:space="preserve"> A</w:t>
      </w:r>
      <w:r w:rsidR="008C7A45" w:rsidRPr="008C7A45">
        <w:rPr>
          <w:rFonts w:eastAsia="Avenir" w:cs="Avenir"/>
          <w:color w:val="000000"/>
          <w:sz w:val="22"/>
          <w:szCs w:val="22"/>
        </w:rPr>
        <w:t>n iterative framework</w:t>
      </w:r>
      <w:r w:rsidR="008C7A45">
        <w:rPr>
          <w:rFonts w:eastAsia="Avenir" w:cs="Avenir"/>
          <w:color w:val="000000"/>
          <w:sz w:val="22"/>
          <w:szCs w:val="22"/>
        </w:rPr>
        <w:t xml:space="preserve"> can help</w:t>
      </w:r>
      <w:r w:rsidR="008C7A45" w:rsidRPr="008C7A45">
        <w:rPr>
          <w:rFonts w:eastAsia="Avenir" w:cs="Avenir"/>
          <w:color w:val="000000"/>
          <w:sz w:val="22"/>
          <w:szCs w:val="22"/>
        </w:rPr>
        <w:t xml:space="preserve"> build long-term institutional relationships</w:t>
      </w:r>
      <w:r w:rsidR="008C7A45">
        <w:rPr>
          <w:rFonts w:eastAsia="Avenir" w:cs="Avenir"/>
          <w:color w:val="000000"/>
          <w:sz w:val="22"/>
          <w:szCs w:val="22"/>
        </w:rPr>
        <w:t xml:space="preserve"> – </w:t>
      </w:r>
      <w:r w:rsidR="008C7A45" w:rsidRPr="008C7A45">
        <w:rPr>
          <w:rFonts w:eastAsia="Avenir" w:cs="Avenir"/>
          <w:color w:val="000000"/>
          <w:sz w:val="22"/>
          <w:szCs w:val="22"/>
        </w:rPr>
        <w:t>strengthen</w:t>
      </w:r>
      <w:r w:rsidR="008C7A45">
        <w:rPr>
          <w:rFonts w:eastAsia="Avenir" w:cs="Avenir"/>
          <w:color w:val="000000"/>
          <w:sz w:val="22"/>
          <w:szCs w:val="22"/>
        </w:rPr>
        <w:t>ing</w:t>
      </w:r>
      <w:r w:rsidR="008C7A45" w:rsidRPr="008C7A45">
        <w:rPr>
          <w:rFonts w:eastAsia="Avenir" w:cs="Avenir"/>
          <w:color w:val="000000"/>
          <w:sz w:val="22"/>
          <w:szCs w:val="22"/>
        </w:rPr>
        <w:t xml:space="preserve"> implementation capacity and creati</w:t>
      </w:r>
      <w:r w:rsidR="008C7A45">
        <w:rPr>
          <w:rFonts w:eastAsia="Avenir" w:cs="Avenir"/>
          <w:color w:val="000000"/>
          <w:sz w:val="22"/>
          <w:szCs w:val="22"/>
        </w:rPr>
        <w:t>ng</w:t>
      </w:r>
      <w:r w:rsidR="008C7A45" w:rsidRPr="008C7A45">
        <w:rPr>
          <w:rFonts w:eastAsia="Avenir" w:cs="Avenir"/>
          <w:color w:val="000000"/>
          <w:sz w:val="22"/>
          <w:szCs w:val="22"/>
        </w:rPr>
        <w:t xml:space="preserve"> continuous feedback loops between planning, financing and delivery</w:t>
      </w:r>
      <w:r w:rsidR="008C7A45">
        <w:rPr>
          <w:rFonts w:eastAsia="Avenir" w:cs="Avenir"/>
          <w:color w:val="000000"/>
          <w:sz w:val="22"/>
          <w:szCs w:val="22"/>
        </w:rPr>
        <w:t xml:space="preserve">. Implementing such </w:t>
      </w:r>
      <w:r w:rsidR="000D7664">
        <w:rPr>
          <w:rFonts w:eastAsia="Avenir" w:cs="Avenir"/>
          <w:color w:val="000000"/>
          <w:sz w:val="22"/>
          <w:szCs w:val="22"/>
        </w:rPr>
        <w:t xml:space="preserve">a framework can </w:t>
      </w:r>
      <w:r w:rsidR="008C7A45" w:rsidRPr="008C7A45">
        <w:rPr>
          <w:rFonts w:eastAsia="Avenir" w:cs="Avenir"/>
          <w:color w:val="000000"/>
          <w:sz w:val="22"/>
          <w:szCs w:val="22"/>
        </w:rPr>
        <w:t>help governments sustain climate transitions over time</w:t>
      </w:r>
      <w:r w:rsidR="000D7664">
        <w:rPr>
          <w:rFonts w:eastAsia="Avenir" w:cs="Avenir"/>
          <w:color w:val="000000"/>
          <w:sz w:val="22"/>
          <w:szCs w:val="22"/>
        </w:rPr>
        <w:t xml:space="preserve">, rather than having one-off coordination or consultations. </w:t>
      </w:r>
    </w:p>
    <w:p w14:paraId="0E68F64B" w14:textId="77777777" w:rsidR="00093081" w:rsidRDefault="00093081" w:rsidP="00093081">
      <w:pPr>
        <w:keepNext/>
        <w:keepLines/>
        <w:pBdr>
          <w:top w:val="nil"/>
          <w:left w:val="nil"/>
          <w:bottom w:val="nil"/>
          <w:right w:val="nil"/>
          <w:between w:val="nil"/>
        </w:pBdr>
        <w:rPr>
          <w:rFonts w:eastAsia="Avenir" w:cs="Avenir"/>
          <w:color w:val="000000"/>
          <w:sz w:val="22"/>
          <w:szCs w:val="22"/>
        </w:rPr>
      </w:pPr>
    </w:p>
    <w:p w14:paraId="10C0E837" w14:textId="77777777" w:rsidR="00D45D90" w:rsidRDefault="00D45D90" w:rsidP="00093081">
      <w:pPr>
        <w:keepNext/>
        <w:keepLines/>
        <w:pBdr>
          <w:top w:val="nil"/>
          <w:left w:val="nil"/>
          <w:bottom w:val="nil"/>
          <w:right w:val="nil"/>
          <w:between w:val="nil"/>
        </w:pBdr>
        <w:rPr>
          <w:rFonts w:eastAsia="Avenir" w:cs="Avenir"/>
          <w:color w:val="000000"/>
          <w:sz w:val="22"/>
          <w:szCs w:val="22"/>
        </w:rPr>
      </w:pPr>
    </w:p>
    <w:p w14:paraId="05C36997" w14:textId="45FEB60C" w:rsidR="00EC2A53" w:rsidRDefault="00EC2A53" w:rsidP="000D7664">
      <w:pPr>
        <w:pStyle w:val="Heading4"/>
      </w:pPr>
      <w:r w:rsidRPr="007D011C">
        <w:t>Illustrative examples</w:t>
      </w:r>
      <w:r w:rsidR="003665C6" w:rsidRPr="007D011C">
        <w:t xml:space="preserve">: </w:t>
      </w:r>
    </w:p>
    <w:p w14:paraId="7F82CD9C" w14:textId="77777777" w:rsidR="000D7664" w:rsidRDefault="000D7664" w:rsidP="000D7664">
      <w:pPr>
        <w:rPr>
          <w:rFonts w:eastAsia="Avenir"/>
        </w:rPr>
      </w:pPr>
    </w:p>
    <w:p w14:paraId="13001BEE" w14:textId="4616854B" w:rsidR="002B01B5" w:rsidRPr="005D35E0" w:rsidRDefault="00273FFB" w:rsidP="002B01B5">
      <w:pPr>
        <w:rPr>
          <w:rFonts w:eastAsia="Avenir"/>
          <w:sz w:val="22"/>
          <w:szCs w:val="22"/>
        </w:rPr>
      </w:pPr>
      <w:r w:rsidRPr="005D35E0">
        <w:rPr>
          <w:rFonts w:eastAsia="Avenir"/>
          <w:b/>
          <w:bCs/>
          <w:sz w:val="22"/>
          <w:szCs w:val="22"/>
        </w:rPr>
        <w:t>Climate City Contracts (CCCs)</w:t>
      </w:r>
      <w:r w:rsidRPr="005D35E0">
        <w:rPr>
          <w:rFonts w:eastAsia="Avenir"/>
          <w:sz w:val="22"/>
          <w:szCs w:val="22"/>
        </w:rPr>
        <w:t xml:space="preserve"> illustrate how an overarching, iterative coordination framework can support long-term multilevel climate governance. </w:t>
      </w:r>
      <w:commentRangeStart w:id="23"/>
      <w:commentRangeStart w:id="24"/>
      <w:commentRangeStart w:id="25"/>
      <w:r w:rsidRPr="005D35E0">
        <w:rPr>
          <w:rFonts w:eastAsia="Avenir"/>
          <w:sz w:val="22"/>
          <w:szCs w:val="22"/>
        </w:rPr>
        <w:t xml:space="preserve">The Climate City Contract is not simply a signed agreement, but an annual governance process through which cities, </w:t>
      </w:r>
      <w:r w:rsidRPr="005D35E0">
        <w:rPr>
          <w:rFonts w:eastAsia="Avenir"/>
          <w:sz w:val="22"/>
          <w:szCs w:val="22"/>
        </w:rPr>
        <w:lastRenderedPageBreak/>
        <w:t xml:space="preserve">national government agencies </w:t>
      </w:r>
      <w:r w:rsidR="005F56F4" w:rsidRPr="005D35E0">
        <w:rPr>
          <w:rFonts w:eastAsia="Avenir"/>
          <w:sz w:val="22"/>
          <w:szCs w:val="22"/>
        </w:rPr>
        <w:t xml:space="preserve">and Viable </w:t>
      </w:r>
      <w:r w:rsidRPr="005D35E0">
        <w:rPr>
          <w:rFonts w:eastAsia="Avenir"/>
          <w:sz w:val="22"/>
          <w:szCs w:val="22"/>
        </w:rPr>
        <w:t xml:space="preserve">coordinate </w:t>
      </w:r>
      <w:r w:rsidR="005F56F4" w:rsidRPr="005D35E0">
        <w:rPr>
          <w:rFonts w:eastAsia="Avenir"/>
          <w:sz w:val="22"/>
          <w:szCs w:val="22"/>
        </w:rPr>
        <w:t>climate action</w:t>
      </w:r>
      <w:r w:rsidRPr="005D35E0">
        <w:rPr>
          <w:rFonts w:eastAsia="Avenir"/>
          <w:sz w:val="22"/>
          <w:szCs w:val="22"/>
        </w:rPr>
        <w:t xml:space="preserve"> </w:t>
      </w:r>
      <w:r w:rsidR="005F56F4" w:rsidRPr="005D35E0">
        <w:rPr>
          <w:rFonts w:eastAsia="Avenir"/>
          <w:sz w:val="22"/>
          <w:szCs w:val="22"/>
        </w:rPr>
        <w:t>by</w:t>
      </w:r>
      <w:r w:rsidRPr="005D35E0">
        <w:rPr>
          <w:rFonts w:eastAsia="Avenir"/>
          <w:sz w:val="22"/>
          <w:szCs w:val="22"/>
        </w:rPr>
        <w:t xml:space="preserve"> bringing together public authorities alongside businesses, academia and </w:t>
      </w:r>
      <w:commentRangeEnd w:id="23"/>
      <w:r w:rsidR="00D4696E" w:rsidRPr="005D35E0">
        <w:rPr>
          <w:rStyle w:val="CommentReference"/>
          <w:rFonts w:eastAsia="Avenir"/>
          <w:sz w:val="22"/>
          <w:szCs w:val="22"/>
        </w:rPr>
        <w:commentReference w:id="23"/>
      </w:r>
      <w:commentRangeEnd w:id="24"/>
      <w:r w:rsidRPr="005D35E0">
        <w:rPr>
          <w:rStyle w:val="CommentReference"/>
          <w:rFonts w:eastAsia="Avenir"/>
          <w:sz w:val="22"/>
          <w:szCs w:val="22"/>
        </w:rPr>
        <w:commentReference w:id="24"/>
      </w:r>
      <w:commentRangeEnd w:id="25"/>
      <w:r w:rsidRPr="005D35E0">
        <w:rPr>
          <w:rStyle w:val="CommentReference"/>
          <w:rFonts w:eastAsia="Avenir"/>
          <w:sz w:val="22"/>
          <w:szCs w:val="22"/>
        </w:rPr>
        <w:commentReference w:id="25"/>
      </w:r>
      <w:r w:rsidRPr="005D35E0">
        <w:rPr>
          <w:rFonts w:eastAsia="Avenir"/>
          <w:sz w:val="22"/>
          <w:szCs w:val="22"/>
        </w:rPr>
        <w:t>civil society</w:t>
      </w:r>
      <w:r w:rsidR="005F56F4" w:rsidRPr="005D35E0">
        <w:rPr>
          <w:rFonts w:eastAsia="Avenir"/>
          <w:sz w:val="22"/>
          <w:szCs w:val="22"/>
        </w:rPr>
        <w:t>. Th</w:t>
      </w:r>
      <w:r w:rsidRPr="005D35E0">
        <w:rPr>
          <w:rFonts w:eastAsia="Avenir"/>
          <w:sz w:val="22"/>
          <w:szCs w:val="22"/>
        </w:rPr>
        <w:t xml:space="preserve">e process </w:t>
      </w:r>
      <w:r w:rsidR="005F56F4" w:rsidRPr="005D35E0">
        <w:rPr>
          <w:rFonts w:eastAsia="Avenir"/>
          <w:sz w:val="22"/>
          <w:szCs w:val="22"/>
        </w:rPr>
        <w:t xml:space="preserve">helps </w:t>
      </w:r>
      <w:r w:rsidRPr="005D35E0">
        <w:rPr>
          <w:rFonts w:eastAsia="Avenir"/>
          <w:sz w:val="22"/>
          <w:szCs w:val="22"/>
        </w:rPr>
        <w:t>strengthen coordination</w:t>
      </w:r>
      <w:r w:rsidR="005F56F4" w:rsidRPr="005D35E0">
        <w:rPr>
          <w:rFonts w:eastAsia="Avenir"/>
          <w:sz w:val="22"/>
          <w:szCs w:val="22"/>
        </w:rPr>
        <w:t xml:space="preserve"> capabilities</w:t>
      </w:r>
      <w:r w:rsidRPr="005D35E0">
        <w:rPr>
          <w:rFonts w:eastAsia="Avenir"/>
          <w:sz w:val="22"/>
          <w:szCs w:val="22"/>
        </w:rPr>
        <w:t xml:space="preserve"> across governance levels, builds long-term institutional relationships and continuously adapts implementation based on experience and emerging priorities</w:t>
      </w:r>
    </w:p>
    <w:p w14:paraId="3A6334AD" w14:textId="77777777" w:rsidR="00B12037" w:rsidRDefault="00B12037" w:rsidP="002B01B5">
      <w:pPr>
        <w:rPr>
          <w:rFonts w:eastAsia="Avenir"/>
        </w:rPr>
      </w:pPr>
    </w:p>
    <w:p w14:paraId="22CC88C8" w14:textId="20DEFE8C" w:rsidR="002B01B5" w:rsidRDefault="00EC2A53" w:rsidP="002B01B5">
      <w:commentRangeStart w:id="26"/>
      <w:commentRangeStart w:id="27"/>
      <w:commentRangeStart w:id="28"/>
      <w:commentRangeStart w:id="29"/>
      <w:commentRangeStart w:id="30"/>
      <w:r w:rsidRPr="707EF828">
        <w:rPr>
          <w:rFonts w:eastAsia="Avenir" w:cs="Avenir"/>
          <w:color w:val="000000" w:themeColor="text1"/>
          <w:sz w:val="22"/>
          <w:szCs w:val="22"/>
          <w:highlight w:val="yellow"/>
        </w:rPr>
        <w:t>Other examples from CHAMP countries [</w:t>
      </w:r>
      <w:r w:rsidR="00CD01D8" w:rsidRPr="707EF828">
        <w:rPr>
          <w:rFonts w:eastAsia="Avenir" w:cs="Avenir"/>
          <w:color w:val="000000" w:themeColor="text1"/>
          <w:sz w:val="22"/>
          <w:szCs w:val="22"/>
          <w:highlight w:val="yellow"/>
        </w:rPr>
        <w:t>TBD</w:t>
      </w:r>
      <w:r w:rsidR="009868E4" w:rsidRPr="707EF828">
        <w:rPr>
          <w:rFonts w:eastAsia="Avenir" w:cs="Avenir"/>
          <w:color w:val="000000" w:themeColor="text1"/>
          <w:sz w:val="22"/>
          <w:szCs w:val="22"/>
        </w:rPr>
        <w:t>]</w:t>
      </w:r>
      <w:commentRangeEnd w:id="26"/>
      <w:r w:rsidR="002C6FFA">
        <w:rPr>
          <w:rStyle w:val="CommentReference"/>
          <w:sz w:val="24"/>
          <w:szCs w:val="24"/>
        </w:rPr>
        <w:commentReference w:id="26"/>
      </w:r>
      <w:commentRangeEnd w:id="27"/>
      <w:r>
        <w:rPr>
          <w:rStyle w:val="CommentReference"/>
          <w:sz w:val="24"/>
          <w:szCs w:val="24"/>
        </w:rPr>
        <w:commentReference w:id="27"/>
      </w:r>
      <w:commentRangeEnd w:id="28"/>
      <w:r>
        <w:rPr>
          <w:rStyle w:val="CommentReference"/>
          <w:sz w:val="24"/>
          <w:szCs w:val="24"/>
        </w:rPr>
        <w:commentReference w:id="28"/>
      </w:r>
      <w:commentRangeEnd w:id="29"/>
      <w:r>
        <w:rPr>
          <w:rStyle w:val="CommentReference"/>
          <w:sz w:val="24"/>
          <w:szCs w:val="24"/>
        </w:rPr>
        <w:commentReference w:id="29"/>
      </w:r>
      <w:commentRangeEnd w:id="30"/>
      <w:r>
        <w:rPr>
          <w:rStyle w:val="CommentReference"/>
          <w:sz w:val="24"/>
          <w:szCs w:val="24"/>
        </w:rPr>
        <w:commentReference w:id="30"/>
      </w:r>
    </w:p>
    <w:p w14:paraId="5AE02211" w14:textId="5FECF1EB" w:rsidR="707EF828" w:rsidRPr="00E61A35" w:rsidRDefault="429923AD" w:rsidP="00E61A35">
      <w:pPr>
        <w:spacing w:after="240"/>
      </w:pPr>
      <w:r w:rsidRPr="707EF828">
        <w:rPr>
          <w:rFonts w:eastAsia="Avenir Next LT Pro" w:cs="Avenir Next LT Pro"/>
          <w:b/>
          <w:bCs/>
          <w:sz w:val="22"/>
          <w:szCs w:val="22"/>
        </w:rPr>
        <w:t xml:space="preserve">Colombia's </w:t>
      </w:r>
      <w:r w:rsidRPr="6FBD1110">
        <w:rPr>
          <w:rStyle w:val="FootnoteReference"/>
          <w:rFonts w:eastAsia="Avenir Next LT Pro" w:cs="Avenir Next LT Pro"/>
          <w:b/>
          <w:bCs/>
          <w:sz w:val="22"/>
          <w:szCs w:val="22"/>
        </w:rPr>
        <w:footnoteReference w:id="8"/>
      </w:r>
      <w:r w:rsidR="26D777C4" w:rsidRPr="5EB9C451">
        <w:rPr>
          <w:rFonts w:eastAsia="Avenir Next LT Pro" w:cs="Avenir Next LT Pro"/>
          <w:b/>
          <w:bCs/>
          <w:sz w:val="22"/>
          <w:szCs w:val="22"/>
        </w:rPr>
        <w:t xml:space="preserve"> </w:t>
      </w:r>
      <w:r w:rsidRPr="707EF828">
        <w:rPr>
          <w:rFonts w:eastAsia="Avenir Next LT Pro" w:cs="Avenir Next LT Pro"/>
          <w:b/>
          <w:bCs/>
          <w:sz w:val="22"/>
          <w:szCs w:val="22"/>
        </w:rPr>
        <w:t>Strategic Committee on Cities and Climate Change</w:t>
      </w:r>
      <w:r w:rsidRPr="707EF828">
        <w:rPr>
          <w:rFonts w:eastAsia="Avenir Next LT Pro" w:cs="Avenir Next LT Pro"/>
          <w:sz w:val="22"/>
          <w:szCs w:val="22"/>
        </w:rPr>
        <w:t xml:space="preserve"> illustrates how an overarching, iterative coordination framework can support long-term multilevel climate governance. Co-hosted by the national government and WRI, the committee is not a one-off convening but the institutional architecture through which national authorities, subnational and city governments, and partners such as NGOs and funders coordinate climate action and investment over time. It operates through recurring cycles: a biannual forum brings these actors together to review city climate plans for alignment with national commitments such as Colombia's updated NDC and long-term strategy (E2050), identify active projects and synergies, prioritise high-impact and feasible measures, and connect them to enabling mechanisms — for example the Corridor of Climate Financing, a platform led by the National Planning Department that links climate projects to funders and provides support. By convening the same actors repeatedly rather than through one-off consultations, the framework builds long-term institutional relationships, strengthens implementation capacity and creates continuous feedback loops between planning, financing and delivery, helping the country address persistent political, financial and technical barriers and sustain its climate transition as circumstances evolve.</w:t>
      </w:r>
    </w:p>
    <w:p w14:paraId="14422703" w14:textId="61903C57" w:rsidR="00B12037" w:rsidRDefault="00B12037" w:rsidP="00B12037">
      <w:pPr>
        <w:pStyle w:val="Heading4"/>
      </w:pPr>
      <w:r>
        <w:t>Transferability</w:t>
      </w:r>
      <w:r w:rsidR="005C26CC">
        <w:t>:</w:t>
      </w:r>
    </w:p>
    <w:p w14:paraId="13B29911" w14:textId="77777777" w:rsidR="00A956E6" w:rsidRDefault="00A956E6" w:rsidP="00A956E6">
      <w:pPr>
        <w:rPr>
          <w:rFonts w:eastAsia="Avenir"/>
        </w:rPr>
      </w:pPr>
    </w:p>
    <w:p w14:paraId="1251B1FA" w14:textId="564E23EA" w:rsidR="00A956E6" w:rsidRPr="005D35E0" w:rsidRDefault="00546814" w:rsidP="00F700E3">
      <w:pPr>
        <w:pStyle w:val="ListParagraph"/>
        <w:numPr>
          <w:ilvl w:val="0"/>
          <w:numId w:val="35"/>
        </w:numPr>
        <w:rPr>
          <w:rFonts w:eastAsia="Avenir"/>
          <w:sz w:val="22"/>
          <w:szCs w:val="22"/>
        </w:rPr>
      </w:pPr>
      <w:commentRangeStart w:id="32"/>
      <w:r w:rsidRPr="005D35E0">
        <w:rPr>
          <w:rFonts w:eastAsia="Avenir"/>
          <w:b/>
          <w:bCs/>
          <w:sz w:val="22"/>
          <w:szCs w:val="22"/>
        </w:rPr>
        <w:t>Adapting coordination frameworks and processes to the country's governance system</w:t>
      </w:r>
      <w:r w:rsidR="00E27636" w:rsidRPr="005D35E0">
        <w:rPr>
          <w:rFonts w:eastAsia="Avenir"/>
          <w:b/>
          <w:bCs/>
          <w:sz w:val="22"/>
          <w:szCs w:val="22"/>
        </w:rPr>
        <w:t>s</w:t>
      </w:r>
      <w:r w:rsidRPr="005D35E0">
        <w:rPr>
          <w:rFonts w:eastAsia="Avenir"/>
          <w:b/>
          <w:bCs/>
          <w:sz w:val="22"/>
          <w:szCs w:val="22"/>
        </w:rPr>
        <w:t xml:space="preserve">, </w:t>
      </w:r>
      <w:commentRangeEnd w:id="32"/>
      <w:r w:rsidR="00C53E74" w:rsidRPr="005D35E0">
        <w:rPr>
          <w:rStyle w:val="CommentReference"/>
          <w:rFonts w:eastAsia="Avenir"/>
          <w:sz w:val="22"/>
          <w:szCs w:val="22"/>
        </w:rPr>
        <w:commentReference w:id="32"/>
      </w:r>
      <w:r w:rsidRPr="005D35E0">
        <w:rPr>
          <w:rFonts w:eastAsia="Avenir"/>
          <w:sz w:val="22"/>
          <w:szCs w:val="22"/>
        </w:rPr>
        <w:t>enabling countries and cities to define governance relationships, supporting processes and coordination arrangements that reflect their own institutional context</w:t>
      </w:r>
      <w:r w:rsidRPr="005D35E0">
        <w:rPr>
          <w:rFonts w:eastAsia="Avenir"/>
          <w:b/>
          <w:bCs/>
          <w:sz w:val="22"/>
          <w:szCs w:val="22"/>
        </w:rPr>
        <w:t xml:space="preserve">. </w:t>
      </w:r>
      <w:r w:rsidR="0091492B" w:rsidRPr="005D35E0">
        <w:rPr>
          <w:rFonts w:eastAsia="Avenir"/>
          <w:sz w:val="22"/>
          <w:szCs w:val="22"/>
        </w:rPr>
        <w:t xml:space="preserve">In centralized systems, </w:t>
      </w:r>
      <w:r w:rsidR="005632A7" w:rsidRPr="005D35E0">
        <w:rPr>
          <w:rFonts w:eastAsia="Avenir"/>
          <w:sz w:val="22"/>
          <w:szCs w:val="22"/>
        </w:rPr>
        <w:t xml:space="preserve">a </w:t>
      </w:r>
      <w:r w:rsidR="0091492B" w:rsidRPr="005D35E0">
        <w:rPr>
          <w:rFonts w:eastAsia="Avenir"/>
          <w:sz w:val="22"/>
          <w:szCs w:val="22"/>
        </w:rPr>
        <w:t xml:space="preserve">national ministry </w:t>
      </w:r>
      <w:r w:rsidR="005632A7" w:rsidRPr="005D35E0">
        <w:rPr>
          <w:rFonts w:eastAsia="Avenir"/>
          <w:sz w:val="22"/>
          <w:szCs w:val="22"/>
        </w:rPr>
        <w:t>could lead coordination</w:t>
      </w:r>
      <w:r w:rsidR="0091492B" w:rsidRPr="005D35E0">
        <w:rPr>
          <w:rFonts w:eastAsia="Avenir"/>
          <w:sz w:val="22"/>
          <w:szCs w:val="22"/>
        </w:rPr>
        <w:t>, while decentralized may distribute coordination responsibilities across regional or state governments working alongside cities.</w:t>
      </w:r>
    </w:p>
    <w:p w14:paraId="0D5EBAE0" w14:textId="77777777" w:rsidR="009868E4" w:rsidRPr="005D35E0" w:rsidRDefault="00E27636" w:rsidP="00F700E3">
      <w:pPr>
        <w:pStyle w:val="ListParagraph"/>
        <w:numPr>
          <w:ilvl w:val="0"/>
          <w:numId w:val="35"/>
        </w:numPr>
        <w:rPr>
          <w:rFonts w:eastAsia="Avenir"/>
          <w:sz w:val="22"/>
          <w:szCs w:val="22"/>
        </w:rPr>
      </w:pPr>
      <w:r w:rsidRPr="005D35E0">
        <w:rPr>
          <w:rFonts w:eastAsia="Avenir"/>
          <w:b/>
          <w:bCs/>
          <w:sz w:val="22"/>
          <w:szCs w:val="22"/>
        </w:rPr>
        <w:t xml:space="preserve">Building on existing coordination mechanisms, </w:t>
      </w:r>
      <w:r w:rsidRPr="005D35E0">
        <w:rPr>
          <w:rFonts w:eastAsia="Avenir"/>
          <w:sz w:val="22"/>
          <w:szCs w:val="22"/>
        </w:rPr>
        <w:t>such as climate or NDC units, national platforms, subnational climate cells or sectoral coordination bodies, rather than creating parallel institutions</w:t>
      </w:r>
      <w:r w:rsidRPr="005D35E0">
        <w:rPr>
          <w:rFonts w:eastAsia="Avenir"/>
          <w:b/>
          <w:bCs/>
          <w:sz w:val="22"/>
          <w:szCs w:val="22"/>
        </w:rPr>
        <w:t>.</w:t>
      </w:r>
    </w:p>
    <w:p w14:paraId="6B44C6D4" w14:textId="357CAF81" w:rsidR="002B01B5" w:rsidRPr="005D35E0" w:rsidRDefault="003B5C10" w:rsidP="00F700E3">
      <w:pPr>
        <w:pStyle w:val="ListParagraph"/>
        <w:numPr>
          <w:ilvl w:val="0"/>
          <w:numId w:val="35"/>
        </w:numPr>
        <w:rPr>
          <w:rFonts w:eastAsia="Avenir"/>
          <w:sz w:val="22"/>
          <w:szCs w:val="22"/>
        </w:rPr>
      </w:pPr>
      <w:r w:rsidRPr="005D35E0">
        <w:rPr>
          <w:rFonts w:eastAsia="Avenir"/>
          <w:b/>
          <w:bCs/>
          <w:sz w:val="22"/>
          <w:szCs w:val="22"/>
        </w:rPr>
        <w:t xml:space="preserve">Applying the coordination </w:t>
      </w:r>
      <w:r w:rsidR="00DA3953" w:rsidRPr="005D35E0">
        <w:rPr>
          <w:rFonts w:eastAsia="Avenir"/>
          <w:b/>
          <w:bCs/>
          <w:sz w:val="22"/>
          <w:szCs w:val="22"/>
        </w:rPr>
        <w:t>mechanisms</w:t>
      </w:r>
      <w:r w:rsidRPr="005D35E0">
        <w:rPr>
          <w:rFonts w:eastAsia="Avenir"/>
          <w:b/>
          <w:bCs/>
          <w:sz w:val="22"/>
          <w:szCs w:val="22"/>
        </w:rPr>
        <w:t xml:space="preserve"> progressively</w:t>
      </w:r>
      <w:r w:rsidR="009868E4" w:rsidRPr="005D35E0">
        <w:rPr>
          <w:rFonts w:eastAsia="Avenir"/>
          <w:sz w:val="22"/>
          <w:szCs w:val="22"/>
        </w:rPr>
        <w:t>, where countries with limited institutional capacit</w:t>
      </w:r>
      <w:r w:rsidR="007559C6" w:rsidRPr="005D35E0">
        <w:rPr>
          <w:rFonts w:eastAsia="Avenir"/>
          <w:sz w:val="22"/>
          <w:szCs w:val="22"/>
        </w:rPr>
        <w:t>ies</w:t>
      </w:r>
      <w:r w:rsidR="009868E4" w:rsidRPr="005D35E0">
        <w:rPr>
          <w:rFonts w:eastAsia="Avenir"/>
          <w:sz w:val="22"/>
          <w:szCs w:val="22"/>
        </w:rPr>
        <w:t xml:space="preserve"> may begin with</w:t>
      </w:r>
      <w:r w:rsidR="007A356A" w:rsidRPr="005D35E0">
        <w:rPr>
          <w:rFonts w:eastAsia="Avenir"/>
          <w:sz w:val="22"/>
          <w:szCs w:val="22"/>
        </w:rPr>
        <w:t xml:space="preserve"> simpler</w:t>
      </w:r>
      <w:r w:rsidR="009868E4" w:rsidRPr="005D35E0">
        <w:rPr>
          <w:rFonts w:eastAsia="Avenir"/>
          <w:sz w:val="22"/>
          <w:szCs w:val="22"/>
        </w:rPr>
        <w:t xml:space="preserve"> </w:t>
      </w:r>
      <w:r w:rsidR="007559C6" w:rsidRPr="005D35E0">
        <w:rPr>
          <w:rFonts w:eastAsia="Avenir"/>
          <w:sz w:val="22"/>
          <w:szCs w:val="22"/>
        </w:rPr>
        <w:t>m</w:t>
      </w:r>
      <w:r w:rsidR="009868E4" w:rsidRPr="005D35E0">
        <w:rPr>
          <w:rFonts w:eastAsia="Avenir"/>
          <w:sz w:val="22"/>
          <w:szCs w:val="22"/>
        </w:rPr>
        <w:t xml:space="preserve">ultistakeholder </w:t>
      </w:r>
      <w:r w:rsidR="007E1764" w:rsidRPr="005D35E0">
        <w:rPr>
          <w:rFonts w:eastAsia="Avenir"/>
          <w:sz w:val="22"/>
          <w:szCs w:val="22"/>
        </w:rPr>
        <w:t>dialogues</w:t>
      </w:r>
      <w:r w:rsidR="009868E4" w:rsidRPr="005D35E0">
        <w:rPr>
          <w:rFonts w:eastAsia="Avenir"/>
          <w:sz w:val="22"/>
          <w:szCs w:val="22"/>
        </w:rPr>
        <w:t xml:space="preserve"> and progressively institutionalize recurring </w:t>
      </w:r>
      <w:r w:rsidR="007A356A" w:rsidRPr="005D35E0">
        <w:rPr>
          <w:rFonts w:eastAsia="Avenir"/>
          <w:sz w:val="22"/>
          <w:szCs w:val="22"/>
        </w:rPr>
        <w:t>coordination</w:t>
      </w:r>
      <w:r w:rsidR="009868E4" w:rsidRPr="005D35E0">
        <w:rPr>
          <w:rFonts w:eastAsia="Avenir"/>
          <w:sz w:val="22"/>
          <w:szCs w:val="22"/>
        </w:rPr>
        <w:t xml:space="preserve"> processes as governance capabilities develop</w:t>
      </w:r>
      <w:r w:rsidR="007E1764" w:rsidRPr="005D35E0">
        <w:rPr>
          <w:rFonts w:eastAsia="Avenir"/>
          <w:sz w:val="22"/>
          <w:szCs w:val="22"/>
        </w:rPr>
        <w:t>.</w:t>
      </w:r>
    </w:p>
    <w:p w14:paraId="74F29EA5" w14:textId="77777777" w:rsidR="009868E4" w:rsidRPr="005D35E0" w:rsidRDefault="009868E4" w:rsidP="009868E4">
      <w:pPr>
        <w:rPr>
          <w:rFonts w:eastAsia="Avenir"/>
          <w:sz w:val="22"/>
          <w:szCs w:val="22"/>
        </w:rPr>
      </w:pPr>
    </w:p>
    <w:p w14:paraId="01FFEF2E" w14:textId="74E7BD72" w:rsidR="00382D9A" w:rsidRDefault="009868E4" w:rsidP="00174191">
      <w:pPr>
        <w:pStyle w:val="Heading4"/>
      </w:pPr>
      <w:r>
        <w:lastRenderedPageBreak/>
        <w:t xml:space="preserve">Enabling conditions: </w:t>
      </w:r>
    </w:p>
    <w:p w14:paraId="47FCF6F3" w14:textId="77777777" w:rsidR="00F1034A" w:rsidRPr="00F1034A" w:rsidRDefault="00F1034A" w:rsidP="00382D9A">
      <w:pPr>
        <w:rPr>
          <w:rFonts w:eastAsia="Avenir"/>
        </w:rPr>
      </w:pPr>
    </w:p>
    <w:p w14:paraId="2DF47B76" w14:textId="03F571D5" w:rsidR="00382D9A" w:rsidRPr="00F1034A" w:rsidRDefault="00382D9A" w:rsidP="00F700E3">
      <w:pPr>
        <w:pStyle w:val="ListParagraph"/>
        <w:numPr>
          <w:ilvl w:val="0"/>
          <w:numId w:val="36"/>
        </w:numPr>
        <w:rPr>
          <w:rFonts w:eastAsia="Avenir" w:cs="Avenir"/>
          <w:sz w:val="22"/>
          <w:szCs w:val="22"/>
        </w:rPr>
      </w:pPr>
      <w:r w:rsidRPr="00F1034A">
        <w:rPr>
          <w:rFonts w:eastAsia="Avenir" w:cs="Avenir"/>
          <w:b/>
          <w:bCs/>
          <w:sz w:val="22"/>
          <w:szCs w:val="22"/>
        </w:rPr>
        <w:t xml:space="preserve">Long-term political and institutional </w:t>
      </w:r>
      <w:r w:rsidR="00BC2C5E" w:rsidRPr="00F1034A">
        <w:rPr>
          <w:rFonts w:eastAsia="Avenir" w:cs="Avenir"/>
          <w:b/>
          <w:bCs/>
          <w:sz w:val="22"/>
          <w:szCs w:val="22"/>
        </w:rPr>
        <w:t>leadership</w:t>
      </w:r>
      <w:r w:rsidRPr="00F1034A">
        <w:rPr>
          <w:rFonts w:eastAsia="Avenir" w:cs="Avenir"/>
          <w:sz w:val="22"/>
          <w:szCs w:val="22"/>
        </w:rPr>
        <w:t xml:space="preserve"> to sustain collaboration, coordination and implementation across electoral and funding cycles.</w:t>
      </w:r>
    </w:p>
    <w:p w14:paraId="50676FE4" w14:textId="0DD0EA09" w:rsidR="00E21125" w:rsidRDefault="00E21125" w:rsidP="00F700E3">
      <w:pPr>
        <w:pStyle w:val="ListParagraph"/>
        <w:numPr>
          <w:ilvl w:val="0"/>
          <w:numId w:val="36"/>
        </w:numPr>
        <w:rPr>
          <w:rFonts w:eastAsia="Avenir" w:cs="Avenir"/>
          <w:sz w:val="22"/>
          <w:szCs w:val="22"/>
        </w:rPr>
      </w:pPr>
      <w:r w:rsidRPr="002D0471">
        <w:rPr>
          <w:rFonts w:eastAsia="Avenir" w:cs="Avenir"/>
          <w:b/>
          <w:bCs/>
          <w:sz w:val="22"/>
          <w:szCs w:val="22"/>
        </w:rPr>
        <w:t>Clearly defined governance relationships, roles and supporting processes</w:t>
      </w:r>
      <w:r w:rsidRPr="00E21125">
        <w:rPr>
          <w:rFonts w:eastAsia="Avenir" w:cs="Avenir"/>
          <w:sz w:val="22"/>
          <w:szCs w:val="22"/>
        </w:rPr>
        <w:t xml:space="preserve"> that enable actors across governance levels to coordinate effectively within their own institutional context.</w:t>
      </w:r>
    </w:p>
    <w:p w14:paraId="5F07A074" w14:textId="57743609" w:rsidR="002D0471" w:rsidRDefault="002D0471" w:rsidP="00F700E3">
      <w:pPr>
        <w:pStyle w:val="ListParagraph"/>
        <w:numPr>
          <w:ilvl w:val="0"/>
          <w:numId w:val="36"/>
        </w:numPr>
        <w:rPr>
          <w:rFonts w:eastAsia="Avenir" w:cs="Avenir"/>
          <w:sz w:val="22"/>
          <w:szCs w:val="22"/>
        </w:rPr>
      </w:pPr>
      <w:r w:rsidRPr="00B82D2F">
        <w:rPr>
          <w:rFonts w:eastAsia="Avenir" w:cs="Avenir"/>
          <w:b/>
          <w:bCs/>
          <w:sz w:val="22"/>
          <w:szCs w:val="22"/>
        </w:rPr>
        <w:t xml:space="preserve">Regular coordination forums, learning processes and feedback </w:t>
      </w:r>
      <w:r w:rsidRPr="00B82D2F">
        <w:rPr>
          <w:rFonts w:eastAsia="Avenir" w:cs="Avenir"/>
          <w:sz w:val="22"/>
          <w:szCs w:val="22"/>
        </w:rPr>
        <w:t>mechanisms that enable actors to share knowledge, coordinate actions and continuously refine implementation.</w:t>
      </w:r>
    </w:p>
    <w:p w14:paraId="556E353A" w14:textId="77777777" w:rsidR="004C3291" w:rsidRPr="002D0471" w:rsidRDefault="004C3291" w:rsidP="004C3291">
      <w:pPr>
        <w:pStyle w:val="ListParagraph"/>
        <w:rPr>
          <w:rFonts w:eastAsia="Avenir" w:cs="Avenir"/>
          <w:sz w:val="22"/>
          <w:szCs w:val="22"/>
        </w:rPr>
      </w:pPr>
    </w:p>
    <w:p w14:paraId="095ECD32" w14:textId="5B311C4C" w:rsidR="003665C6" w:rsidRDefault="00CB1D42" w:rsidP="00CB1D42">
      <w:pPr>
        <w:pStyle w:val="Heading3"/>
      </w:pPr>
      <w:r>
        <w:t xml:space="preserve">3.2. </w:t>
      </w:r>
      <w:r w:rsidR="003665C6" w:rsidRPr="007D011C">
        <w:t xml:space="preserve">National </w:t>
      </w:r>
      <w:r w:rsidR="00CA61EE" w:rsidRPr="007D011C">
        <w:t>P</w:t>
      </w:r>
      <w:r w:rsidR="003665C6" w:rsidRPr="007D011C">
        <w:t>latform</w:t>
      </w:r>
      <w:r w:rsidR="00472B5C">
        <w:t>s</w:t>
      </w:r>
    </w:p>
    <w:p w14:paraId="5B96C1A7" w14:textId="77777777" w:rsidR="004C3291" w:rsidRDefault="004C3291" w:rsidP="004C3291">
      <w:pPr>
        <w:rPr>
          <w:rFonts w:eastAsia="Avenir"/>
        </w:rPr>
      </w:pPr>
    </w:p>
    <w:p w14:paraId="4CFD0A63" w14:textId="29308F1D" w:rsidR="004C3291" w:rsidRDefault="004C3291" w:rsidP="004C3291">
      <w:pPr>
        <w:pStyle w:val="Heading4"/>
      </w:pPr>
      <w:r w:rsidRPr="004C3291">
        <w:t>Overview</w:t>
      </w:r>
    </w:p>
    <w:p w14:paraId="222F910A" w14:textId="77777777" w:rsidR="004C3291" w:rsidRDefault="004C3291" w:rsidP="004C3291">
      <w:pPr>
        <w:rPr>
          <w:rFonts w:eastAsia="Avenir"/>
        </w:rPr>
      </w:pPr>
    </w:p>
    <w:p w14:paraId="4BB8A12F" w14:textId="2371E004" w:rsidR="004C3291" w:rsidRDefault="00583BC8" w:rsidP="004C3291">
      <w:pPr>
        <w:rPr>
          <w:rFonts w:eastAsia="Avenir"/>
          <w:sz w:val="22"/>
          <w:szCs w:val="22"/>
        </w:rPr>
      </w:pPr>
      <w:r w:rsidRPr="00583BC8">
        <w:rPr>
          <w:rFonts w:eastAsia="Avenir"/>
          <w:b/>
          <w:bCs/>
          <w:sz w:val="22"/>
          <w:szCs w:val="22"/>
        </w:rPr>
        <w:t>What it is:</w:t>
      </w:r>
      <w:r>
        <w:rPr>
          <w:rFonts w:eastAsia="Avenir"/>
          <w:sz w:val="22"/>
          <w:szCs w:val="22"/>
        </w:rPr>
        <w:t xml:space="preserve"> </w:t>
      </w:r>
      <w:r w:rsidR="006021E1">
        <w:rPr>
          <w:rFonts w:eastAsia="Avenir"/>
          <w:sz w:val="22"/>
          <w:szCs w:val="22"/>
        </w:rPr>
        <w:t>In the context of CHAMP, n</w:t>
      </w:r>
      <w:r w:rsidR="00103325" w:rsidRPr="00103325">
        <w:rPr>
          <w:rFonts w:eastAsia="Avenir"/>
          <w:sz w:val="22"/>
          <w:szCs w:val="22"/>
        </w:rPr>
        <w:t xml:space="preserve">ational platforms are best understood as </w:t>
      </w:r>
      <w:r w:rsidR="00103325">
        <w:rPr>
          <w:rFonts w:eastAsia="Avenir"/>
          <w:sz w:val="22"/>
          <w:szCs w:val="22"/>
        </w:rPr>
        <w:t>nationally</w:t>
      </w:r>
      <w:r w:rsidR="005414EF">
        <w:rPr>
          <w:rFonts w:eastAsia="Avenir"/>
          <w:sz w:val="22"/>
          <w:szCs w:val="22"/>
        </w:rPr>
        <w:t xml:space="preserve"> </w:t>
      </w:r>
      <w:r w:rsidR="00103325" w:rsidRPr="00103325">
        <w:rPr>
          <w:rFonts w:eastAsia="Avenir"/>
          <w:sz w:val="22"/>
          <w:szCs w:val="22"/>
        </w:rPr>
        <w:t>owned</w:t>
      </w:r>
      <w:r w:rsidR="00103325">
        <w:rPr>
          <w:rFonts w:eastAsia="Avenir"/>
          <w:sz w:val="22"/>
          <w:szCs w:val="22"/>
        </w:rPr>
        <w:t xml:space="preserve"> and led</w:t>
      </w:r>
      <w:r w:rsidR="00103325" w:rsidRPr="00103325">
        <w:rPr>
          <w:rFonts w:eastAsia="Avenir"/>
          <w:sz w:val="22"/>
          <w:szCs w:val="22"/>
        </w:rPr>
        <w:t xml:space="preserve"> </w:t>
      </w:r>
      <w:r w:rsidR="005A12D2">
        <w:rPr>
          <w:rFonts w:eastAsia="Avenir"/>
          <w:sz w:val="22"/>
          <w:szCs w:val="22"/>
        </w:rPr>
        <w:t>initiatives</w:t>
      </w:r>
      <w:r w:rsidR="007E33CD">
        <w:rPr>
          <w:rFonts w:eastAsia="Avenir"/>
          <w:sz w:val="22"/>
          <w:szCs w:val="22"/>
        </w:rPr>
        <w:t xml:space="preserve"> for long-term </w:t>
      </w:r>
      <w:r w:rsidR="00A72A81">
        <w:rPr>
          <w:rFonts w:eastAsia="Avenir"/>
          <w:sz w:val="22"/>
          <w:szCs w:val="22"/>
        </w:rPr>
        <w:t>coordination and implementation</w:t>
      </w:r>
      <w:r w:rsidR="007E33CD">
        <w:rPr>
          <w:rFonts w:eastAsia="Avenir"/>
          <w:sz w:val="22"/>
          <w:szCs w:val="22"/>
        </w:rPr>
        <w:t xml:space="preserve"> of climate action</w:t>
      </w:r>
      <w:r w:rsidR="00103325" w:rsidRPr="00103325">
        <w:rPr>
          <w:rFonts w:eastAsia="Avenir"/>
          <w:sz w:val="22"/>
          <w:szCs w:val="22"/>
        </w:rPr>
        <w:t xml:space="preserve">. Their purpose is to align political leadership, sectoral planning, finance and implementation around a shared national strategy, while creating a </w:t>
      </w:r>
      <w:r w:rsidR="000E6929">
        <w:rPr>
          <w:rFonts w:eastAsia="Avenir"/>
          <w:sz w:val="22"/>
          <w:szCs w:val="22"/>
        </w:rPr>
        <w:t>dedicated</w:t>
      </w:r>
      <w:r w:rsidR="00103325" w:rsidRPr="00103325">
        <w:rPr>
          <w:rFonts w:eastAsia="Avenir"/>
          <w:sz w:val="22"/>
          <w:szCs w:val="22"/>
        </w:rPr>
        <w:t xml:space="preserve"> </w:t>
      </w:r>
      <w:r w:rsidR="000E6929">
        <w:rPr>
          <w:rFonts w:eastAsia="Avenir"/>
          <w:sz w:val="22"/>
          <w:szCs w:val="22"/>
        </w:rPr>
        <w:t>space</w:t>
      </w:r>
      <w:r w:rsidR="00103325" w:rsidRPr="00103325">
        <w:rPr>
          <w:rFonts w:eastAsia="Avenir"/>
          <w:sz w:val="22"/>
          <w:szCs w:val="22"/>
        </w:rPr>
        <w:t xml:space="preserve"> for subnational governments, cities, development partners and other actors to work through priorities together. </w:t>
      </w:r>
      <w:r w:rsidR="00DC79C6">
        <w:rPr>
          <w:rFonts w:eastAsia="Avenir"/>
          <w:sz w:val="22"/>
          <w:szCs w:val="22"/>
        </w:rPr>
        <w:t>These</w:t>
      </w:r>
      <w:r w:rsidR="00103325" w:rsidRPr="00103325">
        <w:rPr>
          <w:rFonts w:eastAsia="Avenir"/>
          <w:sz w:val="22"/>
          <w:szCs w:val="22"/>
        </w:rPr>
        <w:t xml:space="preserve"> platform</w:t>
      </w:r>
      <w:r w:rsidR="00DC79C6">
        <w:rPr>
          <w:rFonts w:eastAsia="Avenir"/>
          <w:sz w:val="22"/>
          <w:szCs w:val="22"/>
        </w:rPr>
        <w:t>s</w:t>
      </w:r>
      <w:r w:rsidR="00103325" w:rsidRPr="00103325">
        <w:rPr>
          <w:rFonts w:eastAsia="Avenir"/>
          <w:sz w:val="22"/>
          <w:szCs w:val="22"/>
        </w:rPr>
        <w:t xml:space="preserve"> </w:t>
      </w:r>
      <w:r w:rsidR="00DC79C6">
        <w:rPr>
          <w:rFonts w:eastAsia="Avenir"/>
          <w:sz w:val="22"/>
          <w:szCs w:val="22"/>
        </w:rPr>
        <w:t xml:space="preserve">can be </w:t>
      </w:r>
      <w:r w:rsidR="00103325" w:rsidRPr="00103325">
        <w:rPr>
          <w:rFonts w:eastAsia="Avenir"/>
          <w:sz w:val="22"/>
          <w:szCs w:val="22"/>
        </w:rPr>
        <w:t>designed to bring urban and subnational priorities into the core of the process, so cities are not treated as downstream implementers but as co-shapers of priorities, pipelines and delivery arrangements.</w:t>
      </w:r>
      <w:r w:rsidR="00DC79C6">
        <w:rPr>
          <w:rFonts w:eastAsia="Avenir"/>
          <w:sz w:val="22"/>
          <w:szCs w:val="22"/>
        </w:rPr>
        <w:t xml:space="preserve"> </w:t>
      </w:r>
      <w:r w:rsidR="00803F51" w:rsidRPr="00803F51">
        <w:rPr>
          <w:rFonts w:eastAsia="Avenir"/>
          <w:sz w:val="22"/>
          <w:szCs w:val="22"/>
        </w:rPr>
        <w:t>A useful way to think about them is as an enabling architecture for moving from fragmented, project-by-project action to a more programmatic, systemic approach.</w:t>
      </w:r>
    </w:p>
    <w:p w14:paraId="201B38B5" w14:textId="77777777" w:rsidR="00803F51" w:rsidRDefault="00803F51" w:rsidP="004C3291">
      <w:pPr>
        <w:rPr>
          <w:rFonts w:eastAsia="Avenir"/>
          <w:sz w:val="22"/>
          <w:szCs w:val="22"/>
        </w:rPr>
      </w:pPr>
    </w:p>
    <w:p w14:paraId="594DD3A0" w14:textId="4292AD5C" w:rsidR="00BF7CB0" w:rsidRDefault="00B907B1" w:rsidP="004C3291">
      <w:pPr>
        <w:rPr>
          <w:rFonts w:eastAsia="Avenir"/>
          <w:sz w:val="22"/>
          <w:szCs w:val="22"/>
        </w:rPr>
      </w:pPr>
      <w:r>
        <w:rPr>
          <w:rFonts w:eastAsia="Avenir"/>
          <w:b/>
          <w:bCs/>
          <w:sz w:val="22"/>
          <w:szCs w:val="22"/>
        </w:rPr>
        <w:t>Implementation Guidance</w:t>
      </w:r>
      <w:r w:rsidR="00583BC8" w:rsidRPr="00583BC8">
        <w:rPr>
          <w:rFonts w:eastAsia="Avenir"/>
          <w:b/>
          <w:bCs/>
          <w:sz w:val="22"/>
          <w:szCs w:val="22"/>
        </w:rPr>
        <w:t>:</w:t>
      </w:r>
      <w:r w:rsidR="00583BC8">
        <w:rPr>
          <w:rFonts w:eastAsia="Avenir"/>
          <w:sz w:val="22"/>
          <w:szCs w:val="22"/>
        </w:rPr>
        <w:t xml:space="preserve"> </w:t>
      </w:r>
      <w:r w:rsidR="005E65E8">
        <w:rPr>
          <w:rFonts w:eastAsia="Avenir"/>
          <w:sz w:val="22"/>
          <w:szCs w:val="22"/>
        </w:rPr>
        <w:t xml:space="preserve">National coordination platforms can be implemented </w:t>
      </w:r>
      <w:r w:rsidR="00CE42C9">
        <w:rPr>
          <w:rFonts w:eastAsia="Avenir"/>
          <w:sz w:val="22"/>
          <w:szCs w:val="22"/>
        </w:rPr>
        <w:t xml:space="preserve">as part of </w:t>
      </w:r>
      <w:r w:rsidR="005E65E8" w:rsidRPr="005E65E8">
        <w:rPr>
          <w:rFonts w:eastAsia="Avenir"/>
          <w:sz w:val="22"/>
          <w:szCs w:val="22"/>
        </w:rPr>
        <w:t>a phased, iterative process that moves from whole-of-government ownership and subnational engagement to program readiness, investment pipeline development, finance mobilization and adaptive implementation.</w:t>
      </w:r>
      <w:r w:rsidR="008A3FAD">
        <w:rPr>
          <w:rFonts w:eastAsia="Avenir"/>
          <w:sz w:val="22"/>
          <w:szCs w:val="22"/>
        </w:rPr>
        <w:t xml:space="preserve"> This process could include: </w:t>
      </w:r>
    </w:p>
    <w:p w14:paraId="7574E94B" w14:textId="77777777" w:rsidR="008A3FAD" w:rsidRDefault="008A3FAD" w:rsidP="004C3291">
      <w:pPr>
        <w:rPr>
          <w:rFonts w:eastAsia="Avenir"/>
          <w:sz w:val="22"/>
          <w:szCs w:val="22"/>
        </w:rPr>
      </w:pPr>
    </w:p>
    <w:p w14:paraId="400A94FD" w14:textId="6C5E5477" w:rsidR="00B93DE9" w:rsidRPr="00AB348B" w:rsidRDefault="000023BA" w:rsidP="00F700E3">
      <w:pPr>
        <w:pStyle w:val="ListParagraph"/>
        <w:numPr>
          <w:ilvl w:val="0"/>
          <w:numId w:val="62"/>
        </w:numPr>
        <w:rPr>
          <w:rFonts w:eastAsia="Avenir"/>
          <w:sz w:val="22"/>
          <w:szCs w:val="22"/>
        </w:rPr>
      </w:pPr>
      <w:r w:rsidRPr="00AB348B">
        <w:rPr>
          <w:rFonts w:eastAsia="Avenir"/>
          <w:sz w:val="22"/>
          <w:szCs w:val="22"/>
        </w:rPr>
        <w:t>Start with whole-of-government ownership and subnational entry points</w:t>
      </w:r>
      <w:r w:rsidR="00142D70">
        <w:rPr>
          <w:rFonts w:eastAsia="Avenir"/>
          <w:sz w:val="22"/>
          <w:szCs w:val="22"/>
        </w:rPr>
        <w:t>, where n</w:t>
      </w:r>
      <w:r w:rsidR="00B93DE9" w:rsidRPr="00AB348B">
        <w:rPr>
          <w:rFonts w:eastAsia="Avenir"/>
          <w:sz w:val="22"/>
          <w:szCs w:val="22"/>
        </w:rPr>
        <w:t xml:space="preserve">ational leadership sets the mandate, while </w:t>
      </w:r>
      <w:r w:rsidR="00142D70">
        <w:rPr>
          <w:rFonts w:eastAsia="Avenir"/>
          <w:sz w:val="22"/>
          <w:szCs w:val="22"/>
        </w:rPr>
        <w:t>engagement</w:t>
      </w:r>
      <w:r w:rsidR="00B93DE9" w:rsidRPr="00AB348B">
        <w:rPr>
          <w:rFonts w:eastAsia="Avenir"/>
          <w:sz w:val="22"/>
          <w:szCs w:val="22"/>
        </w:rPr>
        <w:t xml:space="preserve"> with cities and regions brings urban priorities into the platform.</w:t>
      </w:r>
    </w:p>
    <w:p w14:paraId="3054A061" w14:textId="5C8EDB19" w:rsidR="00DD2082" w:rsidRDefault="00DD2082" w:rsidP="00F700E3">
      <w:pPr>
        <w:pStyle w:val="ListParagraph"/>
        <w:numPr>
          <w:ilvl w:val="0"/>
          <w:numId w:val="62"/>
        </w:numPr>
        <w:rPr>
          <w:rFonts w:eastAsia="Avenir"/>
          <w:sz w:val="22"/>
          <w:szCs w:val="22"/>
        </w:rPr>
      </w:pPr>
      <w:r w:rsidRPr="00AB348B">
        <w:rPr>
          <w:rFonts w:eastAsia="Avenir"/>
          <w:sz w:val="22"/>
          <w:szCs w:val="22"/>
        </w:rPr>
        <w:t>Align sectoral priorities and planning across</w:t>
      </w:r>
      <w:r w:rsidR="00AB348B" w:rsidRPr="00AB348B">
        <w:rPr>
          <w:rFonts w:eastAsia="Avenir"/>
          <w:sz w:val="22"/>
          <w:szCs w:val="22"/>
        </w:rPr>
        <w:t xml:space="preserve"> national and subnational climate </w:t>
      </w:r>
      <w:r w:rsidR="00A81678">
        <w:rPr>
          <w:rFonts w:eastAsia="Avenir"/>
          <w:sz w:val="22"/>
          <w:szCs w:val="22"/>
        </w:rPr>
        <w:t xml:space="preserve">goals and </w:t>
      </w:r>
      <w:r w:rsidR="00AB348B" w:rsidRPr="00AB348B">
        <w:rPr>
          <w:rFonts w:eastAsia="Avenir"/>
          <w:sz w:val="22"/>
          <w:szCs w:val="22"/>
        </w:rPr>
        <w:t>governance</w:t>
      </w:r>
      <w:r w:rsidRPr="00AB348B">
        <w:rPr>
          <w:rFonts w:eastAsia="Avenir"/>
          <w:sz w:val="22"/>
          <w:szCs w:val="22"/>
        </w:rPr>
        <w:t xml:space="preserve"> levels. </w:t>
      </w:r>
    </w:p>
    <w:p w14:paraId="49B82676" w14:textId="0B9724C5" w:rsidR="0026007C" w:rsidRDefault="00924210" w:rsidP="00F700E3">
      <w:pPr>
        <w:pStyle w:val="ListParagraph"/>
        <w:numPr>
          <w:ilvl w:val="0"/>
          <w:numId w:val="62"/>
        </w:numPr>
        <w:rPr>
          <w:rFonts w:eastAsia="Avenir"/>
          <w:sz w:val="22"/>
          <w:szCs w:val="22"/>
        </w:rPr>
      </w:pPr>
      <w:r w:rsidRPr="00924210">
        <w:rPr>
          <w:rFonts w:eastAsia="Avenir"/>
          <w:sz w:val="22"/>
          <w:szCs w:val="22"/>
        </w:rPr>
        <w:t xml:space="preserve">Use the platform to </w:t>
      </w:r>
      <w:r w:rsidR="0088698F">
        <w:rPr>
          <w:rFonts w:eastAsia="Avenir"/>
          <w:sz w:val="22"/>
          <w:szCs w:val="22"/>
        </w:rPr>
        <w:t xml:space="preserve">support </w:t>
      </w:r>
      <w:r w:rsidR="00884AD4">
        <w:rPr>
          <w:rFonts w:eastAsia="Avenir"/>
          <w:sz w:val="22"/>
          <w:szCs w:val="22"/>
        </w:rPr>
        <w:t xml:space="preserve">cities in developing local climate action plans and </w:t>
      </w:r>
      <w:r w:rsidR="00267A13">
        <w:rPr>
          <w:rFonts w:eastAsia="Avenir"/>
          <w:sz w:val="22"/>
          <w:szCs w:val="22"/>
        </w:rPr>
        <w:t>identifying project pipelines</w:t>
      </w:r>
      <w:r w:rsidR="000F2359">
        <w:rPr>
          <w:rFonts w:eastAsia="Avenir"/>
          <w:sz w:val="22"/>
          <w:szCs w:val="22"/>
        </w:rPr>
        <w:t xml:space="preserve">, </w:t>
      </w:r>
      <w:r w:rsidR="0088698F">
        <w:rPr>
          <w:rFonts w:eastAsia="Avenir"/>
          <w:sz w:val="22"/>
          <w:szCs w:val="22"/>
        </w:rPr>
        <w:t xml:space="preserve">mobilize technical assistance and enable financier matchmaking. </w:t>
      </w:r>
    </w:p>
    <w:p w14:paraId="2BA3C45C" w14:textId="35E5BCB1" w:rsidR="00EB1346" w:rsidRDefault="00EB1346" w:rsidP="00F700E3">
      <w:pPr>
        <w:pStyle w:val="ListParagraph"/>
        <w:numPr>
          <w:ilvl w:val="0"/>
          <w:numId w:val="62"/>
        </w:numPr>
        <w:rPr>
          <w:rFonts w:eastAsia="Avenir"/>
          <w:sz w:val="22"/>
          <w:szCs w:val="22"/>
        </w:rPr>
      </w:pPr>
      <w:r w:rsidRPr="00B96BAE">
        <w:rPr>
          <w:rFonts w:eastAsia="Avenir"/>
          <w:sz w:val="22"/>
          <w:szCs w:val="22"/>
        </w:rPr>
        <w:t xml:space="preserve">Coordinate with </w:t>
      </w:r>
      <w:r w:rsidR="00B96BAE">
        <w:rPr>
          <w:rFonts w:eastAsia="Avenir"/>
          <w:sz w:val="22"/>
          <w:szCs w:val="22"/>
        </w:rPr>
        <w:t xml:space="preserve">financial </w:t>
      </w:r>
      <w:r w:rsidR="00AB0F88">
        <w:rPr>
          <w:rFonts w:eastAsia="Avenir"/>
          <w:sz w:val="22"/>
          <w:szCs w:val="22"/>
        </w:rPr>
        <w:t>institutions</w:t>
      </w:r>
      <w:r w:rsidRPr="00B96BAE">
        <w:rPr>
          <w:rFonts w:eastAsia="Avenir"/>
          <w:sz w:val="22"/>
          <w:szCs w:val="22"/>
        </w:rPr>
        <w:t xml:space="preserve">, including NDBs, MDBs, local commercial institutions and climate funds to </w:t>
      </w:r>
      <w:r w:rsidR="003F039D">
        <w:rPr>
          <w:rFonts w:eastAsia="Avenir"/>
          <w:sz w:val="22"/>
          <w:szCs w:val="22"/>
        </w:rPr>
        <w:t xml:space="preserve">channel </w:t>
      </w:r>
      <w:r w:rsidR="00E834BF">
        <w:rPr>
          <w:rFonts w:eastAsia="Avenir"/>
          <w:sz w:val="22"/>
          <w:szCs w:val="22"/>
        </w:rPr>
        <w:t>concessional and innovative financ</w:t>
      </w:r>
      <w:r w:rsidR="0097002B">
        <w:rPr>
          <w:rFonts w:eastAsia="Avenir"/>
          <w:sz w:val="22"/>
          <w:szCs w:val="22"/>
        </w:rPr>
        <w:t>ial instruments targeting local and subnational governments</w:t>
      </w:r>
    </w:p>
    <w:p w14:paraId="7BE53E99" w14:textId="6D71C037" w:rsidR="00924210" w:rsidRPr="002F1F00" w:rsidRDefault="00134B6F" w:rsidP="00F700E3">
      <w:pPr>
        <w:pStyle w:val="ListParagraph"/>
        <w:numPr>
          <w:ilvl w:val="0"/>
          <w:numId w:val="62"/>
        </w:numPr>
        <w:rPr>
          <w:rFonts w:eastAsia="Avenir"/>
          <w:sz w:val="22"/>
          <w:szCs w:val="22"/>
        </w:rPr>
      </w:pPr>
      <w:r>
        <w:rPr>
          <w:rFonts w:eastAsia="Avenir"/>
          <w:sz w:val="22"/>
          <w:szCs w:val="22"/>
        </w:rPr>
        <w:t xml:space="preserve">Lead multi-level and multi-stakeholder dialogues to </w:t>
      </w:r>
      <w:r w:rsidR="001135BB">
        <w:rPr>
          <w:rFonts w:eastAsia="Avenir"/>
          <w:sz w:val="22"/>
          <w:szCs w:val="22"/>
        </w:rPr>
        <w:t>strengthen local data systems, promote peer learning and capacity building</w:t>
      </w:r>
      <w:r w:rsidR="00401637">
        <w:rPr>
          <w:rFonts w:eastAsia="Avenir"/>
          <w:sz w:val="22"/>
          <w:szCs w:val="22"/>
        </w:rPr>
        <w:t>, and monitor implementation of programs and projects.</w:t>
      </w:r>
    </w:p>
    <w:p w14:paraId="3352AAA0" w14:textId="77777777" w:rsidR="00401637" w:rsidRPr="008E078C" w:rsidRDefault="00401637" w:rsidP="00401637">
      <w:pPr>
        <w:rPr>
          <w:rFonts w:eastAsia="Avenir"/>
          <w:sz w:val="20"/>
          <w:szCs w:val="20"/>
        </w:rPr>
      </w:pPr>
    </w:p>
    <w:p w14:paraId="3D69185D" w14:textId="148E1891" w:rsidR="002F1F00" w:rsidRPr="008E078C" w:rsidRDefault="00DA6736" w:rsidP="004C3291">
      <w:pPr>
        <w:rPr>
          <w:rFonts w:eastAsia="Avenir"/>
          <w:sz w:val="22"/>
          <w:szCs w:val="22"/>
        </w:rPr>
      </w:pPr>
      <w:r w:rsidRPr="008E078C">
        <w:rPr>
          <w:rFonts w:eastAsia="Avenir"/>
          <w:b/>
          <w:bCs/>
          <w:sz w:val="22"/>
          <w:szCs w:val="22"/>
        </w:rPr>
        <w:t>Why it is needed:</w:t>
      </w:r>
      <w:r w:rsidRPr="008E078C">
        <w:rPr>
          <w:rFonts w:eastAsia="Avenir"/>
          <w:sz w:val="22"/>
          <w:szCs w:val="22"/>
        </w:rPr>
        <w:t xml:space="preserve"> Cities and subnational governments often face misalignment with national </w:t>
      </w:r>
      <w:r w:rsidR="00A43F7C">
        <w:rPr>
          <w:rFonts w:eastAsia="Avenir"/>
          <w:sz w:val="22"/>
          <w:szCs w:val="22"/>
        </w:rPr>
        <w:t xml:space="preserve">climate and development </w:t>
      </w:r>
      <w:r w:rsidRPr="008E078C">
        <w:rPr>
          <w:rFonts w:eastAsia="Avenir"/>
          <w:sz w:val="22"/>
          <w:szCs w:val="22"/>
        </w:rPr>
        <w:t xml:space="preserve">priorities, limited entry points into decision-making, weak project pipelines, and fiscal and creditworthiness constraints that make climate finance hard to access. </w:t>
      </w:r>
      <w:r w:rsidR="0068765A" w:rsidRPr="008E078C">
        <w:rPr>
          <w:rFonts w:eastAsia="Avenir"/>
          <w:sz w:val="22"/>
          <w:szCs w:val="22"/>
        </w:rPr>
        <w:t>To this end, a</w:t>
      </w:r>
      <w:r w:rsidRPr="008E078C">
        <w:rPr>
          <w:rFonts w:eastAsia="Avenir"/>
          <w:sz w:val="22"/>
          <w:szCs w:val="22"/>
        </w:rPr>
        <w:t xml:space="preserve"> national platform creates a </w:t>
      </w:r>
      <w:r w:rsidR="0068765A" w:rsidRPr="008E078C">
        <w:rPr>
          <w:rFonts w:eastAsia="Avenir"/>
          <w:sz w:val="22"/>
          <w:szCs w:val="22"/>
        </w:rPr>
        <w:t xml:space="preserve">space for </w:t>
      </w:r>
      <w:r w:rsidR="002F1F00" w:rsidRPr="008E078C">
        <w:rPr>
          <w:rFonts w:eastAsia="Avenir"/>
          <w:sz w:val="22"/>
          <w:szCs w:val="22"/>
        </w:rPr>
        <w:t>local and national actors</w:t>
      </w:r>
      <w:r w:rsidRPr="008E078C">
        <w:rPr>
          <w:rFonts w:eastAsia="Avenir"/>
          <w:sz w:val="22"/>
          <w:szCs w:val="22"/>
        </w:rPr>
        <w:t xml:space="preserve"> to align policies, pipelines and finance across levels of government so urban climate action can move from fragmented projects to a more programmatic delivery model.</w:t>
      </w:r>
      <w:r w:rsidR="00B642CA" w:rsidRPr="008E078C">
        <w:rPr>
          <w:rStyle w:val="FootnoteReference"/>
          <w:rFonts w:eastAsia="Avenir"/>
          <w:sz w:val="22"/>
          <w:szCs w:val="22"/>
        </w:rPr>
        <w:footnoteReference w:id="9"/>
      </w:r>
      <w:r w:rsidR="00B642CA" w:rsidRPr="008E078C">
        <w:rPr>
          <w:rFonts w:eastAsia="Avenir"/>
          <w:sz w:val="22"/>
          <w:szCs w:val="22"/>
          <w:vertAlign w:val="superscript"/>
        </w:rPr>
        <w:t>,</w:t>
      </w:r>
      <w:r w:rsidR="00B642CA" w:rsidRPr="008E078C">
        <w:rPr>
          <w:rStyle w:val="FootnoteReference"/>
          <w:rFonts w:eastAsia="Avenir"/>
          <w:sz w:val="22"/>
          <w:szCs w:val="22"/>
        </w:rPr>
        <w:footnoteReference w:id="10"/>
      </w:r>
    </w:p>
    <w:p w14:paraId="1A6C2909" w14:textId="77777777" w:rsidR="002F1F00" w:rsidRDefault="002F1F00" w:rsidP="004C3291">
      <w:pPr>
        <w:rPr>
          <w:rFonts w:eastAsia="Avenir"/>
        </w:rPr>
      </w:pPr>
    </w:p>
    <w:p w14:paraId="21E3A077" w14:textId="4D8AAAF5" w:rsidR="002F1F00" w:rsidRDefault="002F1F00" w:rsidP="002F1F00">
      <w:pPr>
        <w:pStyle w:val="Heading4"/>
      </w:pPr>
      <w:r>
        <w:t>Illustrative examples</w:t>
      </w:r>
    </w:p>
    <w:p w14:paraId="366F8F84" w14:textId="77777777" w:rsidR="002F1F00" w:rsidRDefault="002F1F00" w:rsidP="002F1F00">
      <w:pPr>
        <w:rPr>
          <w:rFonts w:eastAsia="Avenir"/>
        </w:rPr>
      </w:pPr>
    </w:p>
    <w:p w14:paraId="350F0021" w14:textId="4CF07AFF" w:rsidR="002F1F00" w:rsidRDefault="00180C2A" w:rsidP="002F1F00">
      <w:pPr>
        <w:rPr>
          <w:rFonts w:eastAsia="Avenir"/>
          <w:sz w:val="22"/>
          <w:szCs w:val="22"/>
        </w:rPr>
      </w:pPr>
      <w:r w:rsidRPr="0019092C">
        <w:rPr>
          <w:rFonts w:eastAsia="Avenir"/>
          <w:b/>
          <w:bCs/>
          <w:sz w:val="22"/>
          <w:szCs w:val="22"/>
        </w:rPr>
        <w:t>Viable Cities</w:t>
      </w:r>
      <w:r w:rsidRPr="0019092C">
        <w:rPr>
          <w:rFonts w:eastAsia="Avenir"/>
          <w:sz w:val="22"/>
          <w:szCs w:val="22"/>
        </w:rPr>
        <w:t xml:space="preserve"> </w:t>
      </w:r>
      <w:r w:rsidR="00D35E4C" w:rsidRPr="0019092C">
        <w:rPr>
          <w:rFonts w:eastAsia="Avenir"/>
          <w:sz w:val="22"/>
          <w:szCs w:val="22"/>
        </w:rPr>
        <w:t>demonstrates</w:t>
      </w:r>
      <w:r w:rsidRPr="0019092C">
        <w:rPr>
          <w:rFonts w:eastAsia="Avenir"/>
          <w:sz w:val="22"/>
          <w:szCs w:val="22"/>
        </w:rPr>
        <w:t xml:space="preserve"> how a nationally anchored platform can turn climate ambition into an ongoing multilevel implementation architecture rather than a one-off coordination exercise. In Sweden, Viable Cities works with </w:t>
      </w:r>
      <w:r w:rsidRPr="0019092C">
        <w:rPr>
          <w:rFonts w:eastAsia="Avenir"/>
          <w:b/>
          <w:bCs/>
          <w:sz w:val="22"/>
          <w:szCs w:val="22"/>
        </w:rPr>
        <w:t>48 cities and six government agencies</w:t>
      </w:r>
      <w:r w:rsidRPr="0019092C">
        <w:rPr>
          <w:rFonts w:eastAsia="Avenir"/>
          <w:sz w:val="22"/>
          <w:szCs w:val="22"/>
        </w:rPr>
        <w:t xml:space="preserve"> and coordinates the country’s participation in </w:t>
      </w:r>
      <w:r w:rsidRPr="0019092C">
        <w:rPr>
          <w:rFonts w:eastAsia="Avenir"/>
          <w:b/>
          <w:bCs/>
          <w:sz w:val="22"/>
          <w:szCs w:val="22"/>
        </w:rPr>
        <w:t>CHAMP</w:t>
      </w:r>
      <w:r w:rsidR="00CA6B30">
        <w:rPr>
          <w:rFonts w:eastAsia="Avenir"/>
          <w:sz w:val="22"/>
          <w:szCs w:val="22"/>
        </w:rPr>
        <w:t>.</w:t>
      </w:r>
      <w:r w:rsidR="0061387C">
        <w:rPr>
          <w:rStyle w:val="FootnoteReference"/>
          <w:rFonts w:eastAsia="Avenir"/>
          <w:sz w:val="22"/>
          <w:szCs w:val="22"/>
        </w:rPr>
        <w:footnoteReference w:id="11"/>
      </w:r>
      <w:r w:rsidR="00CA6B30">
        <w:rPr>
          <w:rFonts w:eastAsia="Avenir"/>
          <w:sz w:val="22"/>
          <w:szCs w:val="22"/>
        </w:rPr>
        <w:t xml:space="preserve"> </w:t>
      </w:r>
      <w:r w:rsidR="00733C7F">
        <w:rPr>
          <w:rFonts w:eastAsia="Avenir"/>
          <w:sz w:val="22"/>
          <w:szCs w:val="22"/>
        </w:rPr>
        <w:t>T</w:t>
      </w:r>
      <w:r w:rsidRPr="0019092C">
        <w:rPr>
          <w:rFonts w:eastAsia="Avenir"/>
          <w:sz w:val="22"/>
          <w:szCs w:val="22"/>
        </w:rPr>
        <w:t xml:space="preserve">hrough the </w:t>
      </w:r>
      <w:r w:rsidRPr="0019092C">
        <w:rPr>
          <w:rFonts w:eastAsia="Avenir"/>
          <w:b/>
          <w:bCs/>
          <w:sz w:val="22"/>
          <w:szCs w:val="22"/>
        </w:rPr>
        <w:t>Climate City Contract</w:t>
      </w:r>
      <w:r w:rsidRPr="0019092C">
        <w:rPr>
          <w:rFonts w:eastAsia="Avenir"/>
          <w:sz w:val="22"/>
          <w:szCs w:val="22"/>
        </w:rPr>
        <w:t xml:space="preserve"> approach, </w:t>
      </w:r>
      <w:r w:rsidR="00733C7F">
        <w:rPr>
          <w:rFonts w:eastAsia="Avenir"/>
          <w:sz w:val="22"/>
          <w:szCs w:val="22"/>
        </w:rPr>
        <w:t>Viable Cities</w:t>
      </w:r>
      <w:r w:rsidRPr="0019092C">
        <w:rPr>
          <w:rFonts w:eastAsia="Avenir"/>
          <w:sz w:val="22"/>
          <w:szCs w:val="22"/>
        </w:rPr>
        <w:t xml:space="preserve"> helps align municipal commitments with national support, shared learning and implementation capacity.</w:t>
      </w:r>
      <w:r w:rsidR="002E28FC">
        <w:rPr>
          <w:rStyle w:val="FootnoteReference"/>
          <w:rFonts w:eastAsia="Avenir"/>
          <w:sz w:val="22"/>
          <w:szCs w:val="22"/>
        </w:rPr>
        <w:footnoteReference w:id="12"/>
      </w:r>
      <w:r w:rsidRPr="0019092C">
        <w:rPr>
          <w:rFonts w:eastAsia="Avenir"/>
          <w:sz w:val="22"/>
          <w:szCs w:val="22"/>
        </w:rPr>
        <w:t xml:space="preserve"> The platform’s value lies in that continuity</w:t>
      </w:r>
      <w:r w:rsidR="00B0203E">
        <w:rPr>
          <w:rFonts w:eastAsia="Avenir"/>
          <w:sz w:val="22"/>
          <w:szCs w:val="22"/>
        </w:rPr>
        <w:t xml:space="preserve"> – </w:t>
      </w:r>
      <w:r w:rsidRPr="0019092C">
        <w:rPr>
          <w:rFonts w:eastAsia="Avenir"/>
          <w:sz w:val="22"/>
          <w:szCs w:val="22"/>
        </w:rPr>
        <w:t xml:space="preserve">it connects local priorities to a national mission, creates a common framework for collaboration and </w:t>
      </w:r>
      <w:r w:rsidR="00B0203E">
        <w:rPr>
          <w:rFonts w:eastAsia="Avenir"/>
          <w:sz w:val="22"/>
          <w:szCs w:val="22"/>
        </w:rPr>
        <w:t>implementation</w:t>
      </w:r>
      <w:r w:rsidRPr="0019092C">
        <w:rPr>
          <w:rFonts w:eastAsia="Avenir"/>
          <w:sz w:val="22"/>
          <w:szCs w:val="22"/>
        </w:rPr>
        <w:t>, and helps keep governance, planning and implementation moving together over time.</w:t>
      </w:r>
      <w:r w:rsidR="00B0203E">
        <w:rPr>
          <w:rFonts w:eastAsia="Avenir"/>
          <w:sz w:val="22"/>
          <w:szCs w:val="22"/>
        </w:rPr>
        <w:t xml:space="preserve"> Click </w:t>
      </w:r>
      <w:hyperlink r:id="rId18">
        <w:r w:rsidR="00B0203E" w:rsidRPr="3957F69D">
          <w:rPr>
            <w:rStyle w:val="Hyperlink"/>
            <w:rFonts w:eastAsia="Avenir"/>
            <w:sz w:val="22"/>
            <w:szCs w:val="22"/>
          </w:rPr>
          <w:t>here</w:t>
        </w:r>
      </w:hyperlink>
      <w:r w:rsidR="00B0203E">
        <w:rPr>
          <w:rFonts w:eastAsia="Avenir"/>
          <w:sz w:val="22"/>
          <w:szCs w:val="22"/>
        </w:rPr>
        <w:t xml:space="preserve"> to know more about Viable Cities. </w:t>
      </w:r>
    </w:p>
    <w:p w14:paraId="5780D348" w14:textId="77777777" w:rsidR="00F117FF" w:rsidRDefault="00F117FF" w:rsidP="002F1F00">
      <w:pPr>
        <w:rPr>
          <w:rFonts w:eastAsia="Avenir"/>
          <w:sz w:val="22"/>
          <w:szCs w:val="22"/>
        </w:rPr>
      </w:pPr>
    </w:p>
    <w:p w14:paraId="361DD9D0" w14:textId="47F5C0E7" w:rsidR="00F117FF" w:rsidRDefault="005041B9" w:rsidP="002F1F00">
      <w:pPr>
        <w:rPr>
          <w:rFonts w:eastAsia="Avenir"/>
          <w:sz w:val="22"/>
          <w:szCs w:val="22"/>
        </w:rPr>
      </w:pPr>
      <w:r w:rsidRPr="005041B9">
        <w:rPr>
          <w:rFonts w:eastAsia="Avenir"/>
          <w:b/>
          <w:bCs/>
          <w:sz w:val="22"/>
          <w:szCs w:val="22"/>
        </w:rPr>
        <w:t>citiES 2030</w:t>
      </w:r>
      <w:r w:rsidRPr="005041B9">
        <w:rPr>
          <w:rFonts w:eastAsia="Avenir"/>
          <w:sz w:val="22"/>
          <w:szCs w:val="22"/>
        </w:rPr>
        <w:t xml:space="preserve"> is a </w:t>
      </w:r>
      <w:r w:rsidR="00504416">
        <w:rPr>
          <w:rFonts w:eastAsia="Avenir"/>
          <w:sz w:val="22"/>
          <w:szCs w:val="22"/>
        </w:rPr>
        <w:t>strong</w:t>
      </w:r>
      <w:r w:rsidRPr="005041B9">
        <w:rPr>
          <w:rFonts w:eastAsia="Avenir"/>
          <w:sz w:val="22"/>
          <w:szCs w:val="22"/>
        </w:rPr>
        <w:t xml:space="preserve"> example of a nationally anchored, </w:t>
      </w:r>
      <w:r w:rsidR="00554434">
        <w:rPr>
          <w:rFonts w:eastAsia="Avenir"/>
          <w:sz w:val="22"/>
          <w:szCs w:val="22"/>
        </w:rPr>
        <w:t xml:space="preserve">multilevel and </w:t>
      </w:r>
      <w:r w:rsidRPr="005041B9">
        <w:rPr>
          <w:rFonts w:eastAsia="Avenir"/>
          <w:sz w:val="22"/>
          <w:szCs w:val="22"/>
        </w:rPr>
        <w:t>multi-stakeholder coordination platform that helps turn climate mission goals into implementation support for cities. It brings together cities, public sector actors, private sector partners, academia, civil society and citizens, and it works across European, national and local levels within the EU Cities Mission and Adaptation Mission.</w:t>
      </w:r>
      <w:r w:rsidR="009B74D5">
        <w:rPr>
          <w:rStyle w:val="FootnoteReference"/>
          <w:rFonts w:eastAsia="Avenir"/>
          <w:sz w:val="22"/>
          <w:szCs w:val="22"/>
        </w:rPr>
        <w:footnoteReference w:id="13"/>
      </w:r>
      <w:r w:rsidRPr="005041B9">
        <w:rPr>
          <w:rFonts w:eastAsia="Avenir"/>
          <w:sz w:val="22"/>
          <w:szCs w:val="22"/>
        </w:rPr>
        <w:t xml:space="preserve"> </w:t>
      </w:r>
      <w:r w:rsidR="00BB1FF5">
        <w:rPr>
          <w:rFonts w:eastAsia="Avenir"/>
          <w:sz w:val="22"/>
          <w:szCs w:val="22"/>
        </w:rPr>
        <w:t xml:space="preserve">The </w:t>
      </w:r>
      <w:r w:rsidR="00F3086B">
        <w:rPr>
          <w:rFonts w:eastAsia="Avenir"/>
          <w:sz w:val="22"/>
          <w:szCs w:val="22"/>
        </w:rPr>
        <w:t>platform</w:t>
      </w:r>
      <w:r w:rsidRPr="005041B9">
        <w:rPr>
          <w:rFonts w:eastAsia="Avenir"/>
          <w:sz w:val="22"/>
          <w:szCs w:val="22"/>
        </w:rPr>
        <w:t xml:space="preserve"> provides services for learning and </w:t>
      </w:r>
      <w:r w:rsidR="00845A88">
        <w:rPr>
          <w:rFonts w:eastAsia="Avenir"/>
          <w:sz w:val="22"/>
          <w:szCs w:val="22"/>
        </w:rPr>
        <w:t>capacity building</w:t>
      </w:r>
      <w:r w:rsidRPr="005041B9">
        <w:rPr>
          <w:rFonts w:eastAsia="Avenir"/>
          <w:sz w:val="22"/>
          <w:szCs w:val="22"/>
        </w:rPr>
        <w:t xml:space="preserve">, </w:t>
      </w:r>
      <w:r w:rsidRPr="00BB1FF5">
        <w:rPr>
          <w:rFonts w:eastAsia="Avenir"/>
          <w:b/>
          <w:bCs/>
          <w:sz w:val="22"/>
          <w:szCs w:val="22"/>
        </w:rPr>
        <w:t>Climate City Contract development</w:t>
      </w:r>
      <w:r w:rsidRPr="005041B9">
        <w:rPr>
          <w:rFonts w:eastAsia="Avenir"/>
          <w:sz w:val="22"/>
          <w:szCs w:val="22"/>
        </w:rPr>
        <w:t>, and the implementation of interconnected project portfolios and multi-city collaboration.</w:t>
      </w:r>
      <w:r w:rsidR="00EA297C">
        <w:rPr>
          <w:rStyle w:val="FootnoteReference"/>
          <w:rFonts w:eastAsia="Avenir"/>
          <w:sz w:val="22"/>
          <w:szCs w:val="22"/>
        </w:rPr>
        <w:footnoteReference w:id="14"/>
      </w:r>
      <w:r w:rsidRPr="005041B9">
        <w:rPr>
          <w:rFonts w:eastAsia="Avenir"/>
          <w:sz w:val="22"/>
          <w:szCs w:val="22"/>
        </w:rPr>
        <w:t xml:space="preserve"> In Spain, that support has helped five cities submit their Climate City Contracts and receive the EU Mission Label, showing how a platform can connect national coordination with concrete city</w:t>
      </w:r>
      <w:r w:rsidR="00BB1FF5">
        <w:rPr>
          <w:rFonts w:eastAsia="Avenir"/>
          <w:sz w:val="22"/>
          <w:szCs w:val="22"/>
        </w:rPr>
        <w:t>-level</w:t>
      </w:r>
      <w:r w:rsidRPr="005041B9">
        <w:rPr>
          <w:rFonts w:eastAsia="Avenir"/>
          <w:sz w:val="22"/>
          <w:szCs w:val="22"/>
        </w:rPr>
        <w:t xml:space="preserve"> </w:t>
      </w:r>
      <w:r w:rsidR="00BB1FF5">
        <w:rPr>
          <w:rFonts w:eastAsia="Avenir"/>
          <w:sz w:val="22"/>
          <w:szCs w:val="22"/>
        </w:rPr>
        <w:t>implementation</w:t>
      </w:r>
      <w:r w:rsidRPr="005041B9">
        <w:rPr>
          <w:rFonts w:eastAsia="Avenir"/>
          <w:sz w:val="22"/>
          <w:szCs w:val="22"/>
        </w:rPr>
        <w:t>.</w:t>
      </w:r>
      <w:r w:rsidR="00BB1FF5">
        <w:rPr>
          <w:rStyle w:val="FootnoteReference"/>
          <w:rFonts w:eastAsia="Avenir"/>
          <w:sz w:val="22"/>
          <w:szCs w:val="22"/>
        </w:rPr>
        <w:footnoteReference w:id="15"/>
      </w:r>
      <w:r w:rsidR="001A1126">
        <w:rPr>
          <w:rFonts w:eastAsia="Avenir"/>
          <w:sz w:val="22"/>
          <w:szCs w:val="22"/>
        </w:rPr>
        <w:t xml:space="preserve"> Click </w:t>
      </w:r>
      <w:hyperlink r:id="rId19">
        <w:r w:rsidR="001A1126" w:rsidRPr="3957F69D">
          <w:rPr>
            <w:rStyle w:val="Hyperlink"/>
            <w:rFonts w:eastAsia="Avenir"/>
            <w:sz w:val="22"/>
            <w:szCs w:val="22"/>
          </w:rPr>
          <w:t>here</w:t>
        </w:r>
      </w:hyperlink>
      <w:r w:rsidR="001A1126">
        <w:rPr>
          <w:rFonts w:eastAsia="Avenir"/>
          <w:sz w:val="22"/>
          <w:szCs w:val="22"/>
        </w:rPr>
        <w:t xml:space="preserve"> to know more about citiES 2030</w:t>
      </w:r>
    </w:p>
    <w:p w14:paraId="574EBDC8" w14:textId="77777777" w:rsidR="00497CDC" w:rsidRDefault="00497CDC" w:rsidP="002F1F00">
      <w:pPr>
        <w:rPr>
          <w:rFonts w:eastAsia="Avenir"/>
          <w:sz w:val="22"/>
          <w:szCs w:val="22"/>
        </w:rPr>
      </w:pPr>
    </w:p>
    <w:p w14:paraId="687FEF23" w14:textId="4D064594" w:rsidR="001D4A56" w:rsidRDefault="006660DD" w:rsidP="002F1F00">
      <w:pPr>
        <w:rPr>
          <w:rFonts w:eastAsia="Avenir"/>
          <w:sz w:val="22"/>
          <w:szCs w:val="22"/>
        </w:rPr>
      </w:pPr>
      <w:r w:rsidRPr="002D6CEF">
        <w:rPr>
          <w:rFonts w:eastAsia="Avenir"/>
          <w:b/>
          <w:bCs/>
          <w:sz w:val="22"/>
          <w:szCs w:val="22"/>
        </w:rPr>
        <w:t xml:space="preserve">Tanzania’s </w:t>
      </w:r>
      <w:r w:rsidR="0049098E" w:rsidRPr="002D6CEF">
        <w:rPr>
          <w:rFonts w:eastAsia="Avenir"/>
          <w:b/>
          <w:bCs/>
          <w:sz w:val="22"/>
          <w:szCs w:val="22"/>
        </w:rPr>
        <w:t>Integrated National Financing Framework (INFF)</w:t>
      </w:r>
      <w:r w:rsidRPr="006660DD">
        <w:rPr>
          <w:rFonts w:eastAsia="Avenir"/>
          <w:sz w:val="22"/>
          <w:szCs w:val="22"/>
        </w:rPr>
        <w:t xml:space="preserve"> </w:t>
      </w:r>
      <w:r w:rsidR="0049098E">
        <w:rPr>
          <w:rFonts w:eastAsia="Avenir"/>
          <w:sz w:val="22"/>
          <w:szCs w:val="22"/>
        </w:rPr>
        <w:t>is a useful example to illustrate</w:t>
      </w:r>
      <w:r w:rsidRPr="006660DD">
        <w:rPr>
          <w:rFonts w:eastAsia="Avenir"/>
          <w:sz w:val="22"/>
          <w:szCs w:val="22"/>
        </w:rPr>
        <w:t xml:space="preserve"> how a nationally led </w:t>
      </w:r>
      <w:r w:rsidR="0049098E">
        <w:rPr>
          <w:rFonts w:eastAsia="Avenir"/>
          <w:sz w:val="22"/>
          <w:szCs w:val="22"/>
        </w:rPr>
        <w:t xml:space="preserve">platform </w:t>
      </w:r>
      <w:r w:rsidRPr="006660DD">
        <w:rPr>
          <w:rFonts w:eastAsia="Avenir"/>
          <w:sz w:val="22"/>
          <w:szCs w:val="22"/>
        </w:rPr>
        <w:t xml:space="preserve">can be adapted across levels of government when it is paired with local ownership, iterative strategy-building and </w:t>
      </w:r>
      <w:r w:rsidR="006E46A4">
        <w:rPr>
          <w:rFonts w:eastAsia="Avenir"/>
          <w:sz w:val="22"/>
          <w:szCs w:val="22"/>
        </w:rPr>
        <w:t>robust international cooperation for public and private finance</w:t>
      </w:r>
      <w:r w:rsidRPr="006660DD">
        <w:rPr>
          <w:rFonts w:eastAsia="Avenir"/>
          <w:sz w:val="22"/>
          <w:szCs w:val="22"/>
        </w:rPr>
        <w:t>. Rolled out on the mainland and in Zanzibar, the process aligned financing and development planning, broke silos within the Ministry of Finance and Planning, and used pilot dialogues with LGAs to surface locally appropriate financing solutions and bankable projects.</w:t>
      </w:r>
      <w:r w:rsidR="0000037D">
        <w:rPr>
          <w:rFonts w:eastAsia="Avenir"/>
          <w:sz w:val="22"/>
          <w:szCs w:val="22"/>
        </w:rPr>
        <w:t xml:space="preserve"> INFF</w:t>
      </w:r>
      <w:r w:rsidR="0000037D" w:rsidRPr="0000037D">
        <w:rPr>
          <w:rFonts w:eastAsia="Avenir"/>
          <w:sz w:val="22"/>
          <w:szCs w:val="22"/>
        </w:rPr>
        <w:t xml:space="preserve"> has </w:t>
      </w:r>
      <w:r w:rsidR="0080216E">
        <w:rPr>
          <w:rFonts w:eastAsia="Avenir"/>
          <w:sz w:val="22"/>
          <w:szCs w:val="22"/>
        </w:rPr>
        <w:t xml:space="preserve">demonstrated visible early results in Tanzania. </w:t>
      </w:r>
      <w:r w:rsidR="002561D4">
        <w:rPr>
          <w:rFonts w:eastAsia="Avenir"/>
          <w:sz w:val="22"/>
          <w:szCs w:val="22"/>
        </w:rPr>
        <w:t>Z</w:t>
      </w:r>
      <w:r w:rsidR="002561D4" w:rsidRPr="002561D4">
        <w:rPr>
          <w:rFonts w:eastAsia="Avenir"/>
          <w:sz w:val="22"/>
          <w:szCs w:val="22"/>
        </w:rPr>
        <w:t xml:space="preserve">anzibar’s revenue collection system is now used by 10 of 11 regional administrations, </w:t>
      </w:r>
      <w:r w:rsidR="002561D4" w:rsidRPr="002561D4">
        <w:rPr>
          <w:rFonts w:eastAsia="Avenir"/>
          <w:sz w:val="22"/>
          <w:szCs w:val="22"/>
        </w:rPr>
        <w:lastRenderedPageBreak/>
        <w:t xml:space="preserve">Zanzibar launched a </w:t>
      </w:r>
      <w:r w:rsidR="00D76F45">
        <w:rPr>
          <w:rFonts w:eastAsia="Avenir"/>
          <w:sz w:val="22"/>
          <w:szCs w:val="22"/>
        </w:rPr>
        <w:t xml:space="preserve">USD </w:t>
      </w:r>
      <w:r w:rsidR="002561D4" w:rsidRPr="002561D4">
        <w:rPr>
          <w:rFonts w:eastAsia="Avenir"/>
          <w:sz w:val="22"/>
          <w:szCs w:val="22"/>
        </w:rPr>
        <w:t xml:space="preserve">450 million sovereign sukuk, Tanga issued a </w:t>
      </w:r>
      <w:r w:rsidR="00D76F45">
        <w:rPr>
          <w:rFonts w:eastAsia="Avenir"/>
          <w:sz w:val="22"/>
          <w:szCs w:val="22"/>
        </w:rPr>
        <w:t xml:space="preserve">USD </w:t>
      </w:r>
      <w:r w:rsidR="002561D4" w:rsidRPr="002561D4">
        <w:rPr>
          <w:rFonts w:eastAsia="Avenir"/>
          <w:sz w:val="22"/>
          <w:szCs w:val="22"/>
        </w:rPr>
        <w:t xml:space="preserve">20.5 million water green bond, four SDG-aligned corporate bonds totalled </w:t>
      </w:r>
      <w:r w:rsidR="00D76F45">
        <w:rPr>
          <w:rFonts w:eastAsia="Avenir"/>
          <w:sz w:val="22"/>
          <w:szCs w:val="22"/>
        </w:rPr>
        <w:t xml:space="preserve">USD </w:t>
      </w:r>
      <w:r w:rsidR="002561D4" w:rsidRPr="002561D4">
        <w:rPr>
          <w:rFonts w:eastAsia="Avenir"/>
          <w:sz w:val="22"/>
          <w:szCs w:val="22"/>
        </w:rPr>
        <w:t xml:space="preserve">380 million, a </w:t>
      </w:r>
      <w:r w:rsidR="00D76F45">
        <w:rPr>
          <w:rFonts w:eastAsia="Avenir"/>
          <w:sz w:val="22"/>
          <w:szCs w:val="22"/>
        </w:rPr>
        <w:t xml:space="preserve">USD </w:t>
      </w:r>
      <w:r w:rsidR="002561D4" w:rsidRPr="002561D4">
        <w:rPr>
          <w:rFonts w:eastAsia="Avenir"/>
          <w:sz w:val="22"/>
          <w:szCs w:val="22"/>
        </w:rPr>
        <w:t xml:space="preserve">60 million road infrastructure bond </w:t>
      </w:r>
      <w:r w:rsidR="008C3558">
        <w:rPr>
          <w:rFonts w:eastAsia="Avenir"/>
          <w:sz w:val="22"/>
          <w:szCs w:val="22"/>
        </w:rPr>
        <w:t xml:space="preserve">to </w:t>
      </w:r>
      <w:r w:rsidR="002561D4" w:rsidRPr="002561D4">
        <w:rPr>
          <w:rFonts w:eastAsia="Avenir"/>
          <w:sz w:val="22"/>
          <w:szCs w:val="22"/>
        </w:rPr>
        <w:t>was issued</w:t>
      </w:r>
      <w:r w:rsidR="008C3558">
        <w:rPr>
          <w:rFonts w:eastAsia="Avenir"/>
          <w:sz w:val="22"/>
          <w:szCs w:val="22"/>
        </w:rPr>
        <w:t xml:space="preserve"> to </w:t>
      </w:r>
      <w:r w:rsidR="002364DD">
        <w:rPr>
          <w:rFonts w:eastAsia="Avenir"/>
          <w:sz w:val="22"/>
          <w:szCs w:val="22"/>
        </w:rPr>
        <w:t>empower local contractors.</w:t>
      </w:r>
      <w:r w:rsidR="000F378C">
        <w:rPr>
          <w:rFonts w:eastAsia="Avenir"/>
          <w:sz w:val="22"/>
          <w:szCs w:val="22"/>
        </w:rPr>
        <w:t xml:space="preserve"> Further,</w:t>
      </w:r>
      <w:r w:rsidR="002561D4" w:rsidRPr="002561D4">
        <w:rPr>
          <w:rFonts w:eastAsia="Avenir"/>
          <w:sz w:val="22"/>
          <w:szCs w:val="22"/>
        </w:rPr>
        <w:t xml:space="preserve"> Zanzibar’s redesigned SDG Investor Map helped mobilize </w:t>
      </w:r>
      <w:r w:rsidR="00D76F45">
        <w:rPr>
          <w:rFonts w:eastAsia="Avenir"/>
          <w:sz w:val="22"/>
          <w:szCs w:val="22"/>
        </w:rPr>
        <w:t xml:space="preserve">USD </w:t>
      </w:r>
      <w:r w:rsidR="002561D4" w:rsidRPr="002561D4">
        <w:rPr>
          <w:rFonts w:eastAsia="Avenir"/>
          <w:sz w:val="22"/>
          <w:szCs w:val="22"/>
        </w:rPr>
        <w:t>5.5 million</w:t>
      </w:r>
      <w:r w:rsidR="00D76F45">
        <w:rPr>
          <w:rFonts w:eastAsia="Avenir"/>
          <w:sz w:val="22"/>
          <w:szCs w:val="22"/>
        </w:rPr>
        <w:t xml:space="preserve">. </w:t>
      </w:r>
      <w:r w:rsidR="001D4A56">
        <w:rPr>
          <w:rFonts w:eastAsia="Avenir"/>
          <w:sz w:val="22"/>
          <w:szCs w:val="22"/>
        </w:rPr>
        <w:t xml:space="preserve">Moreover, </w:t>
      </w:r>
      <w:r w:rsidR="009D52DD">
        <w:rPr>
          <w:rFonts w:eastAsia="Avenir"/>
          <w:sz w:val="22"/>
          <w:szCs w:val="22"/>
        </w:rPr>
        <w:t>in coordination with national government</w:t>
      </w:r>
      <w:r w:rsidR="0050548E">
        <w:rPr>
          <w:rFonts w:eastAsia="Avenir"/>
          <w:sz w:val="22"/>
          <w:szCs w:val="22"/>
        </w:rPr>
        <w:t xml:space="preserve"> via multilevel dialogues, </w:t>
      </w:r>
      <w:r w:rsidR="00970490">
        <w:rPr>
          <w:rFonts w:eastAsia="Avenir"/>
          <w:sz w:val="22"/>
          <w:szCs w:val="22"/>
        </w:rPr>
        <w:t xml:space="preserve">Tanzanian cities like Dodoma have started developing their own local </w:t>
      </w:r>
      <w:r w:rsidR="004F4435">
        <w:rPr>
          <w:rFonts w:eastAsia="Avenir"/>
          <w:sz w:val="22"/>
          <w:szCs w:val="22"/>
        </w:rPr>
        <w:t>frameworks</w:t>
      </w:r>
      <w:r w:rsidR="00A80862">
        <w:rPr>
          <w:rFonts w:eastAsia="Avenir"/>
          <w:sz w:val="22"/>
          <w:szCs w:val="22"/>
        </w:rPr>
        <w:t xml:space="preserve"> targeting local challenges and opportunities, such as improving local revenues. </w:t>
      </w:r>
    </w:p>
    <w:p w14:paraId="05D0ED57" w14:textId="48BF2875" w:rsidR="00497CDC" w:rsidRDefault="00D76F45" w:rsidP="002F1F00">
      <w:pPr>
        <w:rPr>
          <w:rFonts w:eastAsia="Avenir"/>
          <w:sz w:val="22"/>
          <w:szCs w:val="22"/>
        </w:rPr>
      </w:pPr>
      <w:r>
        <w:rPr>
          <w:rFonts w:eastAsia="Avenir"/>
          <w:sz w:val="22"/>
          <w:szCs w:val="22"/>
        </w:rPr>
        <w:t xml:space="preserve">Click </w:t>
      </w:r>
      <w:hyperlink r:id="rId20" w:history="1">
        <w:r w:rsidRPr="00DA72CB">
          <w:rPr>
            <w:rStyle w:val="Hyperlink"/>
            <w:rFonts w:eastAsia="Avenir"/>
            <w:sz w:val="22"/>
            <w:szCs w:val="22"/>
          </w:rPr>
          <w:t>here</w:t>
        </w:r>
      </w:hyperlink>
      <w:r>
        <w:rPr>
          <w:rFonts w:eastAsia="Avenir"/>
          <w:sz w:val="22"/>
          <w:szCs w:val="22"/>
        </w:rPr>
        <w:t xml:space="preserve"> to know more. </w:t>
      </w:r>
    </w:p>
    <w:p w14:paraId="17EDA810" w14:textId="77777777" w:rsidR="007C5FA7" w:rsidRDefault="007C5FA7" w:rsidP="002F1F00">
      <w:pPr>
        <w:rPr>
          <w:rFonts w:eastAsia="Avenir"/>
          <w:sz w:val="22"/>
          <w:szCs w:val="22"/>
        </w:rPr>
      </w:pPr>
    </w:p>
    <w:p w14:paraId="439D490C" w14:textId="5A0FF427" w:rsidR="007C5FA7" w:rsidRDefault="00D70ECD" w:rsidP="002F1F00">
      <w:pPr>
        <w:rPr>
          <w:rFonts w:eastAsia="Avenir"/>
          <w:sz w:val="22"/>
          <w:szCs w:val="22"/>
        </w:rPr>
      </w:pPr>
      <w:r w:rsidRPr="00B669C4">
        <w:rPr>
          <w:rFonts w:eastAsia="Avenir"/>
          <w:b/>
          <w:bCs/>
          <w:sz w:val="22"/>
          <w:szCs w:val="22"/>
        </w:rPr>
        <w:t>CCFLA’s Urban-Inclusive Country Platforms Framework</w:t>
      </w:r>
      <w:r w:rsidR="00380EBF">
        <w:rPr>
          <w:rFonts w:eastAsia="Avenir"/>
          <w:sz w:val="22"/>
          <w:szCs w:val="22"/>
        </w:rPr>
        <w:t xml:space="preserve"> </w:t>
      </w:r>
      <w:r w:rsidR="00B669C4">
        <w:rPr>
          <w:rFonts w:eastAsia="Avenir"/>
          <w:sz w:val="22"/>
          <w:szCs w:val="22"/>
        </w:rPr>
        <w:t>provides guidance on</w:t>
      </w:r>
      <w:r w:rsidR="00380EBF">
        <w:rPr>
          <w:rFonts w:eastAsia="Avenir"/>
          <w:sz w:val="22"/>
          <w:szCs w:val="22"/>
        </w:rPr>
        <w:t xml:space="preserve"> how a nationally led platform can be designed to systematically </w:t>
      </w:r>
      <w:r w:rsidR="000C05A8">
        <w:rPr>
          <w:rFonts w:eastAsia="Avenir"/>
          <w:sz w:val="22"/>
          <w:szCs w:val="22"/>
        </w:rPr>
        <w:t>integrate</w:t>
      </w:r>
      <w:r w:rsidR="00380EBF">
        <w:rPr>
          <w:rFonts w:eastAsia="Avenir"/>
          <w:sz w:val="22"/>
          <w:szCs w:val="22"/>
        </w:rPr>
        <w:t xml:space="preserve"> cities and other subnational actors into climate finance and implementation </w:t>
      </w:r>
      <w:r w:rsidR="000C05A8">
        <w:rPr>
          <w:rFonts w:eastAsia="Avenir"/>
          <w:sz w:val="22"/>
          <w:szCs w:val="22"/>
        </w:rPr>
        <w:t xml:space="preserve">systems. </w:t>
      </w:r>
      <w:r w:rsidR="00E011F4">
        <w:rPr>
          <w:rFonts w:eastAsia="Avenir"/>
          <w:sz w:val="22"/>
          <w:szCs w:val="22"/>
        </w:rPr>
        <w:t>T</w:t>
      </w:r>
      <w:r w:rsidR="00B669C4" w:rsidRPr="00B669C4">
        <w:rPr>
          <w:rFonts w:eastAsia="Avenir"/>
          <w:sz w:val="22"/>
          <w:szCs w:val="22"/>
        </w:rPr>
        <w:t>he framework is built around the barriers that often keep urban priorities out of country platforms</w:t>
      </w:r>
      <w:r w:rsidR="00E011F4">
        <w:rPr>
          <w:rFonts w:eastAsia="Avenir"/>
          <w:sz w:val="22"/>
          <w:szCs w:val="22"/>
        </w:rPr>
        <w:t xml:space="preserve"> – </w:t>
      </w:r>
      <w:r w:rsidR="00B669C4" w:rsidRPr="00B669C4">
        <w:rPr>
          <w:rFonts w:eastAsia="Avenir"/>
          <w:sz w:val="22"/>
          <w:szCs w:val="22"/>
        </w:rPr>
        <w:t>misalignment between national and subnational priorities, weak project pipelines, limited fiscal capacity and creditworthiness, and the absence of city-focused instruments</w:t>
      </w:r>
      <w:r w:rsidR="00E011F4">
        <w:rPr>
          <w:rFonts w:eastAsia="Avenir"/>
          <w:sz w:val="22"/>
          <w:szCs w:val="22"/>
        </w:rPr>
        <w:t xml:space="preserve"> – </w:t>
      </w:r>
      <w:r w:rsidR="00B669C4" w:rsidRPr="00B669C4">
        <w:rPr>
          <w:rFonts w:eastAsia="Avenir"/>
          <w:sz w:val="22"/>
          <w:szCs w:val="22"/>
        </w:rPr>
        <w:t xml:space="preserve">and responds with a phased roadmap from initial engagement to program readiness, investment programming, financing and implementation. </w:t>
      </w:r>
      <w:r w:rsidR="009A0BF7">
        <w:rPr>
          <w:rFonts w:eastAsia="Avenir"/>
          <w:sz w:val="22"/>
          <w:szCs w:val="22"/>
        </w:rPr>
        <w:t>Implementing the framework by national governments would allow</w:t>
      </w:r>
      <w:r w:rsidR="00B669C4" w:rsidRPr="00B669C4">
        <w:rPr>
          <w:rFonts w:eastAsia="Avenir"/>
          <w:sz w:val="22"/>
          <w:szCs w:val="22"/>
        </w:rPr>
        <w:t xml:space="preserve"> for regular </w:t>
      </w:r>
      <w:r w:rsidR="00E011F4">
        <w:rPr>
          <w:rFonts w:eastAsia="Avenir"/>
          <w:sz w:val="22"/>
          <w:szCs w:val="22"/>
        </w:rPr>
        <w:t>engagement</w:t>
      </w:r>
      <w:r w:rsidR="00B669C4" w:rsidRPr="00B669C4">
        <w:rPr>
          <w:rFonts w:eastAsia="Avenir"/>
          <w:sz w:val="22"/>
          <w:szCs w:val="22"/>
        </w:rPr>
        <w:t xml:space="preserve"> with subnational leaders, inclusion of urban ministries and local representatives in coordination structures, support for local climate action plans and project pipelines, aggregation of smaller urban projects, and use of concessional, blended and de-risking tools through intermediaries such as national development banks and local financial institutions.</w:t>
      </w:r>
      <w:r w:rsidR="00473ACC">
        <w:rPr>
          <w:rFonts w:eastAsia="Avenir"/>
          <w:sz w:val="22"/>
          <w:szCs w:val="22"/>
        </w:rPr>
        <w:t xml:space="preserve"> Click </w:t>
      </w:r>
      <w:hyperlink r:id="rId21" w:history="1">
        <w:r w:rsidR="00473ACC" w:rsidRPr="002537A7">
          <w:rPr>
            <w:rStyle w:val="Hyperlink"/>
            <w:rFonts w:eastAsia="Avenir"/>
            <w:sz w:val="22"/>
            <w:szCs w:val="22"/>
          </w:rPr>
          <w:t>here</w:t>
        </w:r>
      </w:hyperlink>
      <w:r w:rsidR="00473ACC">
        <w:rPr>
          <w:rFonts w:eastAsia="Avenir"/>
          <w:sz w:val="22"/>
          <w:szCs w:val="22"/>
        </w:rPr>
        <w:t xml:space="preserve"> to know more about the framework. </w:t>
      </w:r>
    </w:p>
    <w:p w14:paraId="2FC8CFAD" w14:textId="77777777" w:rsidR="00EF7E77" w:rsidRDefault="00EF7E77" w:rsidP="002F1F00">
      <w:pPr>
        <w:rPr>
          <w:rFonts w:eastAsia="Avenir"/>
          <w:sz w:val="22"/>
          <w:szCs w:val="22"/>
        </w:rPr>
      </w:pPr>
    </w:p>
    <w:p w14:paraId="6D9DA372" w14:textId="72732B5D" w:rsidR="00EF7E77" w:rsidRDefault="00EF7E77" w:rsidP="00F85950">
      <w:pPr>
        <w:pStyle w:val="Heading4"/>
      </w:pPr>
      <w:r>
        <w:t>Transferability</w:t>
      </w:r>
    </w:p>
    <w:p w14:paraId="5AD243F0" w14:textId="77777777" w:rsidR="00DA72CB" w:rsidRDefault="00DA72CB" w:rsidP="002F1F00">
      <w:pPr>
        <w:rPr>
          <w:rFonts w:eastAsia="Avenir"/>
          <w:sz w:val="22"/>
          <w:szCs w:val="22"/>
        </w:rPr>
      </w:pPr>
    </w:p>
    <w:p w14:paraId="439C77DC" w14:textId="6CC3E3FC" w:rsidR="00DA72CB" w:rsidRDefault="00397EE6" w:rsidP="00F700E3">
      <w:pPr>
        <w:pStyle w:val="ListParagraph"/>
        <w:numPr>
          <w:ilvl w:val="0"/>
          <w:numId w:val="63"/>
        </w:numPr>
        <w:rPr>
          <w:rFonts w:eastAsia="Avenir"/>
          <w:sz w:val="22"/>
          <w:szCs w:val="22"/>
        </w:rPr>
      </w:pPr>
      <w:r w:rsidRPr="00B31679">
        <w:rPr>
          <w:rFonts w:eastAsia="Avenir"/>
          <w:b/>
          <w:bCs/>
          <w:sz w:val="22"/>
          <w:szCs w:val="22"/>
        </w:rPr>
        <w:t>Host the national platform within suitable institutions a</w:t>
      </w:r>
      <w:r w:rsidR="00910416" w:rsidRPr="00B31679">
        <w:rPr>
          <w:rFonts w:eastAsia="Avenir"/>
          <w:b/>
          <w:bCs/>
          <w:sz w:val="22"/>
          <w:szCs w:val="22"/>
        </w:rPr>
        <w:t xml:space="preserve">ccording to the </w:t>
      </w:r>
      <w:r w:rsidR="000350D2" w:rsidRPr="00B31679">
        <w:rPr>
          <w:rFonts w:eastAsia="Avenir"/>
          <w:b/>
          <w:bCs/>
          <w:sz w:val="22"/>
          <w:szCs w:val="22"/>
        </w:rPr>
        <w:t>governance</w:t>
      </w:r>
      <w:r w:rsidR="00910416" w:rsidRPr="00B31679">
        <w:rPr>
          <w:rFonts w:eastAsia="Avenir"/>
          <w:b/>
          <w:bCs/>
          <w:sz w:val="22"/>
          <w:szCs w:val="22"/>
        </w:rPr>
        <w:t xml:space="preserve"> context.</w:t>
      </w:r>
      <w:r w:rsidR="00910416" w:rsidRPr="00B31679">
        <w:rPr>
          <w:rFonts w:eastAsia="Avenir"/>
          <w:sz w:val="22"/>
          <w:szCs w:val="22"/>
        </w:rPr>
        <w:t xml:space="preserve"> </w:t>
      </w:r>
      <w:r w:rsidR="00DC0406" w:rsidRPr="00B31679">
        <w:rPr>
          <w:rFonts w:eastAsia="Avenir"/>
          <w:sz w:val="22"/>
          <w:szCs w:val="22"/>
        </w:rPr>
        <w:t xml:space="preserve">Depending on the </w:t>
      </w:r>
      <w:r w:rsidR="00505ACC" w:rsidRPr="00B31679">
        <w:rPr>
          <w:rFonts w:eastAsia="Avenir"/>
          <w:sz w:val="22"/>
          <w:szCs w:val="22"/>
        </w:rPr>
        <w:t xml:space="preserve">level of </w:t>
      </w:r>
      <w:r w:rsidR="00B707E0" w:rsidRPr="00B31679">
        <w:rPr>
          <w:rFonts w:eastAsia="Avenir"/>
          <w:sz w:val="22"/>
          <w:szCs w:val="22"/>
        </w:rPr>
        <w:t xml:space="preserve">decentralization and </w:t>
      </w:r>
      <w:r w:rsidR="00400382" w:rsidRPr="00B31679">
        <w:rPr>
          <w:rFonts w:eastAsia="Avenir"/>
          <w:sz w:val="22"/>
          <w:szCs w:val="22"/>
        </w:rPr>
        <w:t>governance arrangements</w:t>
      </w:r>
      <w:r w:rsidR="00DC0406" w:rsidRPr="00B31679">
        <w:rPr>
          <w:rFonts w:eastAsia="Avenir"/>
          <w:sz w:val="22"/>
          <w:szCs w:val="22"/>
        </w:rPr>
        <w:t xml:space="preserve">, </w:t>
      </w:r>
      <w:r w:rsidR="00B707E0" w:rsidRPr="00B31679">
        <w:rPr>
          <w:rFonts w:eastAsia="Avenir"/>
          <w:sz w:val="22"/>
          <w:szCs w:val="22"/>
        </w:rPr>
        <w:t>the platform</w:t>
      </w:r>
      <w:r w:rsidR="00DC0406" w:rsidRPr="00B31679">
        <w:rPr>
          <w:rFonts w:eastAsia="Avenir"/>
          <w:sz w:val="22"/>
          <w:szCs w:val="22"/>
        </w:rPr>
        <w:t xml:space="preserve"> may be coordinated by</w:t>
      </w:r>
      <w:r w:rsidR="00176774">
        <w:rPr>
          <w:rFonts w:eastAsia="Avenir"/>
          <w:sz w:val="22"/>
          <w:szCs w:val="22"/>
        </w:rPr>
        <w:t xml:space="preserve"> a group</w:t>
      </w:r>
      <w:r w:rsidR="002905B7" w:rsidRPr="00B31679">
        <w:rPr>
          <w:rFonts w:eastAsia="Avenir"/>
          <w:sz w:val="22"/>
          <w:szCs w:val="22"/>
        </w:rPr>
        <w:t xml:space="preserve"> public</w:t>
      </w:r>
      <w:r w:rsidR="00176774">
        <w:rPr>
          <w:rFonts w:eastAsia="Avenir"/>
          <w:sz w:val="22"/>
          <w:szCs w:val="22"/>
        </w:rPr>
        <w:t xml:space="preserve"> and institutional</w:t>
      </w:r>
      <w:r w:rsidR="002905B7" w:rsidRPr="00B31679">
        <w:rPr>
          <w:rFonts w:eastAsia="Avenir"/>
          <w:sz w:val="22"/>
          <w:szCs w:val="22"/>
        </w:rPr>
        <w:t xml:space="preserve"> </w:t>
      </w:r>
      <w:r w:rsidR="00176774">
        <w:rPr>
          <w:rFonts w:eastAsia="Avenir"/>
          <w:sz w:val="22"/>
          <w:szCs w:val="22"/>
        </w:rPr>
        <w:t>partners</w:t>
      </w:r>
      <w:r w:rsidR="002905B7" w:rsidRPr="00B31679">
        <w:rPr>
          <w:rFonts w:eastAsia="Avenir"/>
          <w:sz w:val="22"/>
          <w:szCs w:val="22"/>
        </w:rPr>
        <w:t xml:space="preserve">, </w:t>
      </w:r>
      <w:r w:rsidR="00DC0406" w:rsidRPr="00B31679">
        <w:rPr>
          <w:rFonts w:eastAsia="Avenir"/>
          <w:sz w:val="22"/>
          <w:szCs w:val="22"/>
        </w:rPr>
        <w:t>such as Viable Cities, a ministry-led multi-stakeholder platform such as citiES 2030, or a country-led financing framework that is designed to work across national and subnational levels, as in Tanzania.</w:t>
      </w:r>
    </w:p>
    <w:p w14:paraId="4C418D07" w14:textId="7593729A" w:rsidR="008378B2" w:rsidRDefault="00211A70" w:rsidP="00F700E3">
      <w:pPr>
        <w:pStyle w:val="ListParagraph"/>
        <w:numPr>
          <w:ilvl w:val="0"/>
          <w:numId w:val="63"/>
        </w:numPr>
        <w:rPr>
          <w:rFonts w:eastAsia="Avenir"/>
          <w:sz w:val="22"/>
          <w:szCs w:val="22"/>
        </w:rPr>
      </w:pPr>
      <w:r w:rsidRPr="00211A70">
        <w:rPr>
          <w:rFonts w:eastAsia="Avenir"/>
          <w:b/>
          <w:bCs/>
          <w:sz w:val="22"/>
          <w:szCs w:val="22"/>
        </w:rPr>
        <w:t xml:space="preserve">Adapt the </w:t>
      </w:r>
      <w:r>
        <w:rPr>
          <w:rFonts w:eastAsia="Avenir"/>
          <w:b/>
          <w:bCs/>
          <w:sz w:val="22"/>
          <w:szCs w:val="22"/>
        </w:rPr>
        <w:t xml:space="preserve">platform functions and mandates </w:t>
      </w:r>
      <w:r w:rsidR="00D10AFC">
        <w:rPr>
          <w:rFonts w:eastAsia="Avenir"/>
          <w:b/>
          <w:bCs/>
          <w:sz w:val="22"/>
          <w:szCs w:val="22"/>
        </w:rPr>
        <w:t xml:space="preserve">to national </w:t>
      </w:r>
      <w:r w:rsidR="00D112E0">
        <w:rPr>
          <w:rFonts w:eastAsia="Avenir"/>
          <w:b/>
          <w:bCs/>
          <w:sz w:val="22"/>
          <w:szCs w:val="22"/>
        </w:rPr>
        <w:t xml:space="preserve">priorities and </w:t>
      </w:r>
      <w:r w:rsidR="008378B2">
        <w:rPr>
          <w:rFonts w:eastAsia="Avenir"/>
          <w:b/>
          <w:bCs/>
          <w:sz w:val="22"/>
          <w:szCs w:val="22"/>
        </w:rPr>
        <w:t>capacities</w:t>
      </w:r>
      <w:r w:rsidRPr="00211A70">
        <w:rPr>
          <w:rFonts w:eastAsia="Avenir"/>
          <w:b/>
          <w:bCs/>
          <w:sz w:val="22"/>
          <w:szCs w:val="22"/>
        </w:rPr>
        <w:t>.</w:t>
      </w:r>
      <w:r w:rsidRPr="00211A70">
        <w:rPr>
          <w:rFonts w:eastAsia="Avenir"/>
          <w:sz w:val="22"/>
          <w:szCs w:val="22"/>
        </w:rPr>
        <w:t xml:space="preserve"> </w:t>
      </w:r>
      <w:r w:rsidR="008378B2">
        <w:rPr>
          <w:rFonts w:eastAsia="Avenir"/>
          <w:sz w:val="22"/>
          <w:szCs w:val="22"/>
        </w:rPr>
        <w:t xml:space="preserve"> </w:t>
      </w:r>
      <w:r w:rsidR="008378B2" w:rsidRPr="008378B2">
        <w:rPr>
          <w:rFonts w:eastAsia="Avenir"/>
          <w:sz w:val="22"/>
          <w:szCs w:val="22"/>
        </w:rPr>
        <w:t xml:space="preserve">Countries can </w:t>
      </w:r>
      <w:r w:rsidR="008378B2">
        <w:rPr>
          <w:rFonts w:eastAsia="Avenir"/>
          <w:sz w:val="22"/>
          <w:szCs w:val="22"/>
        </w:rPr>
        <w:t>prioritize</w:t>
      </w:r>
      <w:r w:rsidR="008378B2" w:rsidRPr="008378B2">
        <w:rPr>
          <w:rFonts w:eastAsia="Avenir"/>
          <w:sz w:val="22"/>
          <w:szCs w:val="22"/>
        </w:rPr>
        <w:t xml:space="preserve"> different </w:t>
      </w:r>
      <w:r w:rsidR="008378B2">
        <w:rPr>
          <w:rFonts w:eastAsia="Avenir"/>
          <w:sz w:val="22"/>
          <w:szCs w:val="22"/>
        </w:rPr>
        <w:t>functions</w:t>
      </w:r>
      <w:r w:rsidR="008378B2" w:rsidRPr="008378B2">
        <w:rPr>
          <w:rFonts w:eastAsia="Avenir"/>
          <w:sz w:val="22"/>
          <w:szCs w:val="22"/>
        </w:rPr>
        <w:t>, from initial engagement</w:t>
      </w:r>
      <w:r w:rsidR="008378B2">
        <w:rPr>
          <w:rFonts w:eastAsia="Avenir"/>
          <w:sz w:val="22"/>
          <w:szCs w:val="22"/>
        </w:rPr>
        <w:t xml:space="preserve"> and program readiness to</w:t>
      </w:r>
      <w:r w:rsidR="008378B2" w:rsidRPr="008378B2">
        <w:rPr>
          <w:rFonts w:eastAsia="Avenir"/>
          <w:sz w:val="22"/>
          <w:szCs w:val="22"/>
        </w:rPr>
        <w:t xml:space="preserve"> investment planning, financing and implementation, and adjust the </w:t>
      </w:r>
      <w:r w:rsidR="008378B2">
        <w:rPr>
          <w:rFonts w:eastAsia="Avenir"/>
          <w:sz w:val="22"/>
          <w:szCs w:val="22"/>
        </w:rPr>
        <w:t>operations of the platform</w:t>
      </w:r>
      <w:r w:rsidR="008378B2" w:rsidRPr="008378B2">
        <w:rPr>
          <w:rFonts w:eastAsia="Avenir"/>
          <w:sz w:val="22"/>
          <w:szCs w:val="22"/>
        </w:rPr>
        <w:t xml:space="preserve"> to match their </w:t>
      </w:r>
      <w:r w:rsidR="008378B2">
        <w:rPr>
          <w:rFonts w:eastAsia="Avenir"/>
          <w:sz w:val="22"/>
          <w:szCs w:val="22"/>
        </w:rPr>
        <w:t>challenges</w:t>
      </w:r>
      <w:r w:rsidR="008378B2" w:rsidRPr="008378B2">
        <w:rPr>
          <w:rFonts w:eastAsia="Avenir"/>
          <w:sz w:val="22"/>
          <w:szCs w:val="22"/>
        </w:rPr>
        <w:t xml:space="preserve"> and ambitions.</w:t>
      </w:r>
    </w:p>
    <w:p w14:paraId="4009B3E6" w14:textId="00A3D7D5" w:rsidR="005614E6" w:rsidRDefault="004E7356" w:rsidP="00F700E3">
      <w:pPr>
        <w:pStyle w:val="ListParagraph"/>
        <w:numPr>
          <w:ilvl w:val="0"/>
          <w:numId w:val="63"/>
        </w:numPr>
        <w:rPr>
          <w:rFonts w:eastAsia="Avenir"/>
          <w:sz w:val="22"/>
          <w:szCs w:val="22"/>
        </w:rPr>
      </w:pPr>
      <w:r w:rsidRPr="004E7356">
        <w:rPr>
          <w:rFonts w:eastAsia="Avenir"/>
          <w:b/>
          <w:bCs/>
          <w:sz w:val="22"/>
          <w:szCs w:val="22"/>
        </w:rPr>
        <w:t>Bring cities in</w:t>
      </w:r>
      <w:r>
        <w:rPr>
          <w:rFonts w:eastAsia="Avenir"/>
          <w:b/>
          <w:bCs/>
          <w:sz w:val="22"/>
          <w:szCs w:val="22"/>
        </w:rPr>
        <w:t>to the platform</w:t>
      </w:r>
      <w:r w:rsidRPr="004E7356">
        <w:rPr>
          <w:rFonts w:eastAsia="Avenir"/>
          <w:b/>
          <w:bCs/>
          <w:sz w:val="22"/>
          <w:szCs w:val="22"/>
        </w:rPr>
        <w:t xml:space="preserve"> through mechanism</w:t>
      </w:r>
      <w:r w:rsidR="00BE4F5E">
        <w:rPr>
          <w:rFonts w:eastAsia="Avenir"/>
          <w:b/>
          <w:bCs/>
          <w:sz w:val="22"/>
          <w:szCs w:val="22"/>
        </w:rPr>
        <w:t>s</w:t>
      </w:r>
      <w:r w:rsidRPr="004E7356">
        <w:rPr>
          <w:rFonts w:eastAsia="Avenir"/>
          <w:b/>
          <w:bCs/>
          <w:sz w:val="22"/>
          <w:szCs w:val="22"/>
        </w:rPr>
        <w:t xml:space="preserve"> that fit the governance system.</w:t>
      </w:r>
      <w:r w:rsidRPr="004E7356">
        <w:rPr>
          <w:rFonts w:eastAsia="Avenir"/>
          <w:sz w:val="22"/>
          <w:szCs w:val="22"/>
        </w:rPr>
        <w:t xml:space="preserve"> </w:t>
      </w:r>
      <w:r w:rsidR="000604FB" w:rsidRPr="000604FB">
        <w:rPr>
          <w:rFonts w:eastAsia="Avenir"/>
          <w:sz w:val="22"/>
          <w:szCs w:val="22"/>
        </w:rPr>
        <w:t xml:space="preserve">In </w:t>
      </w:r>
      <w:r w:rsidR="000604FB">
        <w:rPr>
          <w:rFonts w:eastAsia="Avenir"/>
          <w:sz w:val="22"/>
          <w:szCs w:val="22"/>
        </w:rPr>
        <w:t>settings</w:t>
      </w:r>
      <w:r w:rsidR="006A6657">
        <w:rPr>
          <w:rFonts w:eastAsia="Avenir"/>
          <w:sz w:val="22"/>
          <w:szCs w:val="22"/>
        </w:rPr>
        <w:t xml:space="preserve"> with high local capacities</w:t>
      </w:r>
      <w:r w:rsidR="000604FB" w:rsidRPr="000604FB">
        <w:rPr>
          <w:rFonts w:eastAsia="Avenir"/>
          <w:sz w:val="22"/>
          <w:szCs w:val="22"/>
        </w:rPr>
        <w:t xml:space="preserve">, </w:t>
      </w:r>
      <w:r w:rsidR="000604FB">
        <w:rPr>
          <w:rFonts w:eastAsia="Avenir"/>
          <w:sz w:val="22"/>
          <w:szCs w:val="22"/>
        </w:rPr>
        <w:t xml:space="preserve">city </w:t>
      </w:r>
      <w:r w:rsidR="000604FB" w:rsidRPr="000604FB">
        <w:rPr>
          <w:rFonts w:eastAsia="Avenir"/>
          <w:sz w:val="22"/>
          <w:szCs w:val="22"/>
        </w:rPr>
        <w:t>mobilization can be direct, as in Viable Cities’ Climate City Contracts</w:t>
      </w:r>
      <w:r w:rsidR="00AE510D">
        <w:rPr>
          <w:rFonts w:eastAsia="Avenir"/>
          <w:sz w:val="22"/>
          <w:szCs w:val="22"/>
        </w:rPr>
        <w:t>. I</w:t>
      </w:r>
      <w:r w:rsidR="000604FB" w:rsidRPr="000604FB">
        <w:rPr>
          <w:rFonts w:eastAsia="Avenir"/>
          <w:sz w:val="22"/>
          <w:szCs w:val="22"/>
        </w:rPr>
        <w:t xml:space="preserve">n </w:t>
      </w:r>
      <w:r w:rsidR="006A6657">
        <w:rPr>
          <w:rFonts w:eastAsia="Avenir"/>
          <w:sz w:val="22"/>
          <w:szCs w:val="22"/>
        </w:rPr>
        <w:t>less capacitated contexts</w:t>
      </w:r>
      <w:r w:rsidR="000604FB" w:rsidRPr="000604FB">
        <w:rPr>
          <w:rFonts w:eastAsia="Avenir"/>
          <w:sz w:val="22"/>
          <w:szCs w:val="22"/>
        </w:rPr>
        <w:t xml:space="preserve">, </w:t>
      </w:r>
      <w:r w:rsidR="006A6657">
        <w:rPr>
          <w:rFonts w:eastAsia="Avenir"/>
          <w:sz w:val="22"/>
          <w:szCs w:val="22"/>
        </w:rPr>
        <w:t>city mobilization</w:t>
      </w:r>
      <w:r w:rsidR="000604FB" w:rsidRPr="000604FB">
        <w:rPr>
          <w:rFonts w:eastAsia="Avenir"/>
          <w:sz w:val="22"/>
          <w:szCs w:val="22"/>
        </w:rPr>
        <w:t xml:space="preserve"> can </w:t>
      </w:r>
      <w:r w:rsidR="006A6657">
        <w:rPr>
          <w:rFonts w:eastAsia="Avenir"/>
          <w:sz w:val="22"/>
          <w:szCs w:val="22"/>
        </w:rPr>
        <w:t>be routed through</w:t>
      </w:r>
      <w:r w:rsidR="000604FB" w:rsidRPr="000604FB">
        <w:rPr>
          <w:rFonts w:eastAsia="Avenir"/>
          <w:sz w:val="22"/>
          <w:szCs w:val="22"/>
        </w:rPr>
        <w:t xml:space="preserve"> national processes while local governments build their own </w:t>
      </w:r>
      <w:r w:rsidR="006A6657">
        <w:rPr>
          <w:rFonts w:eastAsia="Avenir"/>
          <w:sz w:val="22"/>
          <w:szCs w:val="22"/>
        </w:rPr>
        <w:t xml:space="preserve">capacities and </w:t>
      </w:r>
      <w:r w:rsidR="000604FB" w:rsidRPr="000604FB">
        <w:rPr>
          <w:rFonts w:eastAsia="Avenir"/>
          <w:sz w:val="22"/>
          <w:szCs w:val="22"/>
        </w:rPr>
        <w:t>frameworks</w:t>
      </w:r>
      <w:r w:rsidR="006A6657">
        <w:rPr>
          <w:rFonts w:eastAsia="Avenir"/>
          <w:sz w:val="22"/>
          <w:szCs w:val="22"/>
        </w:rPr>
        <w:t xml:space="preserve"> over time</w:t>
      </w:r>
      <w:r w:rsidR="000604FB" w:rsidRPr="000604FB">
        <w:rPr>
          <w:rFonts w:eastAsia="Avenir"/>
          <w:sz w:val="22"/>
          <w:szCs w:val="22"/>
        </w:rPr>
        <w:t xml:space="preserve"> and </w:t>
      </w:r>
      <w:r w:rsidR="006A6657">
        <w:rPr>
          <w:rFonts w:eastAsia="Avenir"/>
          <w:sz w:val="22"/>
          <w:szCs w:val="22"/>
        </w:rPr>
        <w:t>continuously engage the national</w:t>
      </w:r>
      <w:r w:rsidR="000604FB" w:rsidRPr="000604FB">
        <w:rPr>
          <w:rFonts w:eastAsia="Avenir"/>
          <w:sz w:val="22"/>
          <w:szCs w:val="22"/>
        </w:rPr>
        <w:t xml:space="preserve"> government through multilevel dialogue</w:t>
      </w:r>
      <w:r w:rsidR="00A265D2">
        <w:rPr>
          <w:rFonts w:eastAsia="Avenir"/>
          <w:sz w:val="22"/>
          <w:szCs w:val="22"/>
        </w:rPr>
        <w:t>s</w:t>
      </w:r>
      <w:r w:rsidR="000604FB" w:rsidRPr="000604FB">
        <w:rPr>
          <w:rFonts w:eastAsia="Avenir"/>
          <w:sz w:val="22"/>
          <w:szCs w:val="22"/>
        </w:rPr>
        <w:t>, as in Tanzania.</w:t>
      </w:r>
    </w:p>
    <w:p w14:paraId="0CB47074" w14:textId="150653CB" w:rsidR="00A537A5" w:rsidRPr="00C56AB1" w:rsidRDefault="002E4E55" w:rsidP="00F700E3">
      <w:pPr>
        <w:pStyle w:val="ListParagraph"/>
        <w:numPr>
          <w:ilvl w:val="0"/>
          <w:numId w:val="63"/>
        </w:numPr>
        <w:rPr>
          <w:rFonts w:eastAsia="Avenir"/>
          <w:sz w:val="22"/>
          <w:szCs w:val="22"/>
        </w:rPr>
      </w:pPr>
      <w:r>
        <w:rPr>
          <w:rFonts w:eastAsia="Avenir"/>
          <w:b/>
          <w:bCs/>
          <w:sz w:val="22"/>
          <w:szCs w:val="22"/>
        </w:rPr>
        <w:t>Adopt an iterative, learn</w:t>
      </w:r>
      <w:r w:rsidRPr="00A90564">
        <w:rPr>
          <w:rFonts w:eastAsia="Avenir"/>
          <w:b/>
          <w:bCs/>
          <w:sz w:val="22"/>
          <w:szCs w:val="22"/>
        </w:rPr>
        <w:t xml:space="preserve">ing-by-doing approach </w:t>
      </w:r>
      <w:r w:rsidR="00D65408">
        <w:rPr>
          <w:rFonts w:eastAsia="Avenir"/>
          <w:sz w:val="22"/>
          <w:szCs w:val="22"/>
        </w:rPr>
        <w:t xml:space="preserve">where the </w:t>
      </w:r>
      <w:r w:rsidR="00324BE4">
        <w:rPr>
          <w:rFonts w:eastAsia="Avenir"/>
          <w:sz w:val="22"/>
          <w:szCs w:val="22"/>
        </w:rPr>
        <w:t xml:space="preserve">prioritized strategies and initiatives could first be tested before a full roll-out, especially in context where institutional capacities are limited, as in Tanzania. </w:t>
      </w:r>
    </w:p>
    <w:p w14:paraId="1EF7470D" w14:textId="77777777" w:rsidR="00BB1FF5" w:rsidRDefault="00BB1FF5" w:rsidP="002F1F00">
      <w:pPr>
        <w:rPr>
          <w:rFonts w:eastAsia="Avenir"/>
          <w:sz w:val="22"/>
          <w:szCs w:val="22"/>
        </w:rPr>
      </w:pPr>
    </w:p>
    <w:p w14:paraId="0B3B24FE" w14:textId="6EEDE462" w:rsidR="00316DD3" w:rsidRPr="0019092C" w:rsidRDefault="0002031E" w:rsidP="0002031E">
      <w:pPr>
        <w:pStyle w:val="Heading4"/>
      </w:pPr>
      <w:r>
        <w:lastRenderedPageBreak/>
        <w:t>Enabling conditions</w:t>
      </w:r>
    </w:p>
    <w:p w14:paraId="175F2AD8" w14:textId="77777777" w:rsidR="00D35E4C" w:rsidRDefault="00D35E4C" w:rsidP="002F1F00">
      <w:pPr>
        <w:rPr>
          <w:rFonts w:eastAsia="Avenir"/>
        </w:rPr>
      </w:pPr>
    </w:p>
    <w:p w14:paraId="1E03CEC0" w14:textId="65610209" w:rsidR="00D35E4C" w:rsidRDefault="00BC527D" w:rsidP="00F700E3">
      <w:pPr>
        <w:pStyle w:val="ListParagraph"/>
        <w:numPr>
          <w:ilvl w:val="0"/>
          <w:numId w:val="64"/>
        </w:numPr>
        <w:rPr>
          <w:rFonts w:eastAsia="Avenir"/>
        </w:rPr>
      </w:pPr>
      <w:r>
        <w:rPr>
          <w:rFonts w:eastAsia="Avenir"/>
        </w:rPr>
        <w:t>Strong national leadership</w:t>
      </w:r>
      <w:r w:rsidRPr="00BC527D">
        <w:rPr>
          <w:rFonts w:eastAsia="Avenir"/>
        </w:rPr>
        <w:t xml:space="preserve"> mandate, cross-government commitment and durable support from a wider political and social base.</w:t>
      </w:r>
    </w:p>
    <w:p w14:paraId="686F6D1E" w14:textId="5ABCB70E" w:rsidR="00D168B8" w:rsidRDefault="00D168B8" w:rsidP="00F700E3">
      <w:pPr>
        <w:pStyle w:val="ListParagraph"/>
        <w:numPr>
          <w:ilvl w:val="0"/>
          <w:numId w:val="64"/>
        </w:numPr>
        <w:rPr>
          <w:rFonts w:eastAsia="Avenir"/>
        </w:rPr>
      </w:pPr>
      <w:r w:rsidRPr="00D168B8">
        <w:rPr>
          <w:rFonts w:eastAsia="Avenir"/>
        </w:rPr>
        <w:t>Regular consultation with subnational leaders, sectoral working groups, and clear channels for cities to feed into national planning</w:t>
      </w:r>
    </w:p>
    <w:p w14:paraId="40C37918" w14:textId="213AD2EB" w:rsidR="00BC527D" w:rsidRDefault="00986BA6" w:rsidP="00F700E3">
      <w:pPr>
        <w:pStyle w:val="ListParagraph"/>
        <w:numPr>
          <w:ilvl w:val="0"/>
          <w:numId w:val="64"/>
        </w:numPr>
        <w:rPr>
          <w:rFonts w:eastAsia="Avenir"/>
        </w:rPr>
      </w:pPr>
      <w:r w:rsidRPr="00986BA6">
        <w:rPr>
          <w:rFonts w:eastAsia="Avenir"/>
        </w:rPr>
        <w:t>Institutional capacity and continuity</w:t>
      </w:r>
      <w:r>
        <w:rPr>
          <w:rFonts w:eastAsia="Avenir"/>
        </w:rPr>
        <w:t>, including</w:t>
      </w:r>
      <w:r w:rsidRPr="00986BA6">
        <w:rPr>
          <w:rFonts w:eastAsia="Avenir"/>
        </w:rPr>
        <w:t xml:space="preserve"> a capable coordinating team, clear roles, and sustained staffing, resources and institutional support over time.</w:t>
      </w:r>
    </w:p>
    <w:p w14:paraId="7B8D379B" w14:textId="45A58268" w:rsidR="007620EF" w:rsidRDefault="009C21FF" w:rsidP="00F700E3">
      <w:pPr>
        <w:pStyle w:val="ListParagraph"/>
        <w:numPr>
          <w:ilvl w:val="0"/>
          <w:numId w:val="64"/>
        </w:numPr>
        <w:rPr>
          <w:rFonts w:eastAsia="Avenir"/>
        </w:rPr>
      </w:pPr>
      <w:r w:rsidRPr="009C21FF">
        <w:rPr>
          <w:rFonts w:eastAsia="Avenir"/>
        </w:rPr>
        <w:t>Subnational readiness</w:t>
      </w:r>
      <w:r>
        <w:rPr>
          <w:rFonts w:eastAsia="Avenir"/>
        </w:rPr>
        <w:t xml:space="preserve">, including subnational and city-level </w:t>
      </w:r>
      <w:r w:rsidRPr="009C21FF">
        <w:rPr>
          <w:rFonts w:eastAsia="Avenir"/>
        </w:rPr>
        <w:t>climate and financial plans, data, and support to develop investable pipelines and integrate climate into budgets</w:t>
      </w:r>
    </w:p>
    <w:p w14:paraId="4EDD2916" w14:textId="4169736D" w:rsidR="002F1F00" w:rsidRPr="0023380C" w:rsidRDefault="00D168B8" w:rsidP="00F700E3">
      <w:pPr>
        <w:pStyle w:val="ListParagraph"/>
        <w:numPr>
          <w:ilvl w:val="0"/>
          <w:numId w:val="64"/>
        </w:numPr>
        <w:rPr>
          <w:rFonts w:eastAsia="Avenir"/>
        </w:rPr>
      </w:pPr>
      <w:r w:rsidRPr="0023380C">
        <w:rPr>
          <w:rFonts w:eastAsia="Avenir"/>
        </w:rPr>
        <w:t>Participation</w:t>
      </w:r>
      <w:r w:rsidR="00D07F2F" w:rsidRPr="0023380C">
        <w:rPr>
          <w:rFonts w:eastAsia="Avenir"/>
        </w:rPr>
        <w:t xml:space="preserve"> of national and multilateral development banks and the private sector t</w:t>
      </w:r>
      <w:r w:rsidR="000A5799" w:rsidRPr="0023380C">
        <w:rPr>
          <w:rFonts w:eastAsia="Avenir"/>
        </w:rPr>
        <w:t xml:space="preserve">o </w:t>
      </w:r>
      <w:r w:rsidR="0023380C" w:rsidRPr="0023380C">
        <w:rPr>
          <w:rFonts w:eastAsia="Avenir"/>
        </w:rPr>
        <w:t xml:space="preserve">support through innovative, catalytic and concessional finance. </w:t>
      </w:r>
      <w:r w:rsidR="00D07F2F" w:rsidRPr="0023380C">
        <w:rPr>
          <w:rFonts w:eastAsia="Avenir"/>
        </w:rPr>
        <w:t xml:space="preserve"> </w:t>
      </w:r>
    </w:p>
    <w:p w14:paraId="2007D854" w14:textId="77777777" w:rsidR="002F1F00" w:rsidRDefault="002F1F00" w:rsidP="002F1F00">
      <w:pPr>
        <w:rPr>
          <w:rFonts w:eastAsia="Avenir"/>
        </w:rPr>
      </w:pPr>
    </w:p>
    <w:p w14:paraId="4F29244E" w14:textId="77777777" w:rsidR="002F1F00" w:rsidRDefault="002F1F00" w:rsidP="002F1F00">
      <w:pPr>
        <w:rPr>
          <w:rFonts w:eastAsia="Avenir"/>
        </w:rPr>
      </w:pPr>
    </w:p>
    <w:p w14:paraId="798BFF54" w14:textId="77777777" w:rsidR="002F1F00" w:rsidRDefault="002F1F00" w:rsidP="002F1F00">
      <w:pPr>
        <w:rPr>
          <w:rFonts w:eastAsia="Avenir"/>
        </w:rPr>
      </w:pPr>
    </w:p>
    <w:p w14:paraId="4953ABB2" w14:textId="77777777" w:rsidR="002F1F00" w:rsidRDefault="002F1F00" w:rsidP="002F1F00">
      <w:pPr>
        <w:rPr>
          <w:rFonts w:eastAsia="Avenir"/>
        </w:rPr>
      </w:pPr>
    </w:p>
    <w:p w14:paraId="0DA751EA" w14:textId="77777777" w:rsidR="002F1F00" w:rsidRDefault="002F1F00" w:rsidP="002F1F00">
      <w:pPr>
        <w:rPr>
          <w:rFonts w:eastAsia="Avenir"/>
        </w:rPr>
      </w:pPr>
    </w:p>
    <w:p w14:paraId="41780B50" w14:textId="77777777" w:rsidR="002F1F00" w:rsidRDefault="002F1F00" w:rsidP="002F1F00">
      <w:pPr>
        <w:rPr>
          <w:rFonts w:eastAsia="Avenir"/>
        </w:rPr>
      </w:pPr>
    </w:p>
    <w:p w14:paraId="5F617033" w14:textId="77777777" w:rsidR="002F1F00" w:rsidRDefault="002F1F00" w:rsidP="002F1F00">
      <w:pPr>
        <w:rPr>
          <w:rFonts w:eastAsia="Avenir"/>
        </w:rPr>
      </w:pPr>
    </w:p>
    <w:p w14:paraId="6345D1B8" w14:textId="77777777" w:rsidR="002F1F00" w:rsidRPr="002F1F00" w:rsidDel="005639A1" w:rsidRDefault="002F1F00" w:rsidP="002F1F00">
      <w:pPr>
        <w:rPr>
          <w:del w:id="34" w:author="Hamza Abdullah" w:date="2026-08-18T15:33:00Z" w16du:dateUtc="2026-08-18T13:33:00Z"/>
          <w:rFonts w:eastAsia="Avenir"/>
        </w:rPr>
      </w:pPr>
    </w:p>
    <w:p w14:paraId="78BD1F24" w14:textId="78E5C0B0" w:rsidR="00066545" w:rsidRPr="007D011C" w:rsidDel="005639A1" w:rsidRDefault="003665C6" w:rsidP="00F700E3">
      <w:pPr>
        <w:keepNext/>
        <w:keepLines/>
        <w:numPr>
          <w:ilvl w:val="1"/>
          <w:numId w:val="23"/>
        </w:numPr>
        <w:pBdr>
          <w:top w:val="nil"/>
          <w:left w:val="nil"/>
          <w:bottom w:val="nil"/>
          <w:right w:val="nil"/>
          <w:between w:val="nil"/>
        </w:pBdr>
        <w:rPr>
          <w:del w:id="35" w:author="Hamza Abdullah" w:date="2026-08-18T15:33:00Z" w16du:dateUtc="2026-08-18T13:33:00Z"/>
          <w:rFonts w:eastAsia="Avenir" w:cs="Avenir"/>
          <w:color w:val="000000"/>
          <w:sz w:val="22"/>
          <w:szCs w:val="22"/>
        </w:rPr>
      </w:pPr>
      <w:del w:id="36" w:author="Hamza Abdullah" w:date="2026-08-18T15:33:00Z" w16du:dateUtc="2026-08-18T13:33:00Z">
        <w:r w:rsidRPr="007D011C" w:rsidDel="005639A1">
          <w:rPr>
            <w:rFonts w:eastAsia="Avenir" w:cs="Avenir"/>
            <w:color w:val="000000"/>
            <w:sz w:val="22"/>
            <w:szCs w:val="22"/>
          </w:rPr>
          <w:delText xml:space="preserve">Overview: what it is, </w:delText>
        </w:r>
        <w:r w:rsidR="00B907B1" w:rsidDel="005639A1">
          <w:rPr>
            <w:rFonts w:eastAsia="Avenir" w:cs="Avenir"/>
            <w:color w:val="000000"/>
            <w:sz w:val="22"/>
            <w:szCs w:val="22"/>
          </w:rPr>
          <w:delText>Implementation Guidance</w:delText>
        </w:r>
        <w:r w:rsidR="00F50A81" w:rsidRPr="007D011C" w:rsidDel="005639A1">
          <w:rPr>
            <w:rFonts w:eastAsia="Avenir" w:cs="Avenir"/>
            <w:color w:val="000000"/>
            <w:sz w:val="22"/>
            <w:szCs w:val="22"/>
          </w:rPr>
          <w:delText>, who are the key actors:</w:delText>
        </w:r>
      </w:del>
    </w:p>
    <w:p w14:paraId="63902FB7" w14:textId="0B2A2F22" w:rsidR="002E629F" w:rsidRPr="007D011C" w:rsidDel="005639A1" w:rsidRDefault="002E629F" w:rsidP="00F700E3">
      <w:pPr>
        <w:keepNext/>
        <w:keepLines/>
        <w:numPr>
          <w:ilvl w:val="2"/>
          <w:numId w:val="23"/>
        </w:numPr>
        <w:pBdr>
          <w:top w:val="nil"/>
          <w:left w:val="nil"/>
          <w:bottom w:val="nil"/>
          <w:right w:val="nil"/>
          <w:between w:val="nil"/>
        </w:pBdr>
        <w:rPr>
          <w:del w:id="37" w:author="Hamza Abdullah" w:date="2026-08-18T15:33:00Z" w16du:dateUtc="2026-08-18T13:33:00Z"/>
          <w:rFonts w:eastAsia="Avenir" w:cs="Avenir"/>
          <w:color w:val="000000"/>
          <w:sz w:val="22"/>
          <w:szCs w:val="22"/>
        </w:rPr>
      </w:pPr>
      <w:commentRangeStart w:id="38"/>
      <w:del w:id="39" w:author="Hamza Abdullah" w:date="2026-08-18T15:33:00Z" w16du:dateUtc="2026-08-18T13:33:00Z">
        <w:r w:rsidRPr="007D011C" w:rsidDel="005639A1">
          <w:rPr>
            <w:sz w:val="22"/>
            <w:szCs w:val="22"/>
          </w:rPr>
          <w:delText xml:space="preserve">In the CHAMP context, nationally led platforms should be understood as long-term multilevel governance and implementation capacities capable of supporting iterative climate governance across levels of government. Beyond coordination alone, </w:delText>
        </w:r>
        <w:r w:rsidR="008257C7" w:rsidRPr="007D011C" w:rsidDel="005639A1">
          <w:rPr>
            <w:sz w:val="22"/>
            <w:szCs w:val="22"/>
          </w:rPr>
          <w:delText>these platforms can provide a space for national</w:delText>
        </w:r>
        <w:r w:rsidR="000B6E3B" w:rsidRPr="007D011C" w:rsidDel="005639A1">
          <w:rPr>
            <w:sz w:val="22"/>
            <w:szCs w:val="22"/>
          </w:rPr>
          <w:delText xml:space="preserve">, </w:delText>
        </w:r>
        <w:r w:rsidR="008257C7" w:rsidRPr="007D011C" w:rsidDel="005639A1">
          <w:rPr>
            <w:sz w:val="22"/>
            <w:szCs w:val="22"/>
          </w:rPr>
          <w:delText xml:space="preserve">subnational </w:delText>
        </w:r>
        <w:r w:rsidR="000B6E3B" w:rsidRPr="007D011C" w:rsidDel="005639A1">
          <w:rPr>
            <w:sz w:val="22"/>
            <w:szCs w:val="22"/>
          </w:rPr>
          <w:delText xml:space="preserve">and city </w:delText>
        </w:r>
        <w:r w:rsidR="008257C7" w:rsidRPr="007D011C" w:rsidDel="005639A1">
          <w:rPr>
            <w:sz w:val="22"/>
            <w:szCs w:val="22"/>
          </w:rPr>
          <w:delText>actors to jointly identify</w:delText>
        </w:r>
        <w:r w:rsidRPr="007D011C" w:rsidDel="005639A1">
          <w:rPr>
            <w:sz w:val="22"/>
            <w:szCs w:val="22"/>
          </w:rPr>
          <w:delText xml:space="preserve"> investment priorities, </w:delText>
        </w:r>
        <w:r w:rsidR="00296142" w:rsidRPr="007D011C" w:rsidDel="005639A1">
          <w:rPr>
            <w:sz w:val="22"/>
            <w:szCs w:val="22"/>
          </w:rPr>
          <w:delText xml:space="preserve">prepare and plan investment portfolios, </w:delText>
        </w:r>
        <w:r w:rsidRPr="007D011C" w:rsidDel="005639A1">
          <w:rPr>
            <w:sz w:val="22"/>
            <w:szCs w:val="22"/>
          </w:rPr>
          <w:delText xml:space="preserve">coordinate </w:delText>
        </w:r>
        <w:r w:rsidR="00296142" w:rsidRPr="007D011C" w:rsidDel="005639A1">
          <w:rPr>
            <w:sz w:val="22"/>
            <w:szCs w:val="22"/>
          </w:rPr>
          <w:delText xml:space="preserve">finance and </w:delText>
        </w:r>
        <w:r w:rsidRPr="007D011C" w:rsidDel="005639A1">
          <w:rPr>
            <w:sz w:val="22"/>
            <w:szCs w:val="22"/>
          </w:rPr>
          <w:delText>implementation, strengthen feedback loops between local implementation</w:delText>
        </w:r>
        <w:r w:rsidR="006E086E" w:rsidRPr="007D011C" w:rsidDel="005639A1">
          <w:rPr>
            <w:sz w:val="22"/>
            <w:szCs w:val="22"/>
          </w:rPr>
          <w:delText xml:space="preserve"> actors (e.g., commercial banks, infrastructure developers),</w:delText>
        </w:r>
        <w:r w:rsidRPr="007D011C" w:rsidDel="005639A1">
          <w:rPr>
            <w:sz w:val="22"/>
            <w:szCs w:val="22"/>
          </w:rPr>
          <w:delText xml:space="preserve"> and national</w:delText>
        </w:r>
        <w:r w:rsidR="000B6E3B" w:rsidRPr="007D011C" w:rsidDel="005639A1">
          <w:rPr>
            <w:sz w:val="22"/>
            <w:szCs w:val="22"/>
          </w:rPr>
          <w:delText xml:space="preserve"> and </w:delText>
        </w:r>
        <w:r w:rsidR="00A77EE9" w:rsidRPr="007D011C" w:rsidDel="005639A1">
          <w:rPr>
            <w:sz w:val="22"/>
            <w:szCs w:val="22"/>
          </w:rPr>
          <w:delText>subnational</w:delText>
        </w:r>
        <w:r w:rsidRPr="007D011C" w:rsidDel="005639A1">
          <w:rPr>
            <w:sz w:val="22"/>
            <w:szCs w:val="22"/>
          </w:rPr>
          <w:delText xml:space="preserve"> policy</w:delText>
        </w:r>
        <w:r w:rsidR="00A77EE9" w:rsidRPr="007D011C" w:rsidDel="005639A1">
          <w:rPr>
            <w:sz w:val="22"/>
            <w:szCs w:val="22"/>
          </w:rPr>
          <w:delText>makers</w:delText>
        </w:r>
        <w:r w:rsidR="00296142" w:rsidRPr="007D011C" w:rsidDel="005639A1">
          <w:rPr>
            <w:sz w:val="22"/>
            <w:szCs w:val="22"/>
          </w:rPr>
          <w:delText>.</w:delText>
        </w:r>
        <w:r w:rsidR="00583A9B" w:rsidRPr="007D011C" w:rsidDel="005639A1">
          <w:rPr>
            <w:sz w:val="22"/>
            <w:szCs w:val="22"/>
          </w:rPr>
          <w:delText xml:space="preserve"> </w:delText>
        </w:r>
        <w:r w:rsidR="00881971" w:rsidRPr="007D011C" w:rsidDel="005639A1">
          <w:rPr>
            <w:sz w:val="22"/>
            <w:szCs w:val="22"/>
          </w:rPr>
          <w:delText>Additionally, these platforms can provide institutional continuity, shared learning</w:delText>
        </w:r>
        <w:r w:rsidR="00296142" w:rsidRPr="007D011C" w:rsidDel="005639A1">
          <w:rPr>
            <w:sz w:val="22"/>
            <w:szCs w:val="22"/>
          </w:rPr>
          <w:delText>, scaling</w:delText>
        </w:r>
        <w:r w:rsidR="00881971" w:rsidRPr="007D011C" w:rsidDel="005639A1">
          <w:rPr>
            <w:sz w:val="22"/>
            <w:szCs w:val="22"/>
          </w:rPr>
          <w:delText xml:space="preserve"> and long-term stewardship of climate transitions. </w:delText>
        </w:r>
        <w:commentRangeEnd w:id="38"/>
        <w:r w:rsidR="00EA1064" w:rsidRPr="007D011C" w:rsidDel="005639A1">
          <w:rPr>
            <w:rStyle w:val="CommentReference"/>
            <w:rFonts w:eastAsia="Avenir" w:cs="Avenir"/>
            <w:color w:val="000000"/>
            <w:sz w:val="22"/>
            <w:szCs w:val="22"/>
          </w:rPr>
          <w:commentReference w:id="38"/>
        </w:r>
      </w:del>
    </w:p>
    <w:p w14:paraId="3D525E33" w14:textId="4D90ABD9" w:rsidR="003665C6" w:rsidRPr="007D011C" w:rsidDel="005639A1" w:rsidRDefault="00583A9B" w:rsidP="00F700E3">
      <w:pPr>
        <w:keepNext/>
        <w:keepLines/>
        <w:numPr>
          <w:ilvl w:val="1"/>
          <w:numId w:val="23"/>
        </w:numPr>
        <w:pBdr>
          <w:top w:val="nil"/>
          <w:left w:val="nil"/>
          <w:bottom w:val="nil"/>
          <w:right w:val="nil"/>
          <w:between w:val="nil"/>
        </w:pBdr>
        <w:rPr>
          <w:del w:id="40" w:author="Hamza Abdullah" w:date="2026-08-18T15:33:00Z" w16du:dateUtc="2026-08-18T13:33:00Z"/>
          <w:rFonts w:eastAsia="Avenir" w:cs="Avenir"/>
          <w:color w:val="000000"/>
          <w:sz w:val="22"/>
          <w:szCs w:val="22"/>
        </w:rPr>
      </w:pPr>
      <w:del w:id="41" w:author="Hamza Abdullah" w:date="2026-08-18T15:33:00Z" w16du:dateUtc="2026-08-18T13:33:00Z">
        <w:r w:rsidRPr="007D011C" w:rsidDel="005639A1">
          <w:rPr>
            <w:rFonts w:eastAsia="Avenir" w:cs="Avenir"/>
            <w:color w:val="000000"/>
            <w:sz w:val="22"/>
            <w:szCs w:val="22"/>
          </w:rPr>
          <w:delText>Illustrative examples</w:delText>
        </w:r>
        <w:r w:rsidR="003665C6" w:rsidRPr="007D011C" w:rsidDel="005639A1">
          <w:rPr>
            <w:rFonts w:eastAsia="Avenir" w:cs="Avenir"/>
            <w:color w:val="000000"/>
            <w:sz w:val="22"/>
            <w:szCs w:val="22"/>
          </w:rPr>
          <w:delText xml:space="preserve">: </w:delText>
        </w:r>
      </w:del>
    </w:p>
    <w:p w14:paraId="770D52A8" w14:textId="00B89DAB" w:rsidR="00882969" w:rsidDel="005639A1" w:rsidRDefault="00882969" w:rsidP="00F700E3">
      <w:pPr>
        <w:keepNext/>
        <w:keepLines/>
        <w:numPr>
          <w:ilvl w:val="2"/>
          <w:numId w:val="23"/>
        </w:numPr>
        <w:pBdr>
          <w:top w:val="nil"/>
          <w:left w:val="nil"/>
          <w:bottom w:val="nil"/>
          <w:right w:val="nil"/>
          <w:between w:val="nil"/>
        </w:pBdr>
        <w:rPr>
          <w:del w:id="42" w:author="Hamza Abdullah" w:date="2026-08-18T15:33:00Z" w16du:dateUtc="2026-08-18T13:33:00Z"/>
          <w:rFonts w:eastAsia="Avenir" w:cs="Avenir"/>
          <w:color w:val="000000"/>
          <w:sz w:val="22"/>
          <w:szCs w:val="22"/>
        </w:rPr>
      </w:pPr>
      <w:del w:id="43" w:author="Hamza Abdullah" w:date="2026-08-18T15:33:00Z" w16du:dateUtc="2026-08-18T13:33:00Z">
        <w:r w:rsidDel="005639A1">
          <w:rPr>
            <w:rFonts w:eastAsia="Avenir" w:cs="Avenir"/>
            <w:color w:val="000000"/>
            <w:sz w:val="22"/>
            <w:szCs w:val="22"/>
          </w:rPr>
          <w:delText>Viable Cities</w:delText>
        </w:r>
      </w:del>
    </w:p>
    <w:p w14:paraId="33947E6B" w14:textId="765C77EC" w:rsidR="003665C6" w:rsidRPr="007D011C" w:rsidDel="005639A1" w:rsidRDefault="00941547" w:rsidP="00F700E3">
      <w:pPr>
        <w:keepNext/>
        <w:keepLines/>
        <w:numPr>
          <w:ilvl w:val="2"/>
          <w:numId w:val="23"/>
        </w:numPr>
        <w:pBdr>
          <w:top w:val="nil"/>
          <w:left w:val="nil"/>
          <w:bottom w:val="nil"/>
          <w:right w:val="nil"/>
          <w:between w:val="nil"/>
        </w:pBdr>
        <w:rPr>
          <w:del w:id="44" w:author="Hamza Abdullah" w:date="2026-08-18T15:33:00Z" w16du:dateUtc="2026-08-18T13:33:00Z"/>
          <w:rFonts w:eastAsia="Avenir" w:cs="Avenir"/>
          <w:color w:val="000000"/>
          <w:sz w:val="22"/>
          <w:szCs w:val="22"/>
        </w:rPr>
      </w:pPr>
      <w:del w:id="45" w:author="Hamza Abdullah" w:date="2026-08-18T15:33:00Z" w16du:dateUtc="2026-08-18T13:33:00Z">
        <w:r w:rsidDel="005639A1">
          <w:rPr>
            <w:rFonts w:eastAsia="Avenir" w:cs="Avenir"/>
            <w:color w:val="000000"/>
            <w:sz w:val="22"/>
            <w:szCs w:val="22"/>
          </w:rPr>
          <w:delText xml:space="preserve">GEF </w:delText>
        </w:r>
        <w:commentRangeStart w:id="46"/>
        <w:r w:rsidR="003665C6" w:rsidRPr="007D011C" w:rsidDel="005639A1">
          <w:rPr>
            <w:rFonts w:eastAsia="Avenir" w:cs="Avenir"/>
            <w:color w:val="000000"/>
            <w:sz w:val="22"/>
            <w:szCs w:val="22"/>
          </w:rPr>
          <w:delText>GPSC</w:delText>
        </w:r>
        <w:commentRangeEnd w:id="46"/>
        <w:r w:rsidR="008D09DA" w:rsidRPr="007D011C" w:rsidDel="005639A1">
          <w:rPr>
            <w:rStyle w:val="CommentReference"/>
            <w:rFonts w:eastAsia="Avenir" w:cs="Avenir"/>
            <w:color w:val="000000"/>
            <w:sz w:val="22"/>
            <w:szCs w:val="22"/>
          </w:rPr>
          <w:commentReference w:id="46"/>
        </w:r>
        <w:r w:rsidR="003665C6" w:rsidRPr="007D011C" w:rsidDel="005639A1">
          <w:rPr>
            <w:rFonts w:eastAsia="Avenir" w:cs="Avenir"/>
            <w:color w:val="000000"/>
            <w:sz w:val="22"/>
            <w:szCs w:val="22"/>
          </w:rPr>
          <w:delText>-related national coordination structures</w:delText>
        </w:r>
      </w:del>
    </w:p>
    <w:p w14:paraId="610B7D12" w14:textId="2566BC8A" w:rsidR="003665C6" w:rsidRPr="007D011C" w:rsidDel="005639A1" w:rsidRDefault="00BE0B95" w:rsidP="00F700E3">
      <w:pPr>
        <w:keepNext/>
        <w:keepLines/>
        <w:numPr>
          <w:ilvl w:val="2"/>
          <w:numId w:val="23"/>
        </w:numPr>
        <w:pBdr>
          <w:top w:val="nil"/>
          <w:left w:val="nil"/>
          <w:bottom w:val="nil"/>
          <w:right w:val="nil"/>
          <w:between w:val="nil"/>
        </w:pBdr>
        <w:rPr>
          <w:del w:id="47" w:author="Hamza Abdullah" w:date="2026-08-18T15:33:00Z" w16du:dateUtc="2026-08-18T13:33:00Z"/>
          <w:rFonts w:eastAsia="Avenir" w:cs="Avenir"/>
          <w:color w:val="000000"/>
          <w:sz w:val="22"/>
          <w:szCs w:val="22"/>
        </w:rPr>
      </w:pPr>
      <w:del w:id="48" w:author="Hamza Abdullah" w:date="2026-08-18T15:33:00Z" w16du:dateUtc="2026-08-18T13:33:00Z">
        <w:r w:rsidRPr="007D011C" w:rsidDel="005639A1">
          <w:rPr>
            <w:rFonts w:eastAsia="Avenir" w:cs="Avenir"/>
            <w:color w:val="000000"/>
            <w:sz w:val="22"/>
            <w:szCs w:val="22"/>
          </w:rPr>
          <w:delText>Integrated National Financing Frameworks [EMDE examples]</w:delText>
        </w:r>
      </w:del>
    </w:p>
    <w:p w14:paraId="5618E360" w14:textId="4043A576" w:rsidR="00E2585E" w:rsidRPr="007D011C" w:rsidDel="005639A1" w:rsidRDefault="00E2585E" w:rsidP="00F700E3">
      <w:pPr>
        <w:keepNext/>
        <w:keepLines/>
        <w:numPr>
          <w:ilvl w:val="1"/>
          <w:numId w:val="23"/>
        </w:numPr>
        <w:pBdr>
          <w:top w:val="nil"/>
          <w:left w:val="nil"/>
          <w:bottom w:val="nil"/>
          <w:right w:val="nil"/>
          <w:between w:val="nil"/>
        </w:pBdr>
        <w:rPr>
          <w:del w:id="49" w:author="Hamza Abdullah" w:date="2026-08-18T15:33:00Z" w16du:dateUtc="2026-08-18T13:33:00Z"/>
          <w:rFonts w:eastAsia="Avenir" w:cs="Avenir"/>
          <w:color w:val="000000"/>
          <w:sz w:val="22"/>
          <w:szCs w:val="22"/>
        </w:rPr>
      </w:pPr>
      <w:del w:id="50" w:author="Hamza Abdullah" w:date="2026-08-18T15:33:00Z" w16du:dateUtc="2026-08-18T13:33:00Z">
        <w:r w:rsidRPr="007D011C" w:rsidDel="005639A1">
          <w:rPr>
            <w:rFonts w:eastAsia="Avenir" w:cs="Avenir"/>
            <w:color w:val="000000"/>
            <w:sz w:val="22"/>
            <w:szCs w:val="22"/>
          </w:rPr>
          <w:delText>Transferability</w:delText>
        </w:r>
        <w:r w:rsidR="00EB5E53" w:rsidRPr="007D011C" w:rsidDel="005639A1">
          <w:rPr>
            <w:rFonts w:eastAsia="Avenir" w:cs="Avenir"/>
            <w:color w:val="000000"/>
            <w:sz w:val="22"/>
            <w:szCs w:val="22"/>
          </w:rPr>
          <w:delText xml:space="preserve">: </w:delText>
        </w:r>
      </w:del>
    </w:p>
    <w:p w14:paraId="27C8AA55" w14:textId="2C005CBA" w:rsidR="00A75916" w:rsidDel="005639A1" w:rsidRDefault="00A75916" w:rsidP="00F700E3">
      <w:pPr>
        <w:keepNext/>
        <w:keepLines/>
        <w:numPr>
          <w:ilvl w:val="2"/>
          <w:numId w:val="23"/>
        </w:numPr>
        <w:pBdr>
          <w:top w:val="nil"/>
          <w:left w:val="nil"/>
          <w:bottom w:val="nil"/>
          <w:right w:val="nil"/>
          <w:between w:val="nil"/>
        </w:pBdr>
        <w:rPr>
          <w:del w:id="51" w:author="Hamza Abdullah" w:date="2026-08-18T15:33:00Z" w16du:dateUtc="2026-08-18T13:33:00Z"/>
          <w:rFonts w:eastAsia="Avenir" w:cs="Avenir"/>
          <w:color w:val="000000"/>
          <w:sz w:val="22"/>
          <w:szCs w:val="22"/>
        </w:rPr>
      </w:pPr>
      <w:del w:id="52" w:author="Hamza Abdullah" w:date="2026-08-18T15:33:00Z" w16du:dateUtc="2026-08-18T13:33:00Z">
        <w:r w:rsidRPr="00A75916" w:rsidDel="005639A1">
          <w:rPr>
            <w:rFonts w:eastAsia="Avenir" w:cs="Avenir"/>
            <w:color w:val="000000"/>
            <w:sz w:val="22"/>
            <w:szCs w:val="22"/>
          </w:rPr>
          <w:delText>Different institutional homes for nationally</w:delText>
        </w:r>
        <w:r w:rsidR="00335F4C" w:rsidDel="005639A1">
          <w:rPr>
            <w:rFonts w:eastAsia="Avenir" w:cs="Avenir"/>
            <w:color w:val="000000"/>
            <w:sz w:val="22"/>
            <w:szCs w:val="22"/>
          </w:rPr>
          <w:delText xml:space="preserve"> </w:delText>
        </w:r>
        <w:r w:rsidRPr="00A75916" w:rsidDel="005639A1">
          <w:rPr>
            <w:rFonts w:eastAsia="Avenir" w:cs="Avenir"/>
            <w:color w:val="000000"/>
            <w:sz w:val="22"/>
            <w:szCs w:val="22"/>
          </w:rPr>
          <w:delText>coordination platforms (e.g. ministries, inter-ministerial bodies, national climate institutions or independent platforms).</w:delText>
        </w:r>
      </w:del>
    </w:p>
    <w:p w14:paraId="39D20536" w14:textId="30636D47" w:rsidR="00EB5E53" w:rsidDel="005639A1" w:rsidRDefault="00EB5E53" w:rsidP="00F700E3">
      <w:pPr>
        <w:keepNext/>
        <w:keepLines/>
        <w:numPr>
          <w:ilvl w:val="2"/>
          <w:numId w:val="23"/>
        </w:numPr>
        <w:pBdr>
          <w:top w:val="nil"/>
          <w:left w:val="nil"/>
          <w:bottom w:val="nil"/>
          <w:right w:val="nil"/>
          <w:between w:val="nil"/>
        </w:pBdr>
        <w:rPr>
          <w:del w:id="53" w:author="Hamza Abdullah" w:date="2026-08-18T15:33:00Z" w16du:dateUtc="2026-08-18T13:33:00Z"/>
          <w:rFonts w:eastAsia="Avenir" w:cs="Avenir"/>
          <w:color w:val="000000"/>
          <w:sz w:val="22"/>
          <w:szCs w:val="22"/>
        </w:rPr>
      </w:pPr>
      <w:del w:id="54" w:author="Hamza Abdullah" w:date="2026-08-18T15:33:00Z" w16du:dateUtc="2026-08-18T13:33:00Z">
        <w:r w:rsidRPr="007D011C" w:rsidDel="005639A1">
          <w:rPr>
            <w:rFonts w:eastAsia="Avenir" w:cs="Avenir"/>
            <w:color w:val="000000"/>
            <w:sz w:val="22"/>
            <w:szCs w:val="22"/>
          </w:rPr>
          <w:delText>Adaptat</w:delText>
        </w:r>
        <w:r w:rsidR="00A75916" w:rsidDel="005639A1">
          <w:rPr>
            <w:rFonts w:eastAsia="Avenir" w:cs="Avenir"/>
            <w:color w:val="000000"/>
            <w:sz w:val="22"/>
            <w:szCs w:val="22"/>
          </w:rPr>
          <w:delText>ing</w:delText>
        </w:r>
        <w:r w:rsidRPr="007D011C" w:rsidDel="005639A1">
          <w:rPr>
            <w:rFonts w:eastAsia="Avenir" w:cs="Avenir"/>
            <w:color w:val="000000"/>
            <w:sz w:val="22"/>
            <w:szCs w:val="22"/>
          </w:rPr>
          <w:delText xml:space="preserve"> to </w:delText>
        </w:r>
        <w:r w:rsidR="00A75916" w:rsidDel="005639A1">
          <w:rPr>
            <w:rFonts w:eastAsia="Avenir" w:cs="Avenir"/>
            <w:color w:val="000000"/>
            <w:sz w:val="22"/>
            <w:szCs w:val="22"/>
          </w:rPr>
          <w:delText>different</w:delText>
        </w:r>
        <w:r w:rsidRPr="007D011C" w:rsidDel="005639A1">
          <w:rPr>
            <w:rFonts w:eastAsia="Avenir" w:cs="Avenir"/>
            <w:color w:val="000000"/>
            <w:sz w:val="22"/>
            <w:szCs w:val="22"/>
          </w:rPr>
          <w:delText xml:space="preserve"> fiscal, governance and political systems</w:delText>
        </w:r>
      </w:del>
    </w:p>
    <w:p w14:paraId="6D7E1BF7" w14:textId="265DC6B1" w:rsidR="00A75916" w:rsidDel="005639A1" w:rsidRDefault="00A75916" w:rsidP="00F700E3">
      <w:pPr>
        <w:keepNext/>
        <w:keepLines/>
        <w:numPr>
          <w:ilvl w:val="1"/>
          <w:numId w:val="23"/>
        </w:numPr>
        <w:pBdr>
          <w:top w:val="nil"/>
          <w:left w:val="nil"/>
          <w:bottom w:val="nil"/>
          <w:right w:val="nil"/>
          <w:between w:val="nil"/>
        </w:pBdr>
        <w:rPr>
          <w:del w:id="55" w:author="Hamza Abdullah" w:date="2026-08-18T15:33:00Z" w16du:dateUtc="2026-08-18T13:33:00Z"/>
          <w:rFonts w:eastAsia="Avenir" w:cs="Avenir"/>
          <w:color w:val="000000"/>
          <w:sz w:val="22"/>
          <w:szCs w:val="22"/>
        </w:rPr>
      </w:pPr>
      <w:del w:id="56" w:author="Hamza Abdullah" w:date="2026-08-18T15:33:00Z" w16du:dateUtc="2026-08-18T13:33:00Z">
        <w:r w:rsidDel="005639A1">
          <w:rPr>
            <w:rFonts w:eastAsia="Avenir" w:cs="Avenir"/>
            <w:color w:val="000000"/>
            <w:sz w:val="22"/>
            <w:szCs w:val="22"/>
          </w:rPr>
          <w:delText xml:space="preserve">Enabling conditions: </w:delText>
        </w:r>
      </w:del>
    </w:p>
    <w:p w14:paraId="46C5608F" w14:textId="6215F34A" w:rsidR="00A75916" w:rsidDel="005639A1" w:rsidRDefault="009809FF" w:rsidP="00F700E3">
      <w:pPr>
        <w:keepNext/>
        <w:keepLines/>
        <w:numPr>
          <w:ilvl w:val="2"/>
          <w:numId w:val="23"/>
        </w:numPr>
        <w:pBdr>
          <w:top w:val="nil"/>
          <w:left w:val="nil"/>
          <w:bottom w:val="nil"/>
          <w:right w:val="nil"/>
          <w:between w:val="nil"/>
        </w:pBdr>
        <w:rPr>
          <w:del w:id="57" w:author="Hamza Abdullah" w:date="2026-08-18T15:33:00Z" w16du:dateUtc="2026-08-18T13:33:00Z"/>
          <w:rFonts w:eastAsia="Avenir" w:cs="Avenir"/>
          <w:color w:val="000000"/>
          <w:sz w:val="22"/>
          <w:szCs w:val="22"/>
        </w:rPr>
      </w:pPr>
      <w:del w:id="58" w:author="Hamza Abdullah" w:date="2026-08-18T15:33:00Z" w16du:dateUtc="2026-08-18T13:33:00Z">
        <w:r w:rsidDel="005639A1">
          <w:rPr>
            <w:rFonts w:eastAsia="Avenir" w:cs="Avenir"/>
            <w:color w:val="000000"/>
            <w:sz w:val="22"/>
            <w:szCs w:val="22"/>
          </w:rPr>
          <w:delText>National ownership, mandate and leadership to coordinate across sectors and levels of government</w:delText>
        </w:r>
      </w:del>
    </w:p>
    <w:p w14:paraId="78CF5CFD" w14:textId="051D85E2" w:rsidR="00F754E4" w:rsidDel="005639A1" w:rsidRDefault="00F754E4" w:rsidP="00F700E3">
      <w:pPr>
        <w:keepNext/>
        <w:keepLines/>
        <w:numPr>
          <w:ilvl w:val="2"/>
          <w:numId w:val="23"/>
        </w:numPr>
        <w:pBdr>
          <w:top w:val="nil"/>
          <w:left w:val="nil"/>
          <w:bottom w:val="nil"/>
          <w:right w:val="nil"/>
          <w:between w:val="nil"/>
        </w:pBdr>
        <w:rPr>
          <w:del w:id="59" w:author="Hamza Abdullah" w:date="2026-08-18T15:33:00Z" w16du:dateUtc="2026-08-18T13:33:00Z"/>
          <w:rFonts w:eastAsia="Avenir" w:cs="Avenir"/>
          <w:color w:val="000000"/>
          <w:sz w:val="22"/>
          <w:szCs w:val="22"/>
        </w:rPr>
      </w:pPr>
      <w:del w:id="60" w:author="Hamza Abdullah" w:date="2026-08-18T15:33:00Z" w16du:dateUtc="2026-08-18T13:33:00Z">
        <w:r w:rsidRPr="00F754E4" w:rsidDel="005639A1">
          <w:rPr>
            <w:rFonts w:eastAsia="Avenir" w:cs="Avenir"/>
            <w:color w:val="000000"/>
            <w:sz w:val="22"/>
            <w:szCs w:val="22"/>
          </w:rPr>
          <w:delText>Long-term staffing, resources and organizational continuity</w:delText>
        </w:r>
      </w:del>
    </w:p>
    <w:p w14:paraId="5E13199E" w14:textId="6EE699F4" w:rsidR="00F754E4" w:rsidDel="005639A1" w:rsidRDefault="00F754E4" w:rsidP="00F700E3">
      <w:pPr>
        <w:keepNext/>
        <w:keepLines/>
        <w:numPr>
          <w:ilvl w:val="2"/>
          <w:numId w:val="23"/>
        </w:numPr>
        <w:pBdr>
          <w:top w:val="nil"/>
          <w:left w:val="nil"/>
          <w:bottom w:val="nil"/>
          <w:right w:val="nil"/>
          <w:between w:val="nil"/>
        </w:pBdr>
        <w:rPr>
          <w:del w:id="61" w:author="Hamza Abdullah" w:date="2026-08-18T15:33:00Z" w16du:dateUtc="2026-08-18T13:33:00Z"/>
          <w:rFonts w:eastAsia="Avenir" w:cs="Avenir"/>
          <w:color w:val="000000"/>
          <w:sz w:val="22"/>
          <w:szCs w:val="22"/>
        </w:rPr>
      </w:pPr>
      <w:del w:id="62" w:author="Hamza Abdullah" w:date="2026-08-18T15:33:00Z" w16du:dateUtc="2026-08-18T13:33:00Z">
        <w:r w:rsidDel="005639A1">
          <w:rPr>
            <w:rFonts w:eastAsia="Avenir" w:cs="Avenir"/>
            <w:color w:val="000000"/>
            <w:sz w:val="22"/>
            <w:szCs w:val="22"/>
          </w:rPr>
          <w:delText>Capacity to facilitate collaboration, investment planning, financing and implementation</w:delText>
        </w:r>
      </w:del>
    </w:p>
    <w:p w14:paraId="2F65D5BA" w14:textId="77777777" w:rsidR="00472B5C" w:rsidRPr="007D011C" w:rsidRDefault="00472B5C" w:rsidP="00472B5C">
      <w:pPr>
        <w:keepNext/>
        <w:keepLines/>
        <w:pBdr>
          <w:top w:val="nil"/>
          <w:left w:val="nil"/>
          <w:bottom w:val="nil"/>
          <w:right w:val="nil"/>
          <w:between w:val="nil"/>
        </w:pBdr>
        <w:rPr>
          <w:rFonts w:eastAsia="Avenir" w:cs="Avenir"/>
          <w:color w:val="000000"/>
          <w:sz w:val="22"/>
          <w:szCs w:val="22"/>
        </w:rPr>
      </w:pPr>
    </w:p>
    <w:p w14:paraId="51EB263B" w14:textId="3AFC6991" w:rsidR="00EA57F0" w:rsidRPr="00EA57F0" w:rsidRDefault="00472B5C" w:rsidP="00AA2229">
      <w:pPr>
        <w:pStyle w:val="Heading3"/>
      </w:pPr>
      <w:r>
        <w:t xml:space="preserve">3.3. </w:t>
      </w:r>
      <w:r w:rsidR="003665C6" w:rsidRPr="007D011C">
        <w:t xml:space="preserve">Intermediary </w:t>
      </w:r>
      <w:r w:rsidR="001A068C" w:rsidRPr="007D011C">
        <w:t>C</w:t>
      </w:r>
      <w:r w:rsidR="003665C6" w:rsidRPr="007D011C">
        <w:t>oordination</w:t>
      </w:r>
      <w:r w:rsidR="00FB5BBF" w:rsidRPr="007D011C">
        <w:t>, Facilitation</w:t>
      </w:r>
      <w:r w:rsidR="002F69C2" w:rsidRPr="007D011C">
        <w:t xml:space="preserve"> </w:t>
      </w:r>
      <w:r w:rsidR="003665C6" w:rsidRPr="007D011C">
        <w:t xml:space="preserve">and </w:t>
      </w:r>
      <w:r w:rsidR="001A068C" w:rsidRPr="007D011C">
        <w:t>A</w:t>
      </w:r>
      <w:r w:rsidR="003665C6" w:rsidRPr="007D011C">
        <w:t xml:space="preserve">ccountability </w:t>
      </w:r>
      <w:r w:rsidR="00C12FAA">
        <w:t>Function</w:t>
      </w:r>
    </w:p>
    <w:p w14:paraId="330D4B6A" w14:textId="630489AE" w:rsidR="003665C6" w:rsidRDefault="003665C6" w:rsidP="00472B5C">
      <w:pPr>
        <w:pStyle w:val="Heading4"/>
      </w:pPr>
      <w:r w:rsidRPr="007D011C">
        <w:t>Overview:</w:t>
      </w:r>
    </w:p>
    <w:p w14:paraId="64D9F287" w14:textId="77777777" w:rsidR="00AA2229" w:rsidRDefault="00AA2229" w:rsidP="00472B5C">
      <w:pPr>
        <w:keepNext/>
        <w:keepLines/>
        <w:pBdr>
          <w:top w:val="nil"/>
          <w:left w:val="nil"/>
          <w:bottom w:val="nil"/>
          <w:right w:val="nil"/>
          <w:between w:val="nil"/>
        </w:pBdr>
        <w:rPr>
          <w:rFonts w:eastAsia="Avenir"/>
        </w:rPr>
      </w:pPr>
    </w:p>
    <w:p w14:paraId="1F1D7467" w14:textId="3022F25B" w:rsidR="00472B5C" w:rsidRPr="006F21E3" w:rsidRDefault="00AA2229" w:rsidP="00472B5C">
      <w:pPr>
        <w:keepNext/>
        <w:keepLines/>
        <w:pBdr>
          <w:top w:val="nil"/>
          <w:left w:val="nil"/>
          <w:bottom w:val="nil"/>
          <w:right w:val="nil"/>
          <w:between w:val="nil"/>
        </w:pBdr>
        <w:rPr>
          <w:rFonts w:eastAsia="Avenir"/>
          <w:sz w:val="22"/>
          <w:szCs w:val="22"/>
        </w:rPr>
      </w:pPr>
      <w:r w:rsidRPr="006F21E3">
        <w:rPr>
          <w:rFonts w:eastAsia="Avenir"/>
          <w:b/>
          <w:bCs/>
          <w:sz w:val="22"/>
          <w:szCs w:val="22"/>
        </w:rPr>
        <w:t>What it is:</w:t>
      </w:r>
      <w:r w:rsidRPr="006F21E3">
        <w:rPr>
          <w:rFonts w:eastAsia="Avenir"/>
          <w:sz w:val="22"/>
          <w:szCs w:val="22"/>
        </w:rPr>
        <w:t xml:space="preserve"> </w:t>
      </w:r>
      <w:r w:rsidR="00F97F5A" w:rsidRPr="006F21E3">
        <w:rPr>
          <w:rFonts w:eastAsia="Avenir"/>
          <w:sz w:val="22"/>
          <w:szCs w:val="22"/>
        </w:rPr>
        <w:t>An intermediary coordination function is a dedicated, trusted unit that helps move multilevel climate commitments from agreement to implementation. It sits between participating institutions and provides shared capacity for analysis, facilitation, strategic alignment, monitoring and learning.</w:t>
      </w:r>
      <w:r w:rsidR="00340C7C">
        <w:rPr>
          <w:rStyle w:val="FootnoteReference"/>
          <w:rFonts w:eastAsia="Avenir"/>
          <w:sz w:val="22"/>
          <w:szCs w:val="22"/>
        </w:rPr>
        <w:footnoteReference w:id="16"/>
      </w:r>
    </w:p>
    <w:p w14:paraId="7E0D4D8B" w14:textId="77777777" w:rsidR="00013BF4" w:rsidRPr="006F21E3" w:rsidRDefault="00013BF4" w:rsidP="00472B5C">
      <w:pPr>
        <w:keepNext/>
        <w:keepLines/>
        <w:pBdr>
          <w:top w:val="nil"/>
          <w:left w:val="nil"/>
          <w:bottom w:val="nil"/>
          <w:right w:val="nil"/>
          <w:between w:val="nil"/>
        </w:pBdr>
        <w:rPr>
          <w:rFonts w:eastAsia="Avenir"/>
          <w:sz w:val="22"/>
          <w:szCs w:val="22"/>
        </w:rPr>
      </w:pPr>
    </w:p>
    <w:p w14:paraId="399019A3" w14:textId="6526AA76" w:rsidR="00013BF4" w:rsidRPr="006F21E3" w:rsidRDefault="00013BF4" w:rsidP="00472B5C">
      <w:pPr>
        <w:keepNext/>
        <w:keepLines/>
        <w:pBdr>
          <w:top w:val="nil"/>
          <w:left w:val="nil"/>
          <w:bottom w:val="nil"/>
          <w:right w:val="nil"/>
          <w:between w:val="nil"/>
        </w:pBdr>
        <w:rPr>
          <w:rFonts w:eastAsia="Avenir"/>
          <w:sz w:val="22"/>
          <w:szCs w:val="22"/>
        </w:rPr>
      </w:pPr>
      <w:r w:rsidRPr="006F21E3">
        <w:rPr>
          <w:rFonts w:eastAsia="Avenir"/>
          <w:b/>
          <w:bCs/>
          <w:sz w:val="22"/>
          <w:szCs w:val="22"/>
        </w:rPr>
        <w:t>Why is it needed:</w:t>
      </w:r>
      <w:r w:rsidRPr="006F21E3">
        <w:rPr>
          <w:rFonts w:eastAsia="Avenir"/>
          <w:sz w:val="22"/>
          <w:szCs w:val="22"/>
        </w:rPr>
        <w:t xml:space="preserve"> </w:t>
      </w:r>
      <w:r w:rsidR="00635022" w:rsidRPr="006F21E3">
        <w:rPr>
          <w:rFonts w:eastAsia="Avenir"/>
          <w:sz w:val="22"/>
          <w:szCs w:val="22"/>
        </w:rPr>
        <w:t>The implementation of climate projects often spans siloed institutions with different mandates, resources and decision cycles.</w:t>
      </w:r>
      <w:r w:rsidR="00236F56" w:rsidRPr="006F21E3">
        <w:rPr>
          <w:rFonts w:eastAsia="Avenir"/>
          <w:sz w:val="22"/>
          <w:szCs w:val="22"/>
        </w:rPr>
        <w:t xml:space="preserve"> To this end, intermediary</w:t>
      </w:r>
      <w:r w:rsidRPr="006F21E3">
        <w:rPr>
          <w:rFonts w:eastAsia="Avenir"/>
          <w:sz w:val="22"/>
          <w:szCs w:val="22"/>
        </w:rPr>
        <w:t xml:space="preserve"> coordination functions are needed to </w:t>
      </w:r>
      <w:r w:rsidR="008658FF" w:rsidRPr="006F21E3">
        <w:rPr>
          <w:rFonts w:eastAsia="Avenir"/>
          <w:sz w:val="22"/>
          <w:szCs w:val="22"/>
        </w:rPr>
        <w:t xml:space="preserve">avoid siloes, align mandates and </w:t>
      </w:r>
      <w:r w:rsidRPr="006F21E3">
        <w:rPr>
          <w:rFonts w:eastAsia="Avenir"/>
          <w:sz w:val="22"/>
          <w:szCs w:val="22"/>
        </w:rPr>
        <w:t xml:space="preserve">help sustain coordination beyond specific projects, programs or funding cycles. They </w:t>
      </w:r>
      <w:r w:rsidR="008658FF" w:rsidRPr="006F21E3">
        <w:rPr>
          <w:rFonts w:eastAsia="Avenir"/>
          <w:sz w:val="22"/>
          <w:szCs w:val="22"/>
        </w:rPr>
        <w:t xml:space="preserve">also help </w:t>
      </w:r>
      <w:r w:rsidRPr="006F21E3">
        <w:rPr>
          <w:rFonts w:eastAsia="Avenir"/>
          <w:sz w:val="22"/>
          <w:szCs w:val="22"/>
        </w:rPr>
        <w:t xml:space="preserve">create institutional memory by through by enabling recurring coordination, documentation of processes and feedback loops, enabling strong institutional relationships, accountability and progressively improving multilevel climate governance system. </w:t>
      </w:r>
    </w:p>
    <w:p w14:paraId="1820A7C3" w14:textId="77777777" w:rsidR="00AA2229" w:rsidRDefault="00AA2229" w:rsidP="00472B5C">
      <w:pPr>
        <w:keepNext/>
        <w:keepLines/>
        <w:pBdr>
          <w:top w:val="nil"/>
          <w:left w:val="nil"/>
          <w:bottom w:val="nil"/>
          <w:right w:val="nil"/>
          <w:between w:val="nil"/>
        </w:pBdr>
        <w:rPr>
          <w:rFonts w:eastAsia="Avenir"/>
        </w:rPr>
      </w:pPr>
    </w:p>
    <w:p w14:paraId="198B5193" w14:textId="01ADCAAA" w:rsidR="00E94716" w:rsidRPr="006F21E3" w:rsidRDefault="00B907B1" w:rsidP="00472B5C">
      <w:pPr>
        <w:keepNext/>
        <w:keepLines/>
        <w:pBdr>
          <w:top w:val="nil"/>
          <w:left w:val="nil"/>
          <w:bottom w:val="nil"/>
          <w:right w:val="nil"/>
          <w:between w:val="nil"/>
        </w:pBdr>
        <w:rPr>
          <w:rFonts w:eastAsia="Avenir"/>
          <w:sz w:val="22"/>
          <w:szCs w:val="22"/>
        </w:rPr>
      </w:pPr>
      <w:r>
        <w:rPr>
          <w:rFonts w:eastAsia="Avenir"/>
          <w:b/>
          <w:bCs/>
        </w:rPr>
        <w:t>Implementation Guidance</w:t>
      </w:r>
      <w:r w:rsidR="00AA2229" w:rsidRPr="00451BE0">
        <w:rPr>
          <w:rFonts w:eastAsia="Avenir"/>
          <w:b/>
          <w:bCs/>
        </w:rPr>
        <w:t>:</w:t>
      </w:r>
      <w:r w:rsidR="00703E26">
        <w:rPr>
          <w:rFonts w:eastAsia="Avenir"/>
          <w:b/>
          <w:bCs/>
        </w:rPr>
        <w:t xml:space="preserve"> </w:t>
      </w:r>
      <w:r w:rsidR="00E94716" w:rsidRPr="006F21E3">
        <w:rPr>
          <w:rFonts w:eastAsia="Avenir"/>
          <w:sz w:val="22"/>
          <w:szCs w:val="22"/>
        </w:rPr>
        <w:t>The function</w:t>
      </w:r>
      <w:r w:rsidR="00393F6B">
        <w:rPr>
          <w:rFonts w:eastAsia="Avenir"/>
          <w:sz w:val="22"/>
          <w:szCs w:val="22"/>
        </w:rPr>
        <w:t xml:space="preserve"> </w:t>
      </w:r>
      <w:r w:rsidR="003E56E1">
        <w:rPr>
          <w:rFonts w:eastAsia="Avenir"/>
          <w:sz w:val="22"/>
          <w:szCs w:val="22"/>
        </w:rPr>
        <w:t>implements the following activities</w:t>
      </w:r>
      <w:r w:rsidR="00E94716" w:rsidRPr="006F21E3">
        <w:rPr>
          <w:rFonts w:eastAsia="Avenir"/>
          <w:sz w:val="22"/>
          <w:szCs w:val="22"/>
        </w:rPr>
        <w:t xml:space="preserve">: </w:t>
      </w:r>
    </w:p>
    <w:p w14:paraId="06895DCE" w14:textId="00399C2B" w:rsidR="00621F5A" w:rsidRPr="006F21E3" w:rsidRDefault="00675874" w:rsidP="00F700E3">
      <w:pPr>
        <w:pStyle w:val="ListParagraph"/>
        <w:keepNext/>
        <w:keepLines/>
        <w:numPr>
          <w:ilvl w:val="0"/>
          <w:numId w:val="38"/>
        </w:numPr>
        <w:pBdr>
          <w:top w:val="nil"/>
          <w:left w:val="nil"/>
          <w:bottom w:val="nil"/>
          <w:right w:val="nil"/>
          <w:between w:val="nil"/>
        </w:pBdr>
        <w:rPr>
          <w:rFonts w:eastAsia="Avenir"/>
          <w:sz w:val="22"/>
          <w:szCs w:val="22"/>
        </w:rPr>
      </w:pPr>
      <w:r w:rsidRPr="006F21E3">
        <w:rPr>
          <w:rFonts w:eastAsia="Avenir"/>
          <w:sz w:val="22"/>
          <w:szCs w:val="22"/>
        </w:rPr>
        <w:t>A</w:t>
      </w:r>
      <w:r w:rsidR="00AA5D74" w:rsidRPr="006F21E3">
        <w:rPr>
          <w:rFonts w:eastAsia="Avenir"/>
          <w:sz w:val="22"/>
          <w:szCs w:val="22"/>
        </w:rPr>
        <w:t>lign the mandate of initiatives and policies across governance levels.</w:t>
      </w:r>
      <w:r w:rsidR="00AA5D74" w:rsidRPr="006F21E3">
        <w:rPr>
          <w:rFonts w:eastAsia="Avenir"/>
          <w:b/>
          <w:bCs/>
          <w:sz w:val="22"/>
          <w:szCs w:val="22"/>
        </w:rPr>
        <w:t xml:space="preserve"> </w:t>
      </w:r>
    </w:p>
    <w:p w14:paraId="6BBB6FB6" w14:textId="04EFAA61" w:rsidR="00C17D4A" w:rsidRPr="006F21E3" w:rsidRDefault="00C17D4A" w:rsidP="00F700E3">
      <w:pPr>
        <w:pStyle w:val="ListParagraph"/>
        <w:keepNext/>
        <w:keepLines/>
        <w:numPr>
          <w:ilvl w:val="0"/>
          <w:numId w:val="38"/>
        </w:numPr>
        <w:pBdr>
          <w:top w:val="nil"/>
          <w:left w:val="nil"/>
          <w:bottom w:val="nil"/>
          <w:right w:val="nil"/>
          <w:between w:val="nil"/>
        </w:pBdr>
        <w:rPr>
          <w:rFonts w:eastAsia="Avenir"/>
          <w:sz w:val="22"/>
          <w:szCs w:val="22"/>
        </w:rPr>
      </w:pPr>
      <w:r w:rsidRPr="006F21E3">
        <w:rPr>
          <w:rFonts w:eastAsia="Avenir"/>
          <w:sz w:val="22"/>
          <w:szCs w:val="22"/>
        </w:rPr>
        <w:t>Lead day-to-day convening of government departments, programs and partners around shared priorities, activities and milestones</w:t>
      </w:r>
    </w:p>
    <w:p w14:paraId="256E1BA9" w14:textId="07378FDA" w:rsidR="009850AC" w:rsidRPr="006F21E3" w:rsidRDefault="006344A8" w:rsidP="00F700E3">
      <w:pPr>
        <w:pStyle w:val="ListParagraph"/>
        <w:keepNext/>
        <w:keepLines/>
        <w:numPr>
          <w:ilvl w:val="0"/>
          <w:numId w:val="38"/>
        </w:numPr>
        <w:pBdr>
          <w:top w:val="nil"/>
          <w:left w:val="nil"/>
          <w:bottom w:val="nil"/>
          <w:right w:val="nil"/>
          <w:between w:val="nil"/>
        </w:pBdr>
        <w:rPr>
          <w:rFonts w:eastAsia="Avenir"/>
          <w:b/>
          <w:bCs/>
          <w:sz w:val="22"/>
          <w:szCs w:val="22"/>
        </w:rPr>
      </w:pPr>
      <w:r w:rsidRPr="006F21E3">
        <w:rPr>
          <w:rFonts w:eastAsia="Avenir"/>
          <w:sz w:val="22"/>
          <w:szCs w:val="22"/>
        </w:rPr>
        <w:t>Analyse</w:t>
      </w:r>
      <w:r w:rsidR="009850AC" w:rsidRPr="006F21E3">
        <w:rPr>
          <w:rFonts w:eastAsia="Avenir"/>
          <w:sz w:val="22"/>
          <w:szCs w:val="22"/>
        </w:rPr>
        <w:t xml:space="preserve"> the progress of projects, programs and policies that are coordinated across multilevel actors, to identify gaps and improvement needs</w:t>
      </w:r>
    </w:p>
    <w:p w14:paraId="4ED71DC4" w14:textId="39BE8218" w:rsidR="00B82C08" w:rsidRPr="006F21E3" w:rsidRDefault="00B82C08" w:rsidP="00F700E3">
      <w:pPr>
        <w:pStyle w:val="ListParagraph"/>
        <w:keepNext/>
        <w:keepLines/>
        <w:numPr>
          <w:ilvl w:val="0"/>
          <w:numId w:val="38"/>
        </w:numPr>
        <w:pBdr>
          <w:top w:val="nil"/>
          <w:left w:val="nil"/>
          <w:bottom w:val="nil"/>
          <w:right w:val="nil"/>
          <w:between w:val="nil"/>
        </w:pBdr>
        <w:rPr>
          <w:rFonts w:eastAsia="Avenir"/>
          <w:sz w:val="22"/>
          <w:szCs w:val="22"/>
        </w:rPr>
      </w:pPr>
      <w:r w:rsidRPr="006F21E3">
        <w:rPr>
          <w:rFonts w:eastAsia="Avenir"/>
          <w:sz w:val="22"/>
          <w:szCs w:val="22"/>
        </w:rPr>
        <w:t>Identify local needs and</w:t>
      </w:r>
      <w:r w:rsidR="00900462" w:rsidRPr="006F21E3">
        <w:rPr>
          <w:rFonts w:eastAsia="Avenir"/>
          <w:sz w:val="22"/>
          <w:szCs w:val="22"/>
        </w:rPr>
        <w:t xml:space="preserve"> connect them</w:t>
      </w:r>
      <w:r w:rsidRPr="006F21E3">
        <w:rPr>
          <w:rFonts w:eastAsia="Avenir"/>
          <w:sz w:val="22"/>
          <w:szCs w:val="22"/>
        </w:rPr>
        <w:t xml:space="preserve"> with national agency work and relevant international processes</w:t>
      </w:r>
    </w:p>
    <w:p w14:paraId="60F3552E" w14:textId="676A8DE3" w:rsidR="008F2172" w:rsidRPr="006F21E3" w:rsidRDefault="008F2172" w:rsidP="00F700E3">
      <w:pPr>
        <w:pStyle w:val="ListParagraph"/>
        <w:keepNext/>
        <w:keepLines/>
        <w:numPr>
          <w:ilvl w:val="0"/>
          <w:numId w:val="38"/>
        </w:numPr>
        <w:pBdr>
          <w:top w:val="nil"/>
          <w:left w:val="nil"/>
          <w:bottom w:val="nil"/>
          <w:right w:val="nil"/>
          <w:between w:val="nil"/>
        </w:pBdr>
        <w:rPr>
          <w:rFonts w:eastAsia="Avenir"/>
          <w:sz w:val="22"/>
          <w:szCs w:val="22"/>
        </w:rPr>
      </w:pPr>
      <w:r w:rsidRPr="006F21E3">
        <w:rPr>
          <w:rFonts w:eastAsia="Avenir"/>
          <w:sz w:val="22"/>
          <w:szCs w:val="22"/>
        </w:rPr>
        <w:t xml:space="preserve">Support accountability </w:t>
      </w:r>
      <w:r w:rsidR="000D1086" w:rsidRPr="006F21E3">
        <w:rPr>
          <w:rFonts w:eastAsia="Avenir"/>
          <w:sz w:val="22"/>
          <w:szCs w:val="22"/>
        </w:rPr>
        <w:t xml:space="preserve">making </w:t>
      </w:r>
      <w:r w:rsidRPr="006F21E3">
        <w:rPr>
          <w:rFonts w:eastAsia="Avenir"/>
          <w:sz w:val="22"/>
          <w:szCs w:val="22"/>
        </w:rPr>
        <w:t>commitments, progress and gaps more visible through regular review, monitoring and coordinated action plans</w:t>
      </w:r>
    </w:p>
    <w:p w14:paraId="0AD34F24" w14:textId="77777777" w:rsidR="004B014F" w:rsidRPr="004B014F" w:rsidRDefault="004B014F" w:rsidP="004B014F">
      <w:pPr>
        <w:keepNext/>
        <w:keepLines/>
        <w:pBdr>
          <w:top w:val="nil"/>
          <w:left w:val="nil"/>
          <w:bottom w:val="nil"/>
          <w:right w:val="nil"/>
          <w:between w:val="nil"/>
        </w:pBdr>
        <w:rPr>
          <w:rFonts w:eastAsia="Avenir"/>
          <w:b/>
          <w:bCs/>
        </w:rPr>
      </w:pPr>
    </w:p>
    <w:p w14:paraId="0EB5C5A9" w14:textId="620A1BC5" w:rsidR="003F342E" w:rsidRDefault="003F342E" w:rsidP="001C302C">
      <w:pPr>
        <w:pStyle w:val="Heading4"/>
      </w:pPr>
      <w:r w:rsidRPr="007D011C">
        <w:t>Illustrative examples</w:t>
      </w:r>
      <w:r w:rsidR="003665C6" w:rsidRPr="007D011C">
        <w:t xml:space="preserve">: </w:t>
      </w:r>
    </w:p>
    <w:p w14:paraId="78591534" w14:textId="77777777" w:rsidR="001C302C" w:rsidRPr="001C302C" w:rsidRDefault="001C302C" w:rsidP="001C302C">
      <w:pPr>
        <w:rPr>
          <w:rFonts w:eastAsia="Avenir"/>
        </w:rPr>
      </w:pPr>
    </w:p>
    <w:p w14:paraId="2012F009" w14:textId="1D1477B8" w:rsidR="003665C6" w:rsidRPr="007C6325" w:rsidRDefault="003665C6" w:rsidP="001C302C">
      <w:pPr>
        <w:keepNext/>
        <w:keepLines/>
        <w:pBdr>
          <w:top w:val="nil"/>
          <w:left w:val="nil"/>
          <w:bottom w:val="nil"/>
          <w:right w:val="nil"/>
          <w:between w:val="nil"/>
        </w:pBdr>
        <w:rPr>
          <w:rFonts w:eastAsia="Avenir" w:cs="Avenir"/>
          <w:b/>
          <w:bCs/>
          <w:color w:val="000000"/>
          <w:sz w:val="22"/>
          <w:szCs w:val="22"/>
        </w:rPr>
      </w:pPr>
      <w:r w:rsidRPr="007C6325">
        <w:rPr>
          <w:rFonts w:eastAsia="Avenir" w:cs="Avenir"/>
          <w:b/>
          <w:bCs/>
          <w:color w:val="000000"/>
          <w:sz w:val="22"/>
          <w:szCs w:val="22"/>
        </w:rPr>
        <w:lastRenderedPageBreak/>
        <w:t>Samordningsfunktionen</w:t>
      </w:r>
      <w:r w:rsidR="002D62A1" w:rsidRPr="007C6325">
        <w:rPr>
          <w:rFonts w:eastAsia="Avenir" w:cs="Avenir"/>
          <w:b/>
          <w:bCs/>
          <w:color w:val="000000"/>
          <w:sz w:val="22"/>
          <w:szCs w:val="22"/>
        </w:rPr>
        <w:t xml:space="preserve">: </w:t>
      </w:r>
    </w:p>
    <w:p w14:paraId="73EFD572" w14:textId="77777777" w:rsidR="002D62A1" w:rsidRDefault="002D62A1" w:rsidP="001C302C">
      <w:pPr>
        <w:keepNext/>
        <w:keepLines/>
        <w:pBdr>
          <w:top w:val="nil"/>
          <w:left w:val="nil"/>
          <w:bottom w:val="nil"/>
          <w:right w:val="nil"/>
          <w:between w:val="nil"/>
        </w:pBdr>
        <w:rPr>
          <w:rFonts w:eastAsia="Avenir" w:cs="Avenir"/>
          <w:color w:val="000000"/>
          <w:sz w:val="22"/>
          <w:szCs w:val="22"/>
        </w:rPr>
      </w:pPr>
    </w:p>
    <w:p w14:paraId="47FC6E13" w14:textId="1C9CAB96" w:rsidR="00E71F30" w:rsidRDefault="002D62A1" w:rsidP="001C302C">
      <w:pPr>
        <w:keepNext/>
        <w:keepLines/>
        <w:pBdr>
          <w:top w:val="nil"/>
          <w:left w:val="nil"/>
          <w:bottom w:val="nil"/>
          <w:right w:val="nil"/>
          <w:between w:val="nil"/>
        </w:pBdr>
        <w:rPr>
          <w:rFonts w:eastAsia="Avenir" w:cs="Avenir"/>
          <w:color w:val="000000"/>
          <w:sz w:val="22"/>
          <w:szCs w:val="22"/>
        </w:rPr>
      </w:pPr>
      <w:r w:rsidRPr="002D62A1">
        <w:rPr>
          <w:rFonts w:eastAsia="Avenir" w:cs="Avenir"/>
          <w:color w:val="000000"/>
          <w:sz w:val="22"/>
          <w:szCs w:val="22"/>
        </w:rPr>
        <w:t xml:space="preserve">Sweden's </w:t>
      </w:r>
      <w:r w:rsidRPr="002D62A1">
        <w:rPr>
          <w:rFonts w:eastAsia="Avenir" w:cs="Avenir"/>
          <w:i/>
          <w:iCs/>
          <w:color w:val="000000"/>
          <w:sz w:val="22"/>
          <w:szCs w:val="22"/>
        </w:rPr>
        <w:t>Samordningsfunktionen</w:t>
      </w:r>
      <w:r w:rsidRPr="002D62A1">
        <w:rPr>
          <w:rFonts w:eastAsia="Avenir" w:cs="Avenir"/>
          <w:color w:val="000000"/>
          <w:sz w:val="22"/>
          <w:szCs w:val="22"/>
        </w:rPr>
        <w:t xml:space="preserve"> (Coordination Function) within the Viable Cities programme demonstrates how a dedicated intermediary unit can strengthen multilevel climate governance by providing continuous operational support to the Climate City Contract process. It performs three complementary </w:t>
      </w:r>
      <w:r w:rsidR="00416BC4">
        <w:rPr>
          <w:rFonts w:eastAsia="Avenir" w:cs="Avenir"/>
          <w:color w:val="000000"/>
          <w:sz w:val="22"/>
          <w:szCs w:val="22"/>
        </w:rPr>
        <w:t>activities</w:t>
      </w:r>
      <w:r w:rsidR="006B5290">
        <w:rPr>
          <w:rStyle w:val="FootnoteReference"/>
          <w:rFonts w:eastAsia="Avenir" w:cs="Avenir"/>
          <w:color w:val="000000"/>
          <w:sz w:val="22"/>
          <w:szCs w:val="22"/>
        </w:rPr>
        <w:footnoteReference w:id="17"/>
      </w:r>
      <w:r w:rsidRPr="002D62A1">
        <w:rPr>
          <w:rFonts w:eastAsia="Avenir" w:cs="Avenir"/>
          <w:color w:val="000000"/>
          <w:sz w:val="22"/>
          <w:szCs w:val="22"/>
        </w:rPr>
        <w:t xml:space="preserve">: </w:t>
      </w:r>
    </w:p>
    <w:p w14:paraId="51338996" w14:textId="77777777" w:rsidR="00E71F30" w:rsidRDefault="00E71F30" w:rsidP="00F700E3">
      <w:pPr>
        <w:pStyle w:val="ListParagraph"/>
        <w:keepNext/>
        <w:keepLines/>
        <w:numPr>
          <w:ilvl w:val="0"/>
          <w:numId w:val="39"/>
        </w:numPr>
        <w:pBdr>
          <w:top w:val="nil"/>
          <w:left w:val="nil"/>
          <w:bottom w:val="nil"/>
          <w:right w:val="nil"/>
          <w:between w:val="nil"/>
        </w:pBdr>
        <w:rPr>
          <w:rFonts w:eastAsia="Avenir" w:cs="Avenir"/>
          <w:color w:val="000000"/>
          <w:sz w:val="22"/>
          <w:szCs w:val="22"/>
        </w:rPr>
      </w:pPr>
      <w:r>
        <w:rPr>
          <w:rFonts w:eastAsia="Avenir" w:cs="Avenir"/>
          <w:color w:val="000000"/>
          <w:sz w:val="22"/>
          <w:szCs w:val="22"/>
        </w:rPr>
        <w:t>A</w:t>
      </w:r>
      <w:r w:rsidR="002D62A1" w:rsidRPr="00E71F30">
        <w:rPr>
          <w:rFonts w:eastAsia="Avenir" w:cs="Avenir"/>
          <w:color w:val="000000"/>
          <w:sz w:val="22"/>
          <w:szCs w:val="22"/>
        </w:rPr>
        <w:t xml:space="preserve">nalysing Climate City Contracts to identify local </w:t>
      </w:r>
      <w:r w:rsidR="00157650" w:rsidRPr="00E71F30">
        <w:rPr>
          <w:rFonts w:eastAsia="Avenir" w:cs="Avenir"/>
          <w:color w:val="000000"/>
          <w:sz w:val="22"/>
          <w:szCs w:val="22"/>
        </w:rPr>
        <w:t xml:space="preserve">and regional </w:t>
      </w:r>
      <w:r w:rsidR="002D62A1" w:rsidRPr="00E71F30">
        <w:rPr>
          <w:rFonts w:eastAsia="Avenir" w:cs="Avenir"/>
          <w:color w:val="000000"/>
          <w:sz w:val="22"/>
          <w:szCs w:val="22"/>
        </w:rPr>
        <w:t xml:space="preserve">needs </w:t>
      </w:r>
      <w:r w:rsidR="00741868" w:rsidRPr="00E71F30">
        <w:rPr>
          <w:rFonts w:eastAsia="Avenir" w:cs="Avenir"/>
          <w:color w:val="000000"/>
          <w:sz w:val="22"/>
          <w:szCs w:val="22"/>
        </w:rPr>
        <w:t>alongside</w:t>
      </w:r>
      <w:r w:rsidR="002D62A1" w:rsidRPr="00E71F30">
        <w:rPr>
          <w:rFonts w:eastAsia="Avenir" w:cs="Avenir"/>
          <w:color w:val="000000"/>
          <w:sz w:val="22"/>
          <w:szCs w:val="22"/>
        </w:rPr>
        <w:t xml:space="preserve"> opportunities to accelerate implementation, </w:t>
      </w:r>
    </w:p>
    <w:p w14:paraId="67AA5119" w14:textId="3C25299A" w:rsidR="00491208" w:rsidRDefault="00E71F30" w:rsidP="00F700E3">
      <w:pPr>
        <w:pStyle w:val="ListParagraph"/>
        <w:keepNext/>
        <w:keepLines/>
        <w:numPr>
          <w:ilvl w:val="0"/>
          <w:numId w:val="39"/>
        </w:numPr>
        <w:pBdr>
          <w:top w:val="nil"/>
          <w:left w:val="nil"/>
          <w:bottom w:val="nil"/>
          <w:right w:val="nil"/>
          <w:between w:val="nil"/>
        </w:pBdr>
        <w:rPr>
          <w:rFonts w:eastAsia="Avenir" w:cs="Avenir"/>
          <w:color w:val="000000"/>
          <w:sz w:val="22"/>
          <w:szCs w:val="22"/>
        </w:rPr>
      </w:pPr>
      <w:r>
        <w:rPr>
          <w:rFonts w:eastAsia="Avenir" w:cs="Avenir"/>
          <w:color w:val="000000"/>
          <w:sz w:val="22"/>
          <w:szCs w:val="22"/>
        </w:rPr>
        <w:t>F</w:t>
      </w:r>
      <w:r w:rsidR="002D62A1" w:rsidRPr="00E71F30">
        <w:rPr>
          <w:rFonts w:eastAsia="Avenir" w:cs="Avenir"/>
          <w:color w:val="000000"/>
          <w:sz w:val="22"/>
          <w:szCs w:val="22"/>
        </w:rPr>
        <w:t>acilitating collaboration between cities, national government agencies and other partners</w:t>
      </w:r>
    </w:p>
    <w:p w14:paraId="10ACF8DD" w14:textId="2899598E" w:rsidR="00395A2A" w:rsidRPr="00416BC4" w:rsidRDefault="00491208" w:rsidP="00F700E3">
      <w:pPr>
        <w:pStyle w:val="ListParagraph"/>
        <w:keepNext/>
        <w:keepLines/>
        <w:numPr>
          <w:ilvl w:val="0"/>
          <w:numId w:val="39"/>
        </w:numPr>
        <w:pBdr>
          <w:top w:val="nil"/>
          <w:left w:val="nil"/>
          <w:bottom w:val="nil"/>
          <w:right w:val="nil"/>
          <w:between w:val="nil"/>
        </w:pBdr>
        <w:rPr>
          <w:rFonts w:eastAsia="Avenir" w:cs="Avenir"/>
          <w:color w:val="000000"/>
          <w:sz w:val="22"/>
          <w:szCs w:val="22"/>
        </w:rPr>
      </w:pPr>
      <w:r>
        <w:rPr>
          <w:rFonts w:eastAsia="Avenir" w:cs="Avenir"/>
          <w:color w:val="000000"/>
          <w:sz w:val="22"/>
          <w:szCs w:val="22"/>
        </w:rPr>
        <w:t xml:space="preserve">Aligning the Climate City Contracts processes </w:t>
      </w:r>
      <w:r w:rsidR="007B6405">
        <w:rPr>
          <w:rFonts w:eastAsia="Avenir" w:cs="Avenir"/>
          <w:color w:val="000000"/>
          <w:sz w:val="22"/>
          <w:szCs w:val="22"/>
        </w:rPr>
        <w:t xml:space="preserve">with national initiatives and the EU cities missions </w:t>
      </w:r>
    </w:p>
    <w:p w14:paraId="7DFBAB2A" w14:textId="0E2371D6" w:rsidR="001C302C" w:rsidRDefault="00395A2A" w:rsidP="001C302C">
      <w:pPr>
        <w:keepNext/>
        <w:keepLines/>
        <w:pBdr>
          <w:top w:val="nil"/>
          <w:left w:val="nil"/>
          <w:bottom w:val="nil"/>
          <w:right w:val="nil"/>
          <w:between w:val="nil"/>
        </w:pBdr>
        <w:rPr>
          <w:rFonts w:eastAsia="Avenir" w:cs="Avenir"/>
          <w:color w:val="000000"/>
          <w:sz w:val="22"/>
          <w:szCs w:val="22"/>
        </w:rPr>
      </w:pPr>
      <w:r>
        <w:rPr>
          <w:rFonts w:eastAsia="Avenir" w:cs="Avenir"/>
          <w:color w:val="000000"/>
          <w:sz w:val="22"/>
          <w:szCs w:val="22"/>
        </w:rPr>
        <w:t xml:space="preserve">Through these </w:t>
      </w:r>
      <w:r w:rsidR="000A74A3">
        <w:rPr>
          <w:rFonts w:eastAsia="Avenir" w:cs="Avenir"/>
          <w:color w:val="000000"/>
          <w:sz w:val="22"/>
          <w:szCs w:val="22"/>
        </w:rPr>
        <w:t xml:space="preserve">activities, </w:t>
      </w:r>
      <w:r w:rsidR="005E4F7B" w:rsidRPr="00416BC4">
        <w:rPr>
          <w:rFonts w:eastAsia="Avenir" w:cs="Avenir"/>
          <w:i/>
          <w:iCs/>
          <w:color w:val="000000"/>
          <w:sz w:val="22"/>
          <w:szCs w:val="22"/>
        </w:rPr>
        <w:t>Samordningsfunktionen</w:t>
      </w:r>
      <w:r w:rsidR="00367E48">
        <w:rPr>
          <w:rFonts w:eastAsia="Avenir" w:cs="Avenir"/>
          <w:color w:val="000000"/>
          <w:sz w:val="22"/>
          <w:szCs w:val="22"/>
        </w:rPr>
        <w:t xml:space="preserve"> </w:t>
      </w:r>
      <w:r w:rsidR="00416BC4">
        <w:rPr>
          <w:rFonts w:eastAsia="Avenir" w:cs="Avenir"/>
          <w:color w:val="000000"/>
          <w:sz w:val="22"/>
          <w:szCs w:val="22"/>
        </w:rPr>
        <w:t xml:space="preserve">enables a </w:t>
      </w:r>
      <w:r w:rsidRPr="00395A2A">
        <w:rPr>
          <w:rFonts w:eastAsia="Avenir" w:cs="Avenir"/>
          <w:color w:val="000000"/>
          <w:sz w:val="22"/>
          <w:szCs w:val="22"/>
        </w:rPr>
        <w:t>recurring cycle of analysis, joint development, local implementation and renewal, while helping national agencies strengthen their capacity to respond to local transition needs.</w:t>
      </w:r>
    </w:p>
    <w:p w14:paraId="3267650F" w14:textId="77777777" w:rsidR="00416BC4" w:rsidRDefault="00416BC4" w:rsidP="001C302C">
      <w:pPr>
        <w:keepNext/>
        <w:keepLines/>
        <w:pBdr>
          <w:top w:val="nil"/>
          <w:left w:val="nil"/>
          <w:bottom w:val="nil"/>
          <w:right w:val="nil"/>
          <w:between w:val="nil"/>
        </w:pBdr>
        <w:rPr>
          <w:rFonts w:eastAsia="Avenir" w:cs="Avenir"/>
          <w:color w:val="000000"/>
          <w:sz w:val="22"/>
          <w:szCs w:val="22"/>
        </w:rPr>
      </w:pPr>
    </w:p>
    <w:p w14:paraId="3626791E" w14:textId="5D48B147" w:rsidR="003F342E" w:rsidRDefault="003F342E" w:rsidP="00FB1624">
      <w:pPr>
        <w:keepNext/>
        <w:keepLines/>
        <w:pBdr>
          <w:top w:val="nil"/>
          <w:left w:val="nil"/>
          <w:bottom w:val="nil"/>
          <w:right w:val="nil"/>
          <w:between w:val="nil"/>
        </w:pBdr>
      </w:pPr>
      <w:commentRangeStart w:id="63"/>
      <w:commentRangeStart w:id="64"/>
      <w:commentRangeStart w:id="65"/>
      <w:commentRangeStart w:id="66"/>
      <w:r w:rsidRPr="2C4BBFE2">
        <w:rPr>
          <w:rFonts w:eastAsia="Avenir" w:cs="Avenir"/>
          <w:color w:val="000000" w:themeColor="text1"/>
          <w:sz w:val="22"/>
          <w:szCs w:val="22"/>
          <w:highlight w:val="yellow"/>
        </w:rPr>
        <w:t>Other examples from CHAMP countries [</w:t>
      </w:r>
      <w:r w:rsidR="00E2585E" w:rsidRPr="2C4BBFE2">
        <w:rPr>
          <w:rFonts w:eastAsia="Avenir" w:cs="Avenir"/>
          <w:color w:val="000000" w:themeColor="text1"/>
          <w:sz w:val="22"/>
          <w:szCs w:val="22"/>
          <w:highlight w:val="yellow"/>
        </w:rPr>
        <w:t>TBD</w:t>
      </w:r>
      <w:r w:rsidRPr="2C4BBFE2">
        <w:rPr>
          <w:rFonts w:eastAsia="Avenir" w:cs="Avenir"/>
          <w:color w:val="000000" w:themeColor="text1"/>
          <w:sz w:val="22"/>
          <w:szCs w:val="22"/>
          <w:highlight w:val="yellow"/>
        </w:rPr>
        <w:t>]</w:t>
      </w:r>
      <w:commentRangeEnd w:id="63"/>
      <w:r w:rsidR="002C6FFA">
        <w:rPr>
          <w:rStyle w:val="CommentReference"/>
          <w:sz w:val="24"/>
          <w:szCs w:val="24"/>
        </w:rPr>
        <w:commentReference w:id="63"/>
      </w:r>
      <w:commentRangeEnd w:id="64"/>
      <w:r>
        <w:rPr>
          <w:rStyle w:val="CommentReference"/>
          <w:sz w:val="24"/>
          <w:szCs w:val="24"/>
        </w:rPr>
        <w:commentReference w:id="64"/>
      </w:r>
      <w:commentRangeEnd w:id="65"/>
      <w:r>
        <w:rPr>
          <w:rStyle w:val="CommentReference"/>
          <w:sz w:val="24"/>
          <w:szCs w:val="24"/>
        </w:rPr>
        <w:commentReference w:id="65"/>
      </w:r>
      <w:commentRangeEnd w:id="66"/>
      <w:r>
        <w:rPr>
          <w:rStyle w:val="CommentReference"/>
          <w:sz w:val="24"/>
          <w:szCs w:val="24"/>
        </w:rPr>
        <w:commentReference w:id="66"/>
      </w:r>
    </w:p>
    <w:p w14:paraId="43D0FBBC" w14:textId="72C648D0" w:rsidR="32B7DC0E" w:rsidRDefault="32B7DC0E" w:rsidP="2C4BBFE2">
      <w:pPr>
        <w:spacing w:after="240"/>
      </w:pPr>
      <w:r w:rsidRPr="2C4BBFE2">
        <w:rPr>
          <w:rFonts w:eastAsia="Avenir Next LT Pro" w:cs="Avenir Next LT Pro"/>
          <w:sz w:val="22"/>
          <w:szCs w:val="22"/>
        </w:rPr>
        <w:t xml:space="preserve">Morocco's </w:t>
      </w:r>
      <w:r w:rsidRPr="641F3609">
        <w:rPr>
          <w:rStyle w:val="FootnoteReference"/>
          <w:rFonts w:eastAsia="Avenir Next LT Pro" w:cs="Avenir Next LT Pro"/>
          <w:sz w:val="22"/>
          <w:szCs w:val="22"/>
        </w:rPr>
        <w:footnoteReference w:id="18"/>
      </w:r>
      <w:r w:rsidR="10320342" w:rsidRPr="50D76481">
        <w:rPr>
          <w:rFonts w:eastAsia="Avenir Next LT Pro" w:cs="Avenir Next LT Pro"/>
          <w:sz w:val="22"/>
          <w:szCs w:val="22"/>
        </w:rPr>
        <w:t xml:space="preserve"> </w:t>
      </w:r>
      <w:r w:rsidRPr="2C4BBFE2">
        <w:rPr>
          <w:rFonts w:eastAsia="Avenir Next LT Pro" w:cs="Avenir Next LT Pro"/>
          <w:sz w:val="22"/>
          <w:szCs w:val="22"/>
        </w:rPr>
        <w:t>4C Maroc (Competence Centre for Climate Change) demonstrates how a dedicated intermediary unit constituted as an independent competence centre — rather than a line directorate within a ministry — can strengthen climate governance by acting as a neutral, multi-stakeholder platform. Formally established in 2016 as a public-interest group, and with a membership organised into four "colleges" spanning public institutions and local authorities, the private sector, research and training bodies, and civil society, it performs three complementary activities:</w:t>
      </w:r>
    </w:p>
    <w:p w14:paraId="03193B72" w14:textId="2F6E1478" w:rsidR="32B7DC0E" w:rsidRDefault="32B7DC0E" w:rsidP="2C4BBFE2">
      <w:pPr>
        <w:pStyle w:val="ListParagraph"/>
        <w:numPr>
          <w:ilvl w:val="0"/>
          <w:numId w:val="69"/>
        </w:numPr>
        <w:rPr>
          <w:rFonts w:eastAsia="Avenir Next LT Pro" w:cs="Avenir Next LT Pro"/>
          <w:sz w:val="22"/>
          <w:szCs w:val="22"/>
        </w:rPr>
      </w:pPr>
      <w:r w:rsidRPr="2C4BBFE2">
        <w:rPr>
          <w:rFonts w:eastAsia="Avenir Next LT Pro" w:cs="Avenir Next LT Pro"/>
          <w:sz w:val="22"/>
          <w:szCs w:val="22"/>
        </w:rPr>
        <w:t>Strengthening the capacities of national actors across the climate agenda,</w:t>
      </w:r>
    </w:p>
    <w:p w14:paraId="4E31B744" w14:textId="49391E68" w:rsidR="32B7DC0E" w:rsidRDefault="32B7DC0E" w:rsidP="2C4BBFE2">
      <w:pPr>
        <w:pStyle w:val="ListParagraph"/>
        <w:numPr>
          <w:ilvl w:val="0"/>
          <w:numId w:val="69"/>
        </w:numPr>
        <w:rPr>
          <w:rFonts w:eastAsia="Avenir Next LT Pro" w:cs="Avenir Next LT Pro"/>
          <w:sz w:val="22"/>
          <w:szCs w:val="22"/>
        </w:rPr>
      </w:pPr>
      <w:r w:rsidRPr="2C4BBFE2">
        <w:rPr>
          <w:rFonts w:eastAsia="Avenir Next LT Pro" w:cs="Avenir Next LT Pro"/>
          <w:sz w:val="22"/>
          <w:szCs w:val="22"/>
        </w:rPr>
        <w:t>Capitalising knowledge on vulnerability, adaptation, mitigation and climate finance, and developing decision-support tools such as climate databases and vulnerability indicators,</w:t>
      </w:r>
    </w:p>
    <w:p w14:paraId="2556038C" w14:textId="173B8878" w:rsidR="32B7DC0E" w:rsidRDefault="32B7DC0E" w:rsidP="2C4BBFE2">
      <w:pPr>
        <w:pStyle w:val="ListParagraph"/>
        <w:numPr>
          <w:ilvl w:val="0"/>
          <w:numId w:val="69"/>
        </w:numPr>
        <w:rPr>
          <w:rFonts w:eastAsia="Avenir Next LT Pro" w:cs="Avenir Next LT Pro"/>
          <w:sz w:val="22"/>
          <w:szCs w:val="22"/>
        </w:rPr>
      </w:pPr>
      <w:r w:rsidRPr="2C4BBFE2">
        <w:rPr>
          <w:rFonts w:eastAsia="Avenir Next LT Pro" w:cs="Avenir Next LT Pro"/>
          <w:sz w:val="22"/>
          <w:szCs w:val="22"/>
        </w:rPr>
        <w:t>Convening dialogue and coordination among diverse stakeholders while supporting the national greenhouse-gas monitoring system that underpins Morocco's UNFCCC reporting.</w:t>
      </w:r>
    </w:p>
    <w:p w14:paraId="166C5ECD" w14:textId="0E47110E" w:rsidR="2C4BBFE2" w:rsidRDefault="32B7DC0E" w:rsidP="0678772E">
      <w:pPr>
        <w:spacing w:before="240" w:after="240"/>
      </w:pPr>
      <w:r w:rsidRPr="2C4BBFE2">
        <w:rPr>
          <w:rFonts w:eastAsia="Avenir Next LT Pro" w:cs="Avenir Next LT Pro"/>
          <w:sz w:val="22"/>
          <w:szCs w:val="22"/>
        </w:rPr>
        <w:t>Through these activities, 4C Maroc performs the convening, facilitation, capacity-building and monitoring functions of an intermediary unit while remaining institutionally distinct from any single ministry, extending its reach through regional and pan-African outreach.</w:t>
      </w:r>
    </w:p>
    <w:p w14:paraId="7715A2AE" w14:textId="77777777" w:rsidR="00FB1624" w:rsidRPr="007D011C" w:rsidRDefault="00FB1624" w:rsidP="00FB1624">
      <w:pPr>
        <w:keepNext/>
        <w:keepLines/>
        <w:pBdr>
          <w:top w:val="nil"/>
          <w:left w:val="nil"/>
          <w:bottom w:val="nil"/>
          <w:right w:val="nil"/>
          <w:between w:val="nil"/>
        </w:pBdr>
        <w:rPr>
          <w:rFonts w:eastAsia="Avenir" w:cs="Avenir"/>
          <w:color w:val="000000"/>
          <w:sz w:val="22"/>
          <w:szCs w:val="22"/>
        </w:rPr>
      </w:pPr>
    </w:p>
    <w:p w14:paraId="118F4A89" w14:textId="4414870B" w:rsidR="003665C6" w:rsidRDefault="003665C6" w:rsidP="00FB1624">
      <w:pPr>
        <w:pStyle w:val="Heading4"/>
      </w:pPr>
      <w:r w:rsidRPr="00FB1624">
        <w:t xml:space="preserve">Transferability: </w:t>
      </w:r>
    </w:p>
    <w:p w14:paraId="537CE7C8" w14:textId="77777777" w:rsidR="00AD5B0E" w:rsidRDefault="00AD5B0E" w:rsidP="00AD5B0E"/>
    <w:p w14:paraId="119BC8B2" w14:textId="5936A9EA" w:rsidR="00B77E46" w:rsidRPr="006F21E3" w:rsidRDefault="00B77E46" w:rsidP="00F700E3">
      <w:pPr>
        <w:pStyle w:val="ListParagraph"/>
        <w:numPr>
          <w:ilvl w:val="0"/>
          <w:numId w:val="37"/>
        </w:numPr>
        <w:rPr>
          <w:sz w:val="22"/>
          <w:szCs w:val="22"/>
        </w:rPr>
      </w:pPr>
      <w:r w:rsidRPr="006F21E3">
        <w:rPr>
          <w:b/>
          <w:bCs/>
          <w:sz w:val="22"/>
          <w:szCs w:val="22"/>
        </w:rPr>
        <w:t>Anchor the function in existing institutions and systems</w:t>
      </w:r>
      <w:r w:rsidR="00980333">
        <w:rPr>
          <w:sz w:val="22"/>
          <w:szCs w:val="22"/>
        </w:rPr>
        <w:t xml:space="preserve">, </w:t>
      </w:r>
      <w:r w:rsidRPr="006F21E3">
        <w:rPr>
          <w:sz w:val="22"/>
          <w:szCs w:val="22"/>
        </w:rPr>
        <w:t xml:space="preserve">such as a ministry, national agency, climate platform, local-government association, city network or </w:t>
      </w:r>
      <w:r w:rsidRPr="006F21E3">
        <w:rPr>
          <w:sz w:val="22"/>
          <w:szCs w:val="22"/>
        </w:rPr>
        <w:lastRenderedPageBreak/>
        <w:t>research bod</w:t>
      </w:r>
      <w:r w:rsidR="0077045F">
        <w:rPr>
          <w:sz w:val="22"/>
          <w:szCs w:val="22"/>
        </w:rPr>
        <w:t xml:space="preserve">y, </w:t>
      </w:r>
      <w:r w:rsidRPr="006F21E3">
        <w:rPr>
          <w:sz w:val="22"/>
          <w:szCs w:val="22"/>
        </w:rPr>
        <w:t xml:space="preserve">and connect it to existing climate, intergovernmental, planning and budget processes rather than creating a parallel </w:t>
      </w:r>
      <w:r w:rsidR="00987591" w:rsidRPr="006F21E3">
        <w:rPr>
          <w:sz w:val="22"/>
          <w:szCs w:val="22"/>
        </w:rPr>
        <w:t xml:space="preserve">institutional </w:t>
      </w:r>
      <w:r w:rsidRPr="006F21E3">
        <w:rPr>
          <w:sz w:val="22"/>
          <w:szCs w:val="22"/>
        </w:rPr>
        <w:t>structure.</w:t>
      </w:r>
    </w:p>
    <w:p w14:paraId="599E9B61" w14:textId="59E6EAD0" w:rsidR="00AA6291" w:rsidRPr="006F21E3" w:rsidRDefault="004116F0" w:rsidP="00F700E3">
      <w:pPr>
        <w:pStyle w:val="ListParagraph"/>
        <w:numPr>
          <w:ilvl w:val="0"/>
          <w:numId w:val="37"/>
        </w:numPr>
        <w:rPr>
          <w:sz w:val="22"/>
          <w:szCs w:val="22"/>
        </w:rPr>
      </w:pPr>
      <w:r w:rsidRPr="006F21E3">
        <w:rPr>
          <w:b/>
          <w:bCs/>
          <w:sz w:val="22"/>
          <w:szCs w:val="22"/>
        </w:rPr>
        <w:t>Scale its functions to capacity and implementation needs.</w:t>
      </w:r>
      <w:r w:rsidRPr="006F21E3">
        <w:rPr>
          <w:sz w:val="22"/>
          <w:szCs w:val="22"/>
        </w:rPr>
        <w:t xml:space="preserve"> In lower-capacity contexts, begin with convening, issue tracking, documentation and implementation support. Functions such as analysis, governance diagnostics, policy and finance alignment, monitoring, knowledge management and adaptive learning can be added as needs and capacities evolve.</w:t>
      </w:r>
      <w:r w:rsidR="00F66A04" w:rsidRPr="006F21E3">
        <w:rPr>
          <w:sz w:val="22"/>
          <w:szCs w:val="22"/>
        </w:rPr>
        <w:t xml:space="preserve"> </w:t>
      </w:r>
    </w:p>
    <w:p w14:paraId="07DBD40F" w14:textId="50E27E5D" w:rsidR="00230F1B" w:rsidRPr="006F21E3" w:rsidRDefault="00230F1B" w:rsidP="00F700E3">
      <w:pPr>
        <w:pStyle w:val="ListParagraph"/>
        <w:numPr>
          <w:ilvl w:val="0"/>
          <w:numId w:val="37"/>
        </w:numPr>
        <w:rPr>
          <w:sz w:val="22"/>
          <w:szCs w:val="22"/>
        </w:rPr>
      </w:pPr>
      <w:r w:rsidRPr="006F21E3">
        <w:rPr>
          <w:b/>
          <w:bCs/>
          <w:sz w:val="22"/>
          <w:szCs w:val="22"/>
        </w:rPr>
        <w:t>Maintaining clear institutional boundaries.</w:t>
      </w:r>
      <w:r w:rsidRPr="006F21E3">
        <w:rPr>
          <w:sz w:val="22"/>
          <w:szCs w:val="22"/>
        </w:rPr>
        <w:t xml:space="preserve"> The intermediary function should focus on analyses, facilitation and brokering alignment, while governments, financial institutions and delivery organisations retain their formal mandates and decision rights.</w:t>
      </w:r>
    </w:p>
    <w:p w14:paraId="3485E9A9" w14:textId="77777777" w:rsidR="00876E5C" w:rsidRPr="00876E5C" w:rsidRDefault="00876E5C" w:rsidP="00876E5C"/>
    <w:p w14:paraId="3680AD80" w14:textId="38D89007" w:rsidR="00EF5880" w:rsidRDefault="00EF5880" w:rsidP="00246854">
      <w:pPr>
        <w:pStyle w:val="Heading4"/>
      </w:pPr>
      <w:r w:rsidRPr="00FB1624">
        <w:t xml:space="preserve">Enabling conditions: </w:t>
      </w:r>
    </w:p>
    <w:p w14:paraId="4CAA55CE" w14:textId="77777777" w:rsidR="00020517" w:rsidRDefault="00020517" w:rsidP="00FB1624">
      <w:pPr>
        <w:rPr>
          <w:rFonts w:eastAsiaTheme="majorEastAsia" w:cstheme="majorBidi"/>
          <w:b/>
          <w:i/>
          <w:iCs/>
          <w:color w:val="3C4799" w:themeColor="text2"/>
        </w:rPr>
      </w:pPr>
    </w:p>
    <w:p w14:paraId="7428EB8F" w14:textId="55B05AA0" w:rsidR="00020517" w:rsidRPr="006F21E3" w:rsidRDefault="00B76985" w:rsidP="00F700E3">
      <w:pPr>
        <w:pStyle w:val="ListParagraph"/>
        <w:numPr>
          <w:ilvl w:val="0"/>
          <w:numId w:val="40"/>
        </w:numPr>
        <w:rPr>
          <w:rFonts w:eastAsiaTheme="majorEastAsia" w:cstheme="majorBidi"/>
          <w:bCs/>
          <w:color w:val="000000" w:themeColor="text1"/>
          <w:sz w:val="22"/>
          <w:szCs w:val="22"/>
        </w:rPr>
      </w:pPr>
      <w:r w:rsidRPr="006F21E3">
        <w:rPr>
          <w:rFonts w:eastAsiaTheme="majorEastAsia" w:cstheme="majorBidi"/>
          <w:bCs/>
          <w:color w:val="000000" w:themeColor="text1"/>
          <w:sz w:val="22"/>
          <w:szCs w:val="22"/>
        </w:rPr>
        <w:t>A clear mandate, senior political and institutional sponsorship, and trust from national and subnational actors.</w:t>
      </w:r>
      <w:r w:rsidR="00020517" w:rsidRPr="006F21E3">
        <w:rPr>
          <w:rFonts w:eastAsiaTheme="majorEastAsia" w:cstheme="majorBidi"/>
          <w:bCs/>
          <w:color w:val="000000" w:themeColor="text1"/>
          <w:sz w:val="22"/>
          <w:szCs w:val="22"/>
        </w:rPr>
        <w:t xml:space="preserve"> </w:t>
      </w:r>
    </w:p>
    <w:p w14:paraId="2A285278" w14:textId="67F09FF5" w:rsidR="00C75859" w:rsidRPr="006F21E3" w:rsidRDefault="00C75859" w:rsidP="00F700E3">
      <w:pPr>
        <w:pStyle w:val="ListParagraph"/>
        <w:numPr>
          <w:ilvl w:val="0"/>
          <w:numId w:val="40"/>
        </w:numPr>
        <w:rPr>
          <w:rFonts w:eastAsiaTheme="majorEastAsia" w:cstheme="majorBidi"/>
          <w:bCs/>
          <w:color w:val="000000" w:themeColor="text1"/>
          <w:sz w:val="22"/>
          <w:szCs w:val="22"/>
        </w:rPr>
      </w:pPr>
      <w:r w:rsidRPr="006F21E3">
        <w:rPr>
          <w:rFonts w:eastAsiaTheme="majorEastAsia" w:cstheme="majorBidi"/>
          <w:bCs/>
          <w:color w:val="000000" w:themeColor="text1"/>
          <w:sz w:val="22"/>
          <w:szCs w:val="22"/>
        </w:rPr>
        <w:t xml:space="preserve">Dedicated </w:t>
      </w:r>
      <w:r w:rsidR="000823D6" w:rsidRPr="006F21E3">
        <w:rPr>
          <w:rFonts w:eastAsiaTheme="majorEastAsia" w:cstheme="majorBidi"/>
          <w:bCs/>
          <w:color w:val="000000" w:themeColor="text1"/>
          <w:sz w:val="22"/>
          <w:szCs w:val="22"/>
        </w:rPr>
        <w:t>staffing covering facilitation, policy, finance, implementation, data analysis and knowledge management.</w:t>
      </w:r>
    </w:p>
    <w:p w14:paraId="5639D179" w14:textId="77777777" w:rsidR="00BA00CC" w:rsidRPr="006F21E3" w:rsidRDefault="00121952" w:rsidP="00F700E3">
      <w:pPr>
        <w:pStyle w:val="ListParagraph"/>
        <w:numPr>
          <w:ilvl w:val="0"/>
          <w:numId w:val="40"/>
        </w:numPr>
        <w:rPr>
          <w:rFonts w:eastAsiaTheme="majorEastAsia" w:cstheme="majorBidi"/>
          <w:bCs/>
          <w:color w:val="000000" w:themeColor="text1"/>
          <w:sz w:val="22"/>
          <w:szCs w:val="22"/>
        </w:rPr>
      </w:pPr>
      <w:r w:rsidRPr="006F21E3">
        <w:rPr>
          <w:rFonts w:eastAsiaTheme="majorEastAsia" w:cstheme="majorBidi"/>
          <w:bCs/>
          <w:color w:val="000000" w:themeColor="text1"/>
          <w:sz w:val="22"/>
          <w:szCs w:val="22"/>
        </w:rPr>
        <w:t xml:space="preserve">Access to relevant implementation data and decision-makers, supported by common milestones, reporting routines and </w:t>
      </w:r>
      <w:r w:rsidR="00BA00CC" w:rsidRPr="006F21E3">
        <w:rPr>
          <w:rFonts w:eastAsiaTheme="majorEastAsia" w:cstheme="majorBidi"/>
          <w:bCs/>
          <w:color w:val="000000" w:themeColor="text1"/>
          <w:sz w:val="22"/>
          <w:szCs w:val="22"/>
        </w:rPr>
        <w:t>channels</w:t>
      </w:r>
      <w:r w:rsidRPr="006F21E3">
        <w:rPr>
          <w:rFonts w:eastAsiaTheme="majorEastAsia" w:cstheme="majorBidi"/>
          <w:bCs/>
          <w:color w:val="000000" w:themeColor="text1"/>
          <w:sz w:val="22"/>
          <w:szCs w:val="22"/>
        </w:rPr>
        <w:t xml:space="preserve"> for </w:t>
      </w:r>
      <w:r w:rsidR="00BA00CC" w:rsidRPr="006F21E3">
        <w:rPr>
          <w:rFonts w:eastAsiaTheme="majorEastAsia" w:cstheme="majorBidi"/>
          <w:bCs/>
          <w:color w:val="000000" w:themeColor="text1"/>
          <w:sz w:val="22"/>
          <w:szCs w:val="22"/>
        </w:rPr>
        <w:t>resolving barriers and institutional frictions</w:t>
      </w:r>
      <w:r w:rsidRPr="006F21E3">
        <w:rPr>
          <w:rFonts w:eastAsiaTheme="majorEastAsia" w:cstheme="majorBidi"/>
          <w:bCs/>
          <w:color w:val="000000" w:themeColor="text1"/>
          <w:sz w:val="22"/>
          <w:szCs w:val="22"/>
        </w:rPr>
        <w:t xml:space="preserve"> unresolved barriers</w:t>
      </w:r>
    </w:p>
    <w:p w14:paraId="23F4D5D7" w14:textId="77777777" w:rsidR="00060F51" w:rsidRPr="006F21E3" w:rsidRDefault="00DC69A5" w:rsidP="00F700E3">
      <w:pPr>
        <w:pStyle w:val="ListParagraph"/>
        <w:numPr>
          <w:ilvl w:val="0"/>
          <w:numId w:val="40"/>
        </w:numPr>
        <w:rPr>
          <w:rFonts w:eastAsiaTheme="majorEastAsia" w:cstheme="majorBidi"/>
          <w:bCs/>
          <w:color w:val="000000" w:themeColor="text1"/>
          <w:sz w:val="22"/>
          <w:szCs w:val="22"/>
        </w:rPr>
      </w:pPr>
      <w:r w:rsidRPr="006F21E3">
        <w:rPr>
          <w:rFonts w:eastAsiaTheme="majorEastAsia" w:cstheme="majorBidi"/>
          <w:bCs/>
          <w:color w:val="000000" w:themeColor="text1"/>
          <w:sz w:val="22"/>
          <w:szCs w:val="22"/>
        </w:rPr>
        <w:t>A recurring coordination and learning cycle linked to public planning, budgeting and implementation processes.</w:t>
      </w:r>
    </w:p>
    <w:p w14:paraId="4BDCB644" w14:textId="371B0E00" w:rsidR="00060F51" w:rsidRPr="006F21E3" w:rsidRDefault="00060F51" w:rsidP="00F700E3">
      <w:pPr>
        <w:pStyle w:val="ListParagraph"/>
        <w:numPr>
          <w:ilvl w:val="0"/>
          <w:numId w:val="40"/>
        </w:numPr>
        <w:rPr>
          <w:rFonts w:eastAsiaTheme="majorEastAsia" w:cstheme="majorBidi"/>
          <w:bCs/>
          <w:color w:val="000000" w:themeColor="text1"/>
          <w:sz w:val="22"/>
          <w:szCs w:val="22"/>
        </w:rPr>
      </w:pPr>
      <w:r w:rsidRPr="006F21E3">
        <w:rPr>
          <w:rFonts w:eastAsiaTheme="majorEastAsia" w:cstheme="majorBidi"/>
          <w:bCs/>
          <w:color w:val="000000" w:themeColor="text1"/>
          <w:sz w:val="22"/>
          <w:szCs w:val="22"/>
        </w:rPr>
        <w:t xml:space="preserve">Organisational cultures that permit experimentation, reflection and adjustment. </w:t>
      </w:r>
    </w:p>
    <w:p w14:paraId="518F2FF8" w14:textId="77777777" w:rsidR="00BA2A06" w:rsidRPr="00060F51" w:rsidRDefault="00BA2A06" w:rsidP="00BA2A06">
      <w:pPr>
        <w:pStyle w:val="ListParagraph"/>
        <w:rPr>
          <w:rFonts w:eastAsiaTheme="majorEastAsia" w:cstheme="majorBidi"/>
          <w:bCs/>
          <w:color w:val="000000" w:themeColor="text1"/>
        </w:rPr>
      </w:pPr>
    </w:p>
    <w:p w14:paraId="53A3B380" w14:textId="68099F77" w:rsidR="00391A50" w:rsidRPr="00060F51" w:rsidRDefault="00391A50" w:rsidP="00BA2A06">
      <w:pPr>
        <w:pStyle w:val="Heading2"/>
        <w:rPr>
          <w:color w:val="000000"/>
          <w:sz w:val="22"/>
          <w:szCs w:val="22"/>
        </w:rPr>
      </w:pPr>
      <w:commentRangeStart w:id="69"/>
      <w:commentRangeStart w:id="70"/>
      <w:r w:rsidRPr="00060F51">
        <w:t xml:space="preserve">Action 4: Jointly Prioritize, Plan and Prepare Investment Portfolios </w:t>
      </w:r>
      <w:commentRangeEnd w:id="69"/>
      <w:r w:rsidR="005639A1" w:rsidRPr="00060F51">
        <w:rPr>
          <w:rStyle w:val="CommentReference"/>
          <w:color w:val="000000"/>
          <w:sz w:val="22"/>
          <w:szCs w:val="22"/>
        </w:rPr>
        <w:commentReference w:id="69"/>
      </w:r>
      <w:commentRangeEnd w:id="70"/>
      <w:r w:rsidRPr="00060F51">
        <w:rPr>
          <w:rStyle w:val="CommentReference"/>
          <w:color w:val="000000"/>
          <w:sz w:val="22"/>
          <w:szCs w:val="22"/>
        </w:rPr>
        <w:commentReference w:id="70"/>
      </w:r>
    </w:p>
    <w:p w14:paraId="4A2A2345" w14:textId="54378999" w:rsidR="00391A50" w:rsidRPr="007D011C" w:rsidRDefault="00391A50" w:rsidP="00391A50">
      <w:pPr>
        <w:keepNext/>
        <w:keepLines/>
        <w:spacing w:before="240"/>
        <w:rPr>
          <w:rFonts w:eastAsia="Avenir" w:cs="Avenir"/>
          <w:sz w:val="22"/>
          <w:szCs w:val="22"/>
        </w:rPr>
      </w:pPr>
      <w:r w:rsidRPr="007D011C">
        <w:rPr>
          <w:rFonts w:eastAsia="Avenir" w:cs="Avenir"/>
          <w:sz w:val="22"/>
          <w:szCs w:val="22"/>
        </w:rPr>
        <w:t>This section will include guidance and tools to support national, subnational and city governments in jointly planning climate investments, preparing projects and developing coordinated urban climate investment pipelines.</w:t>
      </w:r>
    </w:p>
    <w:p w14:paraId="4D97EBE0" w14:textId="3F2337DB" w:rsidR="00391A50" w:rsidRPr="007D011C" w:rsidRDefault="00391A50" w:rsidP="00391A50">
      <w:pPr>
        <w:keepNext/>
        <w:keepLines/>
        <w:spacing w:before="240"/>
        <w:rPr>
          <w:rFonts w:eastAsia="Avenir" w:cs="Avenir"/>
          <w:sz w:val="22"/>
          <w:szCs w:val="22"/>
        </w:rPr>
      </w:pPr>
      <w:r w:rsidRPr="007D011C">
        <w:rPr>
          <w:rFonts w:eastAsia="Avenir" w:cs="Avenir"/>
          <w:b/>
          <w:bCs/>
          <w:sz w:val="22"/>
          <w:szCs w:val="22"/>
        </w:rPr>
        <w:t>Systems Logic:</w:t>
      </w:r>
      <w:r w:rsidRPr="007D011C">
        <w:rPr>
          <w:rFonts w:eastAsia="Avenir" w:cs="Avenir"/>
          <w:sz w:val="22"/>
          <w:szCs w:val="22"/>
        </w:rPr>
        <w:t xml:space="preserve"> </w:t>
      </w:r>
      <w:r w:rsidR="00154DD1" w:rsidRPr="00154DD1">
        <w:rPr>
          <w:rFonts w:eastAsia="Avenir" w:cs="Avenir"/>
          <w:sz w:val="22"/>
          <w:szCs w:val="22"/>
        </w:rPr>
        <w:t xml:space="preserve">Climate-related investment planning, portfolio development and project preparation are linked steps in turning shared priorities into investment-ready pipelines. Joint </w:t>
      </w:r>
      <w:r w:rsidR="00154DD1">
        <w:rPr>
          <w:rFonts w:eastAsia="Avenir" w:cs="Avenir"/>
          <w:sz w:val="22"/>
          <w:szCs w:val="22"/>
        </w:rPr>
        <w:t xml:space="preserve">investment </w:t>
      </w:r>
      <w:r w:rsidR="00154DD1" w:rsidRPr="00154DD1">
        <w:rPr>
          <w:rFonts w:eastAsia="Avenir" w:cs="Avenir"/>
          <w:sz w:val="22"/>
          <w:szCs w:val="22"/>
        </w:rPr>
        <w:t xml:space="preserve">planning </w:t>
      </w:r>
      <w:r w:rsidR="00B127C0">
        <w:rPr>
          <w:rFonts w:eastAsia="Avenir" w:cs="Avenir"/>
          <w:sz w:val="22"/>
          <w:szCs w:val="22"/>
        </w:rPr>
        <w:t xml:space="preserve">helps </w:t>
      </w:r>
      <w:r w:rsidR="00154DD1" w:rsidRPr="00154DD1">
        <w:rPr>
          <w:rFonts w:eastAsia="Avenir" w:cs="Avenir"/>
          <w:sz w:val="22"/>
          <w:szCs w:val="22"/>
        </w:rPr>
        <w:t>identif</w:t>
      </w:r>
      <w:r w:rsidR="00B127C0">
        <w:rPr>
          <w:rFonts w:eastAsia="Avenir" w:cs="Avenir"/>
          <w:sz w:val="22"/>
          <w:szCs w:val="22"/>
        </w:rPr>
        <w:t>y</w:t>
      </w:r>
      <w:r w:rsidR="00527897">
        <w:rPr>
          <w:rFonts w:eastAsia="Avenir" w:cs="Avenir"/>
          <w:sz w:val="22"/>
          <w:szCs w:val="22"/>
        </w:rPr>
        <w:t xml:space="preserve"> </w:t>
      </w:r>
      <w:r w:rsidR="00154DD1">
        <w:rPr>
          <w:rFonts w:eastAsia="Avenir" w:cs="Avenir"/>
          <w:sz w:val="22"/>
          <w:szCs w:val="22"/>
        </w:rPr>
        <w:t>investments</w:t>
      </w:r>
      <w:r w:rsidR="00527897">
        <w:rPr>
          <w:rFonts w:eastAsia="Avenir" w:cs="Avenir"/>
          <w:sz w:val="22"/>
          <w:szCs w:val="22"/>
        </w:rPr>
        <w:t xml:space="preserve"> priorities, </w:t>
      </w:r>
      <w:r w:rsidR="00154DD1" w:rsidRPr="00154DD1">
        <w:rPr>
          <w:rFonts w:eastAsia="Avenir" w:cs="Avenir"/>
          <w:sz w:val="22"/>
          <w:szCs w:val="22"/>
        </w:rPr>
        <w:t xml:space="preserve">portfolio development bundles the </w:t>
      </w:r>
      <w:r w:rsidR="00154DD1">
        <w:rPr>
          <w:rFonts w:eastAsia="Avenir" w:cs="Avenir"/>
          <w:sz w:val="22"/>
          <w:szCs w:val="22"/>
        </w:rPr>
        <w:t xml:space="preserve">projects and </w:t>
      </w:r>
      <w:r w:rsidR="002E698C">
        <w:rPr>
          <w:rFonts w:eastAsia="Avenir" w:cs="Avenir"/>
          <w:sz w:val="22"/>
          <w:szCs w:val="22"/>
        </w:rPr>
        <w:t xml:space="preserve">related </w:t>
      </w:r>
      <w:r w:rsidR="00154DD1">
        <w:rPr>
          <w:rFonts w:eastAsia="Avenir" w:cs="Avenir"/>
          <w:sz w:val="22"/>
          <w:szCs w:val="22"/>
        </w:rPr>
        <w:t>governance</w:t>
      </w:r>
      <w:r w:rsidR="002E698C">
        <w:rPr>
          <w:rFonts w:eastAsia="Avenir" w:cs="Avenir"/>
          <w:sz w:val="22"/>
          <w:szCs w:val="22"/>
        </w:rPr>
        <w:t>, regulatory</w:t>
      </w:r>
      <w:r w:rsidR="00154DD1">
        <w:rPr>
          <w:rFonts w:eastAsia="Avenir" w:cs="Avenir"/>
          <w:sz w:val="22"/>
          <w:szCs w:val="22"/>
        </w:rPr>
        <w:t xml:space="preserve"> and </w:t>
      </w:r>
      <w:r w:rsidR="002E698C">
        <w:rPr>
          <w:rFonts w:eastAsia="Avenir" w:cs="Avenir"/>
          <w:sz w:val="22"/>
          <w:szCs w:val="22"/>
        </w:rPr>
        <w:t>policy</w:t>
      </w:r>
      <w:r w:rsidR="00154DD1">
        <w:rPr>
          <w:rFonts w:eastAsia="Avenir" w:cs="Avenir"/>
          <w:sz w:val="22"/>
          <w:szCs w:val="22"/>
        </w:rPr>
        <w:t xml:space="preserve"> measures</w:t>
      </w:r>
      <w:r w:rsidR="00154DD1" w:rsidRPr="00154DD1">
        <w:rPr>
          <w:rFonts w:eastAsia="Avenir" w:cs="Avenir"/>
          <w:sz w:val="22"/>
          <w:szCs w:val="22"/>
        </w:rPr>
        <w:t xml:space="preserve"> into a coherent package; and project preparation facilities then help project</w:t>
      </w:r>
      <w:r w:rsidR="00615905">
        <w:rPr>
          <w:rFonts w:eastAsia="Avenir" w:cs="Avenir"/>
          <w:sz w:val="22"/>
          <w:szCs w:val="22"/>
        </w:rPr>
        <w:t xml:space="preserve"> pipelines</w:t>
      </w:r>
      <w:r w:rsidR="00154DD1" w:rsidRPr="00154DD1">
        <w:rPr>
          <w:rFonts w:eastAsia="Avenir" w:cs="Avenir"/>
          <w:sz w:val="22"/>
          <w:szCs w:val="22"/>
        </w:rPr>
        <w:t xml:space="preserve"> become </w:t>
      </w:r>
      <w:r w:rsidR="00615905">
        <w:rPr>
          <w:rFonts w:eastAsia="Avenir" w:cs="Avenir"/>
          <w:sz w:val="22"/>
          <w:szCs w:val="22"/>
        </w:rPr>
        <w:t>bankable</w:t>
      </w:r>
      <w:r w:rsidR="00154DD1" w:rsidRPr="00154DD1">
        <w:rPr>
          <w:rFonts w:eastAsia="Avenir" w:cs="Avenir"/>
          <w:sz w:val="22"/>
          <w:szCs w:val="22"/>
        </w:rPr>
        <w:t xml:space="preserve">. Across all of this, coordination, orchestration and technical assistance are what keep the </w:t>
      </w:r>
      <w:r w:rsidR="00615905">
        <w:rPr>
          <w:rFonts w:eastAsia="Avenir" w:cs="Avenir"/>
          <w:sz w:val="22"/>
          <w:szCs w:val="22"/>
        </w:rPr>
        <w:t>portfolio</w:t>
      </w:r>
      <w:r w:rsidR="00154DD1" w:rsidRPr="00154DD1">
        <w:rPr>
          <w:rFonts w:eastAsia="Avenir" w:cs="Avenir"/>
          <w:sz w:val="22"/>
          <w:szCs w:val="22"/>
        </w:rPr>
        <w:t xml:space="preserve"> moving and reduce fragmentation across levels of government.</w:t>
      </w:r>
    </w:p>
    <w:p w14:paraId="44C46B7A" w14:textId="26BB687C" w:rsidR="00AB6C23" w:rsidRDefault="00391A50" w:rsidP="00391A50">
      <w:pPr>
        <w:keepNext/>
        <w:keepLines/>
        <w:spacing w:before="240"/>
        <w:rPr>
          <w:rFonts w:eastAsia="Avenir" w:cs="Avenir"/>
          <w:b/>
          <w:bCs/>
          <w:sz w:val="22"/>
          <w:szCs w:val="22"/>
        </w:rPr>
      </w:pPr>
      <w:r w:rsidRPr="007D011C">
        <w:rPr>
          <w:rFonts w:eastAsia="Avenir" w:cs="Avenir"/>
          <w:b/>
          <w:bCs/>
          <w:sz w:val="22"/>
          <w:szCs w:val="22"/>
        </w:rPr>
        <w:t>Action pathways:</w:t>
      </w:r>
    </w:p>
    <w:p w14:paraId="78F22124" w14:textId="77777777" w:rsidR="00AB6C23" w:rsidRPr="007D011C" w:rsidRDefault="00AB6C23" w:rsidP="00AB6C23">
      <w:pPr>
        <w:keepNext/>
        <w:keepLines/>
        <w:rPr>
          <w:rFonts w:eastAsia="Avenir" w:cs="Avenir"/>
          <w:b/>
          <w:bCs/>
          <w:sz w:val="22"/>
          <w:szCs w:val="22"/>
        </w:rPr>
      </w:pPr>
    </w:p>
    <w:p w14:paraId="4A2F53F6" w14:textId="121C32A5" w:rsidR="00391A50" w:rsidRDefault="00C7739B" w:rsidP="00C7739B">
      <w:pPr>
        <w:pStyle w:val="Heading3"/>
      </w:pPr>
      <w:r>
        <w:t xml:space="preserve">4.1. </w:t>
      </w:r>
      <w:r w:rsidR="00391A50" w:rsidRPr="004470EF">
        <w:t xml:space="preserve">Joint </w:t>
      </w:r>
      <w:r w:rsidR="00FF6EAB">
        <w:t xml:space="preserve">Climate </w:t>
      </w:r>
      <w:r w:rsidR="00391A50" w:rsidRPr="004470EF">
        <w:t>Investment Planning and Budgeting</w:t>
      </w:r>
    </w:p>
    <w:p w14:paraId="32AC0C98" w14:textId="77777777" w:rsidR="00AB6C23" w:rsidRDefault="00AB6C23" w:rsidP="00AB6C23"/>
    <w:p w14:paraId="01FAA415" w14:textId="29429BB1" w:rsidR="00AB6C23" w:rsidRDefault="00AB6C23" w:rsidP="00AB6C23">
      <w:pPr>
        <w:pStyle w:val="Heading4"/>
      </w:pPr>
      <w:r>
        <w:t>Overview</w:t>
      </w:r>
    </w:p>
    <w:p w14:paraId="0334546C" w14:textId="77777777" w:rsidR="00AB6C23" w:rsidRDefault="00AB6C23" w:rsidP="00AB6C23"/>
    <w:p w14:paraId="113ABB0F" w14:textId="2C5989B4" w:rsidR="00AB6C23" w:rsidRDefault="00AB6C23" w:rsidP="00AB6C23">
      <w:pPr>
        <w:rPr>
          <w:sz w:val="22"/>
          <w:szCs w:val="22"/>
        </w:rPr>
      </w:pPr>
      <w:r w:rsidRPr="006F21E3">
        <w:rPr>
          <w:b/>
          <w:bCs/>
          <w:sz w:val="22"/>
          <w:szCs w:val="22"/>
        </w:rPr>
        <w:lastRenderedPageBreak/>
        <w:t xml:space="preserve">What it is: </w:t>
      </w:r>
      <w:r w:rsidR="00AB5876" w:rsidRPr="006F21E3">
        <w:rPr>
          <w:sz w:val="22"/>
          <w:szCs w:val="22"/>
        </w:rPr>
        <w:t>I</w:t>
      </w:r>
      <w:r w:rsidR="00F32990" w:rsidRPr="006F21E3">
        <w:rPr>
          <w:sz w:val="22"/>
          <w:szCs w:val="22"/>
        </w:rPr>
        <w:t>nvestment planning and budgeting are complementary activities that provide a recurring process through which national, subnational and city governments can translate shared climate goals into investment priorities, sequencing, responsibilities and indicative resource requirements.</w:t>
      </w:r>
      <w:r w:rsidR="00F32990" w:rsidRPr="006F21E3">
        <w:rPr>
          <w:b/>
          <w:bCs/>
          <w:sz w:val="22"/>
          <w:szCs w:val="22"/>
        </w:rPr>
        <w:t xml:space="preserve"> </w:t>
      </w:r>
      <w:r w:rsidR="00525E7B" w:rsidRPr="006F21E3">
        <w:rPr>
          <w:sz w:val="22"/>
          <w:szCs w:val="22"/>
        </w:rPr>
        <w:t>Joint investment planning</w:t>
      </w:r>
      <w:r w:rsidR="009E4A9C" w:rsidRPr="006F21E3">
        <w:rPr>
          <w:sz w:val="22"/>
          <w:szCs w:val="22"/>
        </w:rPr>
        <w:t xml:space="preserve"> </w:t>
      </w:r>
      <w:r w:rsidR="00CF7910" w:rsidRPr="006F21E3">
        <w:rPr>
          <w:sz w:val="22"/>
          <w:szCs w:val="22"/>
        </w:rPr>
        <w:t xml:space="preserve">helps </w:t>
      </w:r>
      <w:r w:rsidR="00BE568E" w:rsidRPr="006F21E3">
        <w:rPr>
          <w:sz w:val="22"/>
          <w:szCs w:val="22"/>
        </w:rPr>
        <w:t>identify</w:t>
      </w:r>
      <w:r w:rsidR="00525E7B" w:rsidRPr="006F21E3">
        <w:rPr>
          <w:sz w:val="22"/>
          <w:szCs w:val="22"/>
        </w:rPr>
        <w:t xml:space="preserve"> which </w:t>
      </w:r>
      <w:r w:rsidR="00600026">
        <w:rPr>
          <w:sz w:val="22"/>
          <w:szCs w:val="22"/>
        </w:rPr>
        <w:t xml:space="preserve">climate </w:t>
      </w:r>
      <w:r w:rsidR="00525E7B" w:rsidRPr="006F21E3">
        <w:rPr>
          <w:sz w:val="22"/>
          <w:szCs w:val="22"/>
        </w:rPr>
        <w:t xml:space="preserve">investments are required, who is expected to deliver and finance them, when they should occur, and how funding gaps and risks will be addressed. </w:t>
      </w:r>
      <w:r w:rsidR="00BF30BF" w:rsidRPr="006F21E3">
        <w:rPr>
          <w:sz w:val="22"/>
          <w:szCs w:val="22"/>
        </w:rPr>
        <w:t xml:space="preserve">Once the investments are </w:t>
      </w:r>
      <w:r w:rsidR="00000F24">
        <w:rPr>
          <w:sz w:val="22"/>
          <w:szCs w:val="22"/>
        </w:rPr>
        <w:t>identified and planned</w:t>
      </w:r>
      <w:r w:rsidR="00BF30BF" w:rsidRPr="006F21E3">
        <w:rPr>
          <w:sz w:val="22"/>
          <w:szCs w:val="22"/>
        </w:rPr>
        <w:t>, climate budgeting</w:t>
      </w:r>
      <w:r w:rsidR="00000F24">
        <w:rPr>
          <w:sz w:val="22"/>
          <w:szCs w:val="22"/>
        </w:rPr>
        <w:t xml:space="preserve"> then</w:t>
      </w:r>
      <w:r w:rsidR="00BF30BF" w:rsidRPr="006F21E3">
        <w:rPr>
          <w:sz w:val="22"/>
          <w:szCs w:val="22"/>
        </w:rPr>
        <w:t xml:space="preserve"> involves</w:t>
      </w:r>
      <w:r w:rsidR="00525E7B" w:rsidRPr="006F21E3">
        <w:rPr>
          <w:sz w:val="22"/>
          <w:szCs w:val="22"/>
        </w:rPr>
        <w:t xml:space="preserve"> integrating priority </w:t>
      </w:r>
      <w:r w:rsidR="00BF30BF" w:rsidRPr="006F21E3">
        <w:rPr>
          <w:sz w:val="22"/>
          <w:szCs w:val="22"/>
        </w:rPr>
        <w:t>projects</w:t>
      </w:r>
      <w:r w:rsidR="00525E7B" w:rsidRPr="006F21E3">
        <w:rPr>
          <w:sz w:val="22"/>
          <w:szCs w:val="22"/>
        </w:rPr>
        <w:t xml:space="preserve"> into operating and capital budgets</w:t>
      </w:r>
      <w:r w:rsidR="00BE568E" w:rsidRPr="006F21E3">
        <w:rPr>
          <w:sz w:val="22"/>
          <w:szCs w:val="22"/>
        </w:rPr>
        <w:t xml:space="preserve"> of a municipality or higher levels of government</w:t>
      </w:r>
      <w:r w:rsidR="00525E7B" w:rsidRPr="006F21E3">
        <w:rPr>
          <w:sz w:val="22"/>
          <w:szCs w:val="22"/>
        </w:rPr>
        <w:t>, assigning implementation responsibilities and tracking delivery through the regular budget cycle</w:t>
      </w:r>
      <w:r w:rsidR="00BE568E" w:rsidRPr="006F21E3">
        <w:rPr>
          <w:sz w:val="22"/>
          <w:szCs w:val="22"/>
        </w:rPr>
        <w:t xml:space="preserve">s. </w:t>
      </w:r>
      <w:r w:rsidR="00AB5876" w:rsidRPr="006F21E3">
        <w:rPr>
          <w:sz w:val="22"/>
          <w:szCs w:val="22"/>
        </w:rPr>
        <w:t>When undertaken jointly by national, subnational and local governments, these activities can help align local investment needs with national policies, funding programmes and fiscal decisions – strengthening coordinat</w:t>
      </w:r>
      <w:r w:rsidR="00EB3C47">
        <w:rPr>
          <w:sz w:val="22"/>
          <w:szCs w:val="22"/>
        </w:rPr>
        <w:t xml:space="preserve">ed climate action </w:t>
      </w:r>
      <w:r w:rsidR="00AB5876" w:rsidRPr="006F21E3">
        <w:rPr>
          <w:sz w:val="22"/>
          <w:szCs w:val="22"/>
        </w:rPr>
        <w:t>across levels of government.</w:t>
      </w:r>
    </w:p>
    <w:p w14:paraId="4001B94C" w14:textId="77777777" w:rsidR="00DC1AFE" w:rsidRDefault="00DC1AFE" w:rsidP="00AB6C23">
      <w:pPr>
        <w:rPr>
          <w:sz w:val="22"/>
          <w:szCs w:val="22"/>
        </w:rPr>
      </w:pPr>
    </w:p>
    <w:p w14:paraId="2EBD6E72" w14:textId="77777777" w:rsidR="00DC1AFE" w:rsidRDefault="00DC1AFE" w:rsidP="00DC1AFE">
      <w:pPr>
        <w:rPr>
          <w:color w:val="000000" w:themeColor="text1"/>
          <w:sz w:val="22"/>
          <w:szCs w:val="22"/>
        </w:rPr>
      </w:pPr>
      <w:r w:rsidRPr="004D302D">
        <w:rPr>
          <w:b/>
          <w:bCs/>
          <w:color w:val="000000" w:themeColor="text1"/>
          <w:sz w:val="22"/>
          <w:szCs w:val="22"/>
        </w:rPr>
        <w:t>Why it is needed:</w:t>
      </w:r>
      <w:r>
        <w:rPr>
          <w:color w:val="000000" w:themeColor="text1"/>
          <w:sz w:val="22"/>
          <w:szCs w:val="22"/>
        </w:rPr>
        <w:t xml:space="preserve"> </w:t>
      </w:r>
      <w:r w:rsidRPr="00E51CEF">
        <w:rPr>
          <w:color w:val="000000" w:themeColor="text1"/>
          <w:sz w:val="22"/>
          <w:szCs w:val="22"/>
        </w:rPr>
        <w:t xml:space="preserve">Climate </w:t>
      </w:r>
      <w:r>
        <w:rPr>
          <w:color w:val="000000" w:themeColor="text1"/>
          <w:sz w:val="22"/>
          <w:szCs w:val="22"/>
        </w:rPr>
        <w:t xml:space="preserve">action </w:t>
      </w:r>
      <w:r w:rsidRPr="00E51CEF">
        <w:rPr>
          <w:color w:val="000000" w:themeColor="text1"/>
          <w:sz w:val="22"/>
          <w:szCs w:val="22"/>
        </w:rPr>
        <w:t xml:space="preserve">plans </w:t>
      </w:r>
      <w:r>
        <w:rPr>
          <w:color w:val="000000" w:themeColor="text1"/>
          <w:sz w:val="22"/>
          <w:szCs w:val="22"/>
        </w:rPr>
        <w:t xml:space="preserve">may </w:t>
      </w:r>
      <w:r w:rsidRPr="00E51CEF">
        <w:rPr>
          <w:color w:val="000000" w:themeColor="text1"/>
          <w:sz w:val="22"/>
          <w:szCs w:val="22"/>
        </w:rPr>
        <w:t xml:space="preserve">often set out actions without </w:t>
      </w:r>
      <w:r>
        <w:rPr>
          <w:color w:val="000000" w:themeColor="text1"/>
          <w:sz w:val="22"/>
          <w:szCs w:val="22"/>
        </w:rPr>
        <w:t>a clear understanding of</w:t>
      </w:r>
      <w:r w:rsidRPr="00E51CEF">
        <w:rPr>
          <w:color w:val="000000" w:themeColor="text1"/>
          <w:sz w:val="22"/>
          <w:szCs w:val="22"/>
        </w:rPr>
        <w:t xml:space="preserve"> their costs, financing responsibilities or links to regular budget decisions</w:t>
      </w:r>
      <w:r>
        <w:rPr>
          <w:color w:val="000000" w:themeColor="text1"/>
          <w:sz w:val="22"/>
          <w:szCs w:val="22"/>
        </w:rPr>
        <w:t>, which may contribute to the planning-to-investment gap faced by climate projects</w:t>
      </w:r>
      <w:r w:rsidRPr="00E51CEF">
        <w:rPr>
          <w:color w:val="000000" w:themeColor="text1"/>
          <w:sz w:val="22"/>
          <w:szCs w:val="22"/>
        </w:rPr>
        <w:t xml:space="preserve">. Joint </w:t>
      </w:r>
      <w:r>
        <w:rPr>
          <w:color w:val="000000" w:themeColor="text1"/>
          <w:sz w:val="22"/>
          <w:szCs w:val="22"/>
        </w:rPr>
        <w:t xml:space="preserve">climate </w:t>
      </w:r>
      <w:r w:rsidRPr="00E51CEF">
        <w:rPr>
          <w:color w:val="000000" w:themeColor="text1"/>
          <w:sz w:val="22"/>
          <w:szCs w:val="22"/>
        </w:rPr>
        <w:t xml:space="preserve">investment planning and budgeting </w:t>
      </w:r>
      <w:r>
        <w:rPr>
          <w:color w:val="000000" w:themeColor="text1"/>
          <w:sz w:val="22"/>
          <w:szCs w:val="22"/>
        </w:rPr>
        <w:t xml:space="preserve">can therefore </w:t>
      </w:r>
      <w:r w:rsidRPr="00E51CEF">
        <w:rPr>
          <w:color w:val="000000" w:themeColor="text1"/>
          <w:sz w:val="22"/>
          <w:szCs w:val="22"/>
        </w:rPr>
        <w:t xml:space="preserve">help align priorities across levels of government, identify </w:t>
      </w:r>
      <w:r>
        <w:rPr>
          <w:color w:val="000000" w:themeColor="text1"/>
          <w:sz w:val="22"/>
          <w:szCs w:val="22"/>
        </w:rPr>
        <w:t>financing needs and</w:t>
      </w:r>
      <w:r w:rsidRPr="00E51CEF">
        <w:rPr>
          <w:color w:val="000000" w:themeColor="text1"/>
          <w:sz w:val="22"/>
          <w:szCs w:val="22"/>
        </w:rPr>
        <w:t xml:space="preserve"> gaps and embed agreed investments into routine operating and capital budgets so that climate commitments are translated into coordinated implementation.</w:t>
      </w:r>
    </w:p>
    <w:p w14:paraId="3442DCCA" w14:textId="77777777" w:rsidR="00DC1AFE" w:rsidRDefault="00DC1AFE" w:rsidP="00DC1AFE">
      <w:pPr>
        <w:rPr>
          <w:color w:val="000000" w:themeColor="text1"/>
          <w:sz w:val="22"/>
          <w:szCs w:val="22"/>
        </w:rPr>
      </w:pPr>
    </w:p>
    <w:p w14:paraId="041CEEE7" w14:textId="77777777" w:rsidR="00DC1AFE" w:rsidRDefault="00DC1AFE" w:rsidP="00DC1AFE">
      <w:pPr>
        <w:rPr>
          <w:color w:val="000000" w:themeColor="text1"/>
          <w:sz w:val="22"/>
          <w:szCs w:val="22"/>
        </w:rPr>
      </w:pPr>
      <w:r w:rsidRPr="000D6D91">
        <w:rPr>
          <w:b/>
          <w:bCs/>
          <w:color w:val="000000" w:themeColor="text1"/>
          <w:sz w:val="22"/>
          <w:szCs w:val="22"/>
        </w:rPr>
        <w:t>Key actors:</w:t>
      </w:r>
      <w:r>
        <w:rPr>
          <w:color w:val="000000" w:themeColor="text1"/>
          <w:sz w:val="22"/>
          <w:szCs w:val="22"/>
        </w:rPr>
        <w:t xml:space="preserve"> </w:t>
      </w:r>
      <w:r w:rsidRPr="001765DF">
        <w:rPr>
          <w:color w:val="000000" w:themeColor="text1"/>
          <w:sz w:val="22"/>
          <w:szCs w:val="22"/>
        </w:rPr>
        <w:t>National and subnational finance</w:t>
      </w:r>
      <w:r>
        <w:rPr>
          <w:color w:val="000000" w:themeColor="text1"/>
          <w:sz w:val="22"/>
          <w:szCs w:val="22"/>
        </w:rPr>
        <w:t xml:space="preserve"> and</w:t>
      </w:r>
      <w:r w:rsidRPr="001765DF">
        <w:rPr>
          <w:color w:val="000000" w:themeColor="text1"/>
          <w:sz w:val="22"/>
          <w:szCs w:val="22"/>
        </w:rPr>
        <w:t xml:space="preserve"> planning </w:t>
      </w:r>
      <w:r>
        <w:rPr>
          <w:color w:val="000000" w:themeColor="text1"/>
          <w:sz w:val="22"/>
          <w:szCs w:val="22"/>
        </w:rPr>
        <w:t>ministries or departments</w:t>
      </w:r>
      <w:r w:rsidRPr="001765DF">
        <w:rPr>
          <w:color w:val="000000" w:themeColor="text1"/>
          <w:sz w:val="22"/>
          <w:szCs w:val="22"/>
        </w:rPr>
        <w:t xml:space="preserve">; city finance and sector departments; utilities and public agencies; and </w:t>
      </w:r>
      <w:r>
        <w:rPr>
          <w:color w:val="000000" w:themeColor="text1"/>
          <w:sz w:val="22"/>
          <w:szCs w:val="22"/>
        </w:rPr>
        <w:t xml:space="preserve">other </w:t>
      </w:r>
      <w:r w:rsidRPr="001765DF">
        <w:rPr>
          <w:color w:val="000000" w:themeColor="text1"/>
          <w:sz w:val="22"/>
          <w:szCs w:val="22"/>
        </w:rPr>
        <w:t>private</w:t>
      </w:r>
      <w:r>
        <w:rPr>
          <w:color w:val="000000" w:themeColor="text1"/>
          <w:sz w:val="22"/>
          <w:szCs w:val="22"/>
        </w:rPr>
        <w:t xml:space="preserve"> </w:t>
      </w:r>
      <w:r w:rsidRPr="001765DF">
        <w:rPr>
          <w:color w:val="000000" w:themeColor="text1"/>
          <w:sz w:val="22"/>
          <w:szCs w:val="22"/>
        </w:rPr>
        <w:t xml:space="preserve">and </w:t>
      </w:r>
      <w:r>
        <w:rPr>
          <w:color w:val="000000" w:themeColor="text1"/>
          <w:sz w:val="22"/>
          <w:szCs w:val="22"/>
        </w:rPr>
        <w:t>community</w:t>
      </w:r>
      <w:r w:rsidRPr="001765DF">
        <w:rPr>
          <w:color w:val="000000" w:themeColor="text1"/>
          <w:sz w:val="22"/>
          <w:szCs w:val="22"/>
        </w:rPr>
        <w:t xml:space="preserve"> actors responsible for funding or delivering priority investments.</w:t>
      </w:r>
    </w:p>
    <w:p w14:paraId="18DB439C" w14:textId="77777777" w:rsidR="00DC1AFE" w:rsidRPr="006F21E3" w:rsidRDefault="00DC1AFE" w:rsidP="00AB6C23">
      <w:pPr>
        <w:rPr>
          <w:sz w:val="22"/>
          <w:szCs w:val="22"/>
        </w:rPr>
      </w:pPr>
    </w:p>
    <w:p w14:paraId="11793CAD" w14:textId="77777777" w:rsidR="00BE568E" w:rsidRPr="006F21E3" w:rsidRDefault="00BE568E" w:rsidP="00AB6C23">
      <w:pPr>
        <w:rPr>
          <w:sz w:val="22"/>
          <w:szCs w:val="22"/>
        </w:rPr>
      </w:pPr>
    </w:p>
    <w:p w14:paraId="139DBBCE" w14:textId="4C35F473" w:rsidR="00DC1AFE" w:rsidRDefault="00B907B1" w:rsidP="00FA1505">
      <w:pPr>
        <w:pStyle w:val="Heading4"/>
        <w:rPr>
          <w:b w:val="0"/>
          <w:color w:val="000000" w:themeColor="text1"/>
          <w:sz w:val="22"/>
          <w:szCs w:val="22"/>
        </w:rPr>
      </w:pPr>
      <w:r>
        <w:t xml:space="preserve">Implementation </w:t>
      </w:r>
      <w:r w:rsidR="00DC1AFE" w:rsidRPr="00F24457">
        <w:t>g</w:t>
      </w:r>
      <w:r w:rsidRPr="00F24457">
        <w:t>uidance</w:t>
      </w:r>
    </w:p>
    <w:p w14:paraId="53488BA9" w14:textId="77777777" w:rsidR="00DC1AFE" w:rsidRDefault="00DC1AFE" w:rsidP="00AB6C23">
      <w:pPr>
        <w:rPr>
          <w:b/>
          <w:bCs/>
          <w:color w:val="000000" w:themeColor="text1"/>
          <w:sz w:val="22"/>
          <w:szCs w:val="22"/>
        </w:rPr>
      </w:pPr>
    </w:p>
    <w:p w14:paraId="6185E9DC" w14:textId="253A93E5" w:rsidR="00A7471B" w:rsidRPr="006F21E3" w:rsidRDefault="00A7471B" w:rsidP="00AB6C23">
      <w:pPr>
        <w:rPr>
          <w:color w:val="000000" w:themeColor="text1"/>
          <w:sz w:val="22"/>
          <w:szCs w:val="22"/>
        </w:rPr>
      </w:pPr>
      <w:r w:rsidRPr="006F21E3">
        <w:rPr>
          <w:color w:val="000000" w:themeColor="text1"/>
          <w:sz w:val="22"/>
          <w:szCs w:val="22"/>
        </w:rPr>
        <w:t xml:space="preserve">National, subnational and city governments can work with relevant public, private and community actors through an iterative </w:t>
      </w:r>
      <w:r w:rsidR="00EA3D84">
        <w:rPr>
          <w:color w:val="000000" w:themeColor="text1"/>
          <w:sz w:val="22"/>
          <w:szCs w:val="22"/>
        </w:rPr>
        <w:t>which includes the following sequenced actions</w:t>
      </w:r>
      <w:r w:rsidRPr="006F21E3">
        <w:rPr>
          <w:color w:val="000000" w:themeColor="text1"/>
          <w:sz w:val="22"/>
          <w:szCs w:val="22"/>
        </w:rPr>
        <w:t>:</w:t>
      </w:r>
      <w:r w:rsidR="009A4473">
        <w:rPr>
          <w:rStyle w:val="FootnoteReference"/>
          <w:color w:val="000000" w:themeColor="text1"/>
          <w:sz w:val="22"/>
          <w:szCs w:val="22"/>
        </w:rPr>
        <w:footnoteReference w:id="19"/>
      </w:r>
      <w:r w:rsidR="008B09A5" w:rsidRPr="008B09A5">
        <w:rPr>
          <w:color w:val="000000" w:themeColor="text1"/>
          <w:sz w:val="22"/>
          <w:szCs w:val="22"/>
          <w:vertAlign w:val="superscript"/>
        </w:rPr>
        <w:t>,</w:t>
      </w:r>
      <w:r w:rsidR="009A4473">
        <w:rPr>
          <w:rStyle w:val="FootnoteReference"/>
          <w:color w:val="000000" w:themeColor="text1"/>
          <w:sz w:val="22"/>
          <w:szCs w:val="22"/>
        </w:rPr>
        <w:footnoteReference w:id="20"/>
      </w:r>
      <w:r w:rsidR="008B09A5">
        <w:rPr>
          <w:color w:val="000000" w:themeColor="text1"/>
          <w:sz w:val="22"/>
          <w:szCs w:val="22"/>
          <w:vertAlign w:val="superscript"/>
        </w:rPr>
        <w:t>,</w:t>
      </w:r>
      <w:r w:rsidR="008B09A5">
        <w:rPr>
          <w:rStyle w:val="FootnoteReference"/>
          <w:color w:val="000000" w:themeColor="text1"/>
          <w:sz w:val="22"/>
          <w:szCs w:val="22"/>
        </w:rPr>
        <w:footnoteReference w:id="21"/>
      </w:r>
    </w:p>
    <w:p w14:paraId="0493F90B" w14:textId="77777777" w:rsidR="006F21E3" w:rsidRPr="006F21E3" w:rsidRDefault="006F21E3" w:rsidP="00AB6C23">
      <w:pPr>
        <w:rPr>
          <w:color w:val="000000" w:themeColor="text1"/>
          <w:sz w:val="22"/>
          <w:szCs w:val="22"/>
        </w:rPr>
      </w:pPr>
    </w:p>
    <w:p w14:paraId="4E29653F" w14:textId="48596B1B" w:rsidR="0001062C" w:rsidRPr="005A5BA4" w:rsidRDefault="0001062C" w:rsidP="00F700E3">
      <w:pPr>
        <w:pStyle w:val="ListParagraph"/>
        <w:numPr>
          <w:ilvl w:val="0"/>
          <w:numId w:val="41"/>
        </w:numPr>
        <w:rPr>
          <w:b/>
          <w:bCs/>
          <w:color w:val="000000" w:themeColor="text1"/>
          <w:sz w:val="22"/>
          <w:szCs w:val="22"/>
        </w:rPr>
      </w:pPr>
      <w:r w:rsidRPr="005A5BA4">
        <w:rPr>
          <w:b/>
          <w:bCs/>
          <w:color w:val="000000" w:themeColor="text1"/>
          <w:sz w:val="22"/>
          <w:szCs w:val="22"/>
        </w:rPr>
        <w:t>Strengthen understanding of what constitutes a climate investment</w:t>
      </w:r>
      <w:r w:rsidR="005A5BA4">
        <w:rPr>
          <w:b/>
          <w:bCs/>
          <w:color w:val="000000" w:themeColor="text1"/>
          <w:sz w:val="22"/>
          <w:szCs w:val="22"/>
        </w:rPr>
        <w:t xml:space="preserve"> </w:t>
      </w:r>
    </w:p>
    <w:p w14:paraId="56C823F9" w14:textId="33653EDD" w:rsidR="00815D53" w:rsidRDefault="0001062C" w:rsidP="00F700E3">
      <w:pPr>
        <w:pStyle w:val="ListParagraph"/>
        <w:numPr>
          <w:ilvl w:val="0"/>
          <w:numId w:val="41"/>
        </w:numPr>
        <w:rPr>
          <w:color w:val="000000" w:themeColor="text1"/>
          <w:sz w:val="22"/>
          <w:szCs w:val="22"/>
        </w:rPr>
      </w:pPr>
      <w:r w:rsidRPr="00F24457">
        <w:rPr>
          <w:b/>
          <w:bCs/>
          <w:color w:val="000000" w:themeColor="text1"/>
          <w:sz w:val="22"/>
          <w:szCs w:val="22"/>
        </w:rPr>
        <w:t xml:space="preserve">Embed climate priorities into </w:t>
      </w:r>
      <w:r w:rsidR="00BB6C6B" w:rsidRPr="00F24457">
        <w:rPr>
          <w:b/>
          <w:bCs/>
          <w:color w:val="000000" w:themeColor="text1"/>
          <w:sz w:val="22"/>
          <w:szCs w:val="22"/>
        </w:rPr>
        <w:t>local plans</w:t>
      </w:r>
      <w:r w:rsidR="00815D53" w:rsidRPr="00F24457">
        <w:rPr>
          <w:b/>
          <w:bCs/>
          <w:color w:val="000000" w:themeColor="text1"/>
          <w:sz w:val="22"/>
          <w:szCs w:val="22"/>
        </w:rPr>
        <w:t xml:space="preserve"> </w:t>
      </w:r>
      <w:r w:rsidR="00022D69" w:rsidRPr="00F24457">
        <w:rPr>
          <w:b/>
          <w:bCs/>
          <w:color w:val="000000" w:themeColor="text1"/>
          <w:sz w:val="22"/>
          <w:szCs w:val="22"/>
        </w:rPr>
        <w:t xml:space="preserve">and </w:t>
      </w:r>
      <w:r w:rsidR="002A6408" w:rsidRPr="00F24457">
        <w:rPr>
          <w:b/>
          <w:bCs/>
          <w:color w:val="000000" w:themeColor="text1"/>
          <w:sz w:val="22"/>
          <w:szCs w:val="22"/>
        </w:rPr>
        <w:t>project concepts</w:t>
      </w:r>
      <w:r>
        <w:rPr>
          <w:color w:val="000000" w:themeColor="text1"/>
          <w:sz w:val="22"/>
          <w:szCs w:val="22"/>
        </w:rPr>
        <w:t xml:space="preserve"> and align them</w:t>
      </w:r>
      <w:r w:rsidR="00815D53">
        <w:rPr>
          <w:color w:val="000000" w:themeColor="text1"/>
          <w:sz w:val="22"/>
          <w:szCs w:val="22"/>
        </w:rPr>
        <w:t xml:space="preserve"> with national climate strategies, including NDCs and NAPs</w:t>
      </w:r>
      <w:r w:rsidR="006F2425">
        <w:rPr>
          <w:color w:val="000000" w:themeColor="text1"/>
          <w:sz w:val="22"/>
          <w:szCs w:val="22"/>
        </w:rPr>
        <w:t xml:space="preserve">, </w:t>
      </w:r>
    </w:p>
    <w:p w14:paraId="491F5457" w14:textId="1AFAC786" w:rsidR="00620E42" w:rsidRDefault="00EA19FD" w:rsidP="00F700E3">
      <w:pPr>
        <w:pStyle w:val="ListParagraph"/>
        <w:numPr>
          <w:ilvl w:val="0"/>
          <w:numId w:val="41"/>
        </w:numPr>
        <w:rPr>
          <w:color w:val="000000" w:themeColor="text1"/>
          <w:sz w:val="22"/>
          <w:szCs w:val="22"/>
        </w:rPr>
      </w:pPr>
      <w:r w:rsidRPr="00F24457">
        <w:rPr>
          <w:b/>
          <w:bCs/>
          <w:color w:val="000000" w:themeColor="text1"/>
          <w:sz w:val="22"/>
          <w:szCs w:val="22"/>
        </w:rPr>
        <w:t>Map</w:t>
      </w:r>
      <w:r w:rsidR="0002022A" w:rsidRPr="00F24457">
        <w:rPr>
          <w:b/>
          <w:bCs/>
          <w:color w:val="000000" w:themeColor="text1"/>
          <w:sz w:val="22"/>
          <w:szCs w:val="22"/>
        </w:rPr>
        <w:t xml:space="preserve"> existing climate expenditure</w:t>
      </w:r>
      <w:r w:rsidR="0002022A" w:rsidRPr="0002022A">
        <w:rPr>
          <w:color w:val="000000" w:themeColor="text1"/>
          <w:sz w:val="22"/>
          <w:szCs w:val="22"/>
        </w:rPr>
        <w:t>,</w:t>
      </w:r>
      <w:r w:rsidR="00F24457">
        <w:rPr>
          <w:color w:val="000000" w:themeColor="text1"/>
          <w:sz w:val="22"/>
          <w:szCs w:val="22"/>
        </w:rPr>
        <w:t xml:space="preserve"> including</w:t>
      </w:r>
      <w:r w:rsidR="0002022A" w:rsidRPr="0002022A">
        <w:rPr>
          <w:color w:val="000000" w:themeColor="text1"/>
          <w:sz w:val="22"/>
          <w:szCs w:val="22"/>
        </w:rPr>
        <w:t xml:space="preserve"> planned </w:t>
      </w:r>
      <w:r w:rsidR="00962361">
        <w:rPr>
          <w:color w:val="000000" w:themeColor="text1"/>
          <w:sz w:val="22"/>
          <w:szCs w:val="22"/>
        </w:rPr>
        <w:t>projects</w:t>
      </w:r>
      <w:r w:rsidR="0002022A" w:rsidRPr="0002022A">
        <w:rPr>
          <w:color w:val="000000" w:themeColor="text1"/>
          <w:sz w:val="22"/>
          <w:szCs w:val="22"/>
        </w:rPr>
        <w:t>, available funding sources, institutional roles and financing gaps</w:t>
      </w:r>
      <w:r>
        <w:rPr>
          <w:color w:val="000000" w:themeColor="text1"/>
          <w:sz w:val="22"/>
          <w:szCs w:val="22"/>
        </w:rPr>
        <w:t xml:space="preserve"> against climate plans</w:t>
      </w:r>
      <w:r w:rsidR="0002022A" w:rsidRPr="0002022A">
        <w:rPr>
          <w:color w:val="000000" w:themeColor="text1"/>
          <w:sz w:val="22"/>
          <w:szCs w:val="22"/>
        </w:rPr>
        <w:t>.</w:t>
      </w:r>
      <w:r w:rsidR="00962361">
        <w:rPr>
          <w:color w:val="000000" w:themeColor="text1"/>
          <w:sz w:val="22"/>
          <w:szCs w:val="22"/>
        </w:rPr>
        <w:t xml:space="preserve"> </w:t>
      </w:r>
    </w:p>
    <w:p w14:paraId="12D00C16" w14:textId="116CD0EF" w:rsidR="0002022A" w:rsidRDefault="006300AB" w:rsidP="00F700E3">
      <w:pPr>
        <w:pStyle w:val="ListParagraph"/>
        <w:numPr>
          <w:ilvl w:val="0"/>
          <w:numId w:val="41"/>
        </w:numPr>
        <w:rPr>
          <w:color w:val="000000" w:themeColor="text1"/>
          <w:sz w:val="22"/>
          <w:szCs w:val="22"/>
        </w:rPr>
      </w:pPr>
      <w:r w:rsidRPr="00F24457">
        <w:rPr>
          <w:b/>
          <w:bCs/>
          <w:color w:val="000000" w:themeColor="text1"/>
          <w:sz w:val="22"/>
          <w:szCs w:val="22"/>
        </w:rPr>
        <w:t>Develop a plan</w:t>
      </w:r>
      <w:r w:rsidR="00620E42">
        <w:rPr>
          <w:color w:val="000000" w:themeColor="text1"/>
          <w:sz w:val="22"/>
          <w:szCs w:val="22"/>
        </w:rPr>
        <w:t xml:space="preserve"> showing</w:t>
      </w:r>
      <w:r w:rsidR="00962361">
        <w:rPr>
          <w:color w:val="000000" w:themeColor="text1"/>
          <w:sz w:val="22"/>
          <w:szCs w:val="22"/>
        </w:rPr>
        <w:t xml:space="preserve"> which projects can be funded using public budgets and which ones would need to be financed</w:t>
      </w:r>
    </w:p>
    <w:p w14:paraId="710930DE" w14:textId="43D77BBF" w:rsidR="00BB6C6B" w:rsidRPr="00F24457" w:rsidRDefault="00411A0A" w:rsidP="00F700E3">
      <w:pPr>
        <w:pStyle w:val="ListParagraph"/>
        <w:numPr>
          <w:ilvl w:val="0"/>
          <w:numId w:val="41"/>
        </w:numPr>
        <w:rPr>
          <w:b/>
          <w:bCs/>
          <w:color w:val="000000" w:themeColor="text1"/>
          <w:sz w:val="22"/>
          <w:szCs w:val="22"/>
        </w:rPr>
      </w:pPr>
      <w:r w:rsidRPr="00F24457">
        <w:rPr>
          <w:b/>
          <w:bCs/>
          <w:color w:val="000000" w:themeColor="text1"/>
          <w:sz w:val="22"/>
          <w:szCs w:val="22"/>
        </w:rPr>
        <w:t>As part of the plan, identify</w:t>
      </w:r>
      <w:r w:rsidR="00BB6C6B" w:rsidRPr="00F24457">
        <w:rPr>
          <w:b/>
          <w:bCs/>
          <w:color w:val="000000" w:themeColor="text1"/>
          <w:sz w:val="22"/>
          <w:szCs w:val="22"/>
        </w:rPr>
        <w:t xml:space="preserve"> which actors will finance, regulate and deliver each priority </w:t>
      </w:r>
      <w:r w:rsidR="00F60C31" w:rsidRPr="00F24457">
        <w:rPr>
          <w:b/>
          <w:bCs/>
          <w:color w:val="000000" w:themeColor="text1"/>
          <w:sz w:val="22"/>
          <w:szCs w:val="22"/>
        </w:rPr>
        <w:t xml:space="preserve">investment </w:t>
      </w:r>
      <w:r w:rsidR="00BB6C6B" w:rsidRPr="00F24457">
        <w:rPr>
          <w:b/>
          <w:bCs/>
          <w:color w:val="000000" w:themeColor="text1"/>
          <w:sz w:val="22"/>
          <w:szCs w:val="22"/>
        </w:rPr>
        <w:t>across levels of government</w:t>
      </w:r>
      <w:r w:rsidR="007B089F" w:rsidRPr="00F24457">
        <w:rPr>
          <w:b/>
          <w:bCs/>
          <w:color w:val="000000" w:themeColor="text1"/>
          <w:sz w:val="22"/>
          <w:szCs w:val="22"/>
        </w:rPr>
        <w:t>.</w:t>
      </w:r>
    </w:p>
    <w:p w14:paraId="15614C60" w14:textId="3045C537" w:rsidR="005126F2" w:rsidRDefault="005126F2" w:rsidP="00F700E3">
      <w:pPr>
        <w:pStyle w:val="ListParagraph"/>
        <w:numPr>
          <w:ilvl w:val="0"/>
          <w:numId w:val="41"/>
        </w:numPr>
        <w:rPr>
          <w:color w:val="000000" w:themeColor="text1"/>
          <w:sz w:val="22"/>
          <w:szCs w:val="22"/>
        </w:rPr>
      </w:pPr>
      <w:r w:rsidRPr="00A3558E">
        <w:rPr>
          <w:color w:val="000000" w:themeColor="text1"/>
          <w:sz w:val="22"/>
          <w:szCs w:val="22"/>
        </w:rPr>
        <w:t xml:space="preserve">Incorporate </w:t>
      </w:r>
      <w:r w:rsidR="00411A0A">
        <w:rPr>
          <w:color w:val="000000" w:themeColor="text1"/>
          <w:sz w:val="22"/>
          <w:szCs w:val="22"/>
        </w:rPr>
        <w:t xml:space="preserve">the </w:t>
      </w:r>
      <w:r w:rsidRPr="00A3558E">
        <w:rPr>
          <w:color w:val="000000" w:themeColor="text1"/>
          <w:sz w:val="22"/>
          <w:szCs w:val="22"/>
        </w:rPr>
        <w:t>climate investment</w:t>
      </w:r>
      <w:r w:rsidR="00620E42">
        <w:rPr>
          <w:color w:val="000000" w:themeColor="text1"/>
          <w:sz w:val="22"/>
          <w:szCs w:val="22"/>
        </w:rPr>
        <w:t xml:space="preserve"> plan</w:t>
      </w:r>
      <w:r w:rsidRPr="00A3558E">
        <w:rPr>
          <w:color w:val="000000" w:themeColor="text1"/>
          <w:sz w:val="22"/>
          <w:szCs w:val="22"/>
        </w:rPr>
        <w:t xml:space="preserve"> into </w:t>
      </w:r>
      <w:r w:rsidR="007170CC">
        <w:rPr>
          <w:color w:val="000000" w:themeColor="text1"/>
          <w:sz w:val="22"/>
          <w:szCs w:val="22"/>
        </w:rPr>
        <w:t xml:space="preserve">long-term </w:t>
      </w:r>
      <w:r w:rsidRPr="00A3558E">
        <w:rPr>
          <w:color w:val="000000" w:themeColor="text1"/>
          <w:sz w:val="22"/>
          <w:szCs w:val="22"/>
        </w:rPr>
        <w:t>financial plans</w:t>
      </w:r>
      <w:r w:rsidR="00F23D12">
        <w:rPr>
          <w:color w:val="000000" w:themeColor="text1"/>
          <w:sz w:val="22"/>
          <w:szCs w:val="22"/>
        </w:rPr>
        <w:t xml:space="preserve"> </w:t>
      </w:r>
      <w:r w:rsidR="00157B03">
        <w:rPr>
          <w:color w:val="000000" w:themeColor="text1"/>
          <w:sz w:val="22"/>
          <w:szCs w:val="22"/>
        </w:rPr>
        <w:t>of levels of government</w:t>
      </w:r>
    </w:p>
    <w:p w14:paraId="3BDDBDE8" w14:textId="593819EB" w:rsidR="007170CC" w:rsidRDefault="002D47FC" w:rsidP="00F700E3">
      <w:pPr>
        <w:pStyle w:val="ListParagraph"/>
        <w:numPr>
          <w:ilvl w:val="0"/>
          <w:numId w:val="41"/>
        </w:numPr>
        <w:rPr>
          <w:color w:val="000000" w:themeColor="text1"/>
          <w:sz w:val="22"/>
          <w:szCs w:val="22"/>
        </w:rPr>
      </w:pPr>
      <w:r w:rsidRPr="00F24457">
        <w:rPr>
          <w:b/>
          <w:bCs/>
          <w:color w:val="000000" w:themeColor="text1"/>
          <w:sz w:val="22"/>
          <w:szCs w:val="22"/>
        </w:rPr>
        <w:lastRenderedPageBreak/>
        <w:t>Identify innovative financing mechanisms and private sector partnerships</w:t>
      </w:r>
      <w:r w:rsidRPr="004033B0">
        <w:rPr>
          <w:color w:val="000000" w:themeColor="text1"/>
          <w:sz w:val="22"/>
          <w:szCs w:val="22"/>
        </w:rPr>
        <w:t xml:space="preserve"> to bridge </w:t>
      </w:r>
      <w:r w:rsidR="004033B0" w:rsidRPr="004033B0">
        <w:rPr>
          <w:color w:val="000000" w:themeColor="text1"/>
          <w:sz w:val="22"/>
          <w:szCs w:val="22"/>
        </w:rPr>
        <w:t>any</w:t>
      </w:r>
      <w:r w:rsidRPr="004033B0">
        <w:rPr>
          <w:color w:val="000000" w:themeColor="text1"/>
          <w:sz w:val="22"/>
          <w:szCs w:val="22"/>
        </w:rPr>
        <w:t xml:space="preserve"> investment gaps</w:t>
      </w:r>
    </w:p>
    <w:p w14:paraId="71A858CA" w14:textId="77777777" w:rsidR="004A052F" w:rsidRDefault="004A052F" w:rsidP="007170CC">
      <w:pPr>
        <w:rPr>
          <w:color w:val="000000" w:themeColor="text1"/>
          <w:sz w:val="22"/>
          <w:szCs w:val="22"/>
        </w:rPr>
      </w:pPr>
    </w:p>
    <w:p w14:paraId="100E458E" w14:textId="56919EE3" w:rsidR="004A052F" w:rsidRDefault="004A052F" w:rsidP="004A052F">
      <w:pPr>
        <w:pStyle w:val="Heading4"/>
      </w:pPr>
      <w:r>
        <w:t>Illustrative examples</w:t>
      </w:r>
    </w:p>
    <w:p w14:paraId="6D0B0018" w14:textId="77777777" w:rsidR="004A052F" w:rsidRDefault="004A052F" w:rsidP="004A052F"/>
    <w:p w14:paraId="10146F16" w14:textId="5A5786CF" w:rsidR="004A5071" w:rsidRDefault="00F56BBE" w:rsidP="004A052F">
      <w:pPr>
        <w:rPr>
          <w:sz w:val="22"/>
          <w:szCs w:val="22"/>
        </w:rPr>
      </w:pPr>
      <w:r w:rsidRPr="008E0653">
        <w:rPr>
          <w:b/>
          <w:bCs/>
          <w:sz w:val="22"/>
          <w:szCs w:val="22"/>
        </w:rPr>
        <w:t xml:space="preserve">Climate City Contracts </w:t>
      </w:r>
      <w:r w:rsidR="00C420FA">
        <w:rPr>
          <w:b/>
          <w:bCs/>
          <w:sz w:val="22"/>
          <w:szCs w:val="22"/>
        </w:rPr>
        <w:t>investment planning</w:t>
      </w:r>
      <w:r w:rsidRPr="008E0653">
        <w:rPr>
          <w:b/>
          <w:bCs/>
          <w:sz w:val="22"/>
          <w:szCs w:val="22"/>
        </w:rPr>
        <w:t xml:space="preserve"> approach.</w:t>
      </w:r>
      <w:r w:rsidRPr="008E0653">
        <w:rPr>
          <w:sz w:val="22"/>
          <w:szCs w:val="22"/>
        </w:rPr>
        <w:t xml:space="preserve"> The climate investment-planning component of Sweden’s Climate City Contracts </w:t>
      </w:r>
      <w:r w:rsidR="00C33FF4" w:rsidRPr="008E0653">
        <w:rPr>
          <w:sz w:val="22"/>
          <w:szCs w:val="22"/>
        </w:rPr>
        <w:t>involves four key steps: 1) develop a city-level emissions and climate risks baseline</w:t>
      </w:r>
      <w:r w:rsidR="0098452D" w:rsidRPr="008E0653">
        <w:rPr>
          <w:sz w:val="22"/>
          <w:szCs w:val="22"/>
        </w:rPr>
        <w:t xml:space="preserve"> and make forecasts</w:t>
      </w:r>
      <w:r w:rsidR="00C33FF4" w:rsidRPr="008E0653">
        <w:rPr>
          <w:sz w:val="22"/>
          <w:szCs w:val="22"/>
        </w:rPr>
        <w:t xml:space="preserve">, 2) </w:t>
      </w:r>
      <w:r w:rsidR="0098452D" w:rsidRPr="008E0653">
        <w:rPr>
          <w:sz w:val="22"/>
          <w:szCs w:val="22"/>
        </w:rPr>
        <w:t xml:space="preserve">identify </w:t>
      </w:r>
      <w:r w:rsidR="001F550A" w:rsidRPr="008E0653">
        <w:rPr>
          <w:sz w:val="22"/>
          <w:szCs w:val="22"/>
        </w:rPr>
        <w:t xml:space="preserve">climate actions that could help lower emissions and climate risks, 3) develop an implementation roadmap for identified climate actions and 4) </w:t>
      </w:r>
      <w:r w:rsidR="000C385F" w:rsidRPr="008E0653">
        <w:rPr>
          <w:sz w:val="22"/>
          <w:szCs w:val="22"/>
        </w:rPr>
        <w:t xml:space="preserve">identify </w:t>
      </w:r>
      <w:r w:rsidR="0077656A" w:rsidRPr="008E0653">
        <w:rPr>
          <w:sz w:val="22"/>
          <w:szCs w:val="22"/>
        </w:rPr>
        <w:t>which projects will be funded by public budgets and where additional financing will be needed</w:t>
      </w:r>
      <w:r w:rsidR="00874CF4" w:rsidRPr="008E0653">
        <w:rPr>
          <w:sz w:val="22"/>
          <w:szCs w:val="22"/>
        </w:rPr>
        <w:t>; map financing actors and explore innovative financing mechanisms accordingly.</w:t>
      </w:r>
      <w:r w:rsidR="00B40C97" w:rsidRPr="008E0653">
        <w:rPr>
          <w:rStyle w:val="FootnoteReference"/>
          <w:sz w:val="22"/>
          <w:szCs w:val="22"/>
        </w:rPr>
        <w:footnoteReference w:id="22"/>
      </w:r>
      <w:r w:rsidR="00874CF4" w:rsidRPr="008E0653">
        <w:rPr>
          <w:sz w:val="22"/>
          <w:szCs w:val="22"/>
        </w:rPr>
        <w:t xml:space="preserve"> </w:t>
      </w:r>
    </w:p>
    <w:p w14:paraId="5EC9120E" w14:textId="290D9A40" w:rsidR="00C420FA" w:rsidRPr="00C420FA" w:rsidRDefault="00C420FA" w:rsidP="00C420FA">
      <w:pPr>
        <w:pStyle w:val="ListParagraph"/>
        <w:numPr>
          <w:ilvl w:val="0"/>
          <w:numId w:val="73"/>
        </w:numPr>
        <w:rPr>
          <w:sz w:val="22"/>
          <w:szCs w:val="22"/>
        </w:rPr>
      </w:pPr>
      <w:r w:rsidRPr="00C420FA">
        <w:rPr>
          <w:b/>
          <w:bCs/>
          <w:sz w:val="22"/>
          <w:szCs w:val="22"/>
        </w:rPr>
        <w:t>Climate City Contract Investment Plan of the Hague</w:t>
      </w:r>
      <w:r>
        <w:rPr>
          <w:b/>
          <w:bCs/>
          <w:sz w:val="22"/>
          <w:szCs w:val="22"/>
        </w:rPr>
        <w:t xml:space="preserve">: </w:t>
      </w:r>
      <w:r w:rsidRPr="00C420FA">
        <w:rPr>
          <w:sz w:val="22"/>
          <w:szCs w:val="22"/>
        </w:rPr>
        <w:t>The city of the Hague has the ambition to be climate-neutral in 2030. The current budget for climate and transition initiatives totals EUR 198.1 million for the period 2024-2027. The Climate Investment Plan of the Hague identifies its investment baseline and barriers, cross-references its existing municipal budget with its sectoral climate action priorities, estimates the gap between current allocations and total capital needs, and examines stakeholder shares, financing sources, implementation and investment risks and delivery arrangements. Its plan therefore connects its climate priorities with both the municipal planning and budget cycle and investment beyond the municipality.</w:t>
      </w:r>
      <w:r w:rsidRPr="008E0653">
        <w:rPr>
          <w:rStyle w:val="FootnoteReference"/>
          <w:sz w:val="22"/>
          <w:szCs w:val="22"/>
        </w:rPr>
        <w:footnoteReference w:id="23"/>
      </w:r>
    </w:p>
    <w:p w14:paraId="2772CEAD" w14:textId="346174F7" w:rsidR="00B40C97" w:rsidRPr="008E0653" w:rsidRDefault="00B40C97" w:rsidP="004A052F">
      <w:pPr>
        <w:rPr>
          <w:sz w:val="22"/>
          <w:szCs w:val="22"/>
        </w:rPr>
      </w:pPr>
    </w:p>
    <w:p w14:paraId="2AB041A6" w14:textId="7F2DDF6F" w:rsidR="00B40C97" w:rsidRPr="008E0653" w:rsidRDefault="002E5377" w:rsidP="004A052F">
      <w:pPr>
        <w:rPr>
          <w:sz w:val="22"/>
          <w:szCs w:val="22"/>
        </w:rPr>
      </w:pPr>
      <w:r w:rsidRPr="008E0653">
        <w:rPr>
          <w:b/>
          <w:bCs/>
          <w:sz w:val="22"/>
          <w:szCs w:val="22"/>
        </w:rPr>
        <w:t>C40 Climate Budgeting Framework</w:t>
      </w:r>
      <w:r w:rsidR="00EA4506" w:rsidRPr="008E0653">
        <w:rPr>
          <w:b/>
          <w:bCs/>
          <w:sz w:val="22"/>
          <w:szCs w:val="22"/>
        </w:rPr>
        <w:t xml:space="preserve"> (CBF). </w:t>
      </w:r>
      <w:r w:rsidR="00EA4506" w:rsidRPr="008E0653">
        <w:rPr>
          <w:sz w:val="22"/>
          <w:szCs w:val="22"/>
        </w:rPr>
        <w:t>The CBF</w:t>
      </w:r>
      <w:r w:rsidR="00EA4506" w:rsidRPr="008E0653">
        <w:rPr>
          <w:b/>
          <w:bCs/>
          <w:sz w:val="22"/>
          <w:szCs w:val="22"/>
        </w:rPr>
        <w:t xml:space="preserve"> </w:t>
      </w:r>
      <w:r w:rsidR="00685608">
        <w:rPr>
          <w:sz w:val="22"/>
          <w:szCs w:val="22"/>
        </w:rPr>
        <w:t>helps</w:t>
      </w:r>
      <w:r w:rsidR="00EA4506" w:rsidRPr="008E0653">
        <w:rPr>
          <w:sz w:val="22"/>
          <w:szCs w:val="22"/>
        </w:rPr>
        <w:t xml:space="preserve"> cities in developing, implementing, and adopting a credible and robust climate budgeting process, setting out </w:t>
      </w:r>
      <w:r w:rsidR="00685608">
        <w:rPr>
          <w:sz w:val="22"/>
          <w:szCs w:val="22"/>
        </w:rPr>
        <w:t>guidance</w:t>
      </w:r>
      <w:r w:rsidR="00EA4506" w:rsidRPr="008E0653">
        <w:rPr>
          <w:sz w:val="22"/>
          <w:szCs w:val="22"/>
        </w:rPr>
        <w:t xml:space="preserve"> </w:t>
      </w:r>
      <w:r w:rsidR="00406186">
        <w:rPr>
          <w:sz w:val="22"/>
          <w:szCs w:val="22"/>
        </w:rPr>
        <w:t xml:space="preserve">for the budgeting </w:t>
      </w:r>
      <w:r w:rsidR="00EA4506" w:rsidRPr="008E0653">
        <w:rPr>
          <w:sz w:val="22"/>
          <w:szCs w:val="22"/>
        </w:rPr>
        <w:t>process and output.</w:t>
      </w:r>
      <w:r w:rsidR="002D28D3">
        <w:rPr>
          <w:rStyle w:val="FootnoteReference"/>
          <w:sz w:val="22"/>
          <w:szCs w:val="22"/>
        </w:rPr>
        <w:footnoteReference w:id="24"/>
      </w:r>
      <w:r w:rsidR="00EA4506" w:rsidRPr="008E0653">
        <w:rPr>
          <w:sz w:val="22"/>
          <w:szCs w:val="22"/>
        </w:rPr>
        <w:t> </w:t>
      </w:r>
      <w:r w:rsidR="008E0653" w:rsidRPr="008E0653">
        <w:rPr>
          <w:sz w:val="22"/>
          <w:szCs w:val="22"/>
        </w:rPr>
        <w:t>It treats climate budgeting as a recurring governance process that connects climate action plan targets to annual or cyclical delivery plans, covers both operating and capital budgets, requires ownership by the finance function and cross-departmental teams, assigns implementation responsibilities and embeds monitoring and learning into the ordinary budget process.</w:t>
      </w:r>
      <w:r w:rsidR="00C962CA">
        <w:rPr>
          <w:sz w:val="22"/>
          <w:szCs w:val="22"/>
        </w:rPr>
        <w:t xml:space="preserve"> </w:t>
      </w:r>
      <w:r w:rsidR="00C31D70">
        <w:rPr>
          <w:sz w:val="22"/>
          <w:szCs w:val="22"/>
        </w:rPr>
        <w:t xml:space="preserve">Further guidance by C40 highlights </w:t>
      </w:r>
      <w:hyperlink r:id="rId22">
        <w:r w:rsidR="00C31D70" w:rsidRPr="3957F69D">
          <w:rPr>
            <w:rStyle w:val="Hyperlink"/>
            <w:sz w:val="22"/>
            <w:szCs w:val="22"/>
          </w:rPr>
          <w:t>how to get started on a robust and credible climate budget</w:t>
        </w:r>
      </w:hyperlink>
      <w:r w:rsidR="00D25E34">
        <w:rPr>
          <w:sz w:val="22"/>
          <w:szCs w:val="22"/>
        </w:rPr>
        <w:t xml:space="preserve">. This includes securing political commitments </w:t>
      </w:r>
      <w:r w:rsidR="00412C01">
        <w:rPr>
          <w:sz w:val="22"/>
          <w:szCs w:val="22"/>
        </w:rPr>
        <w:t>from the city leadership and using the climate budget to have multilevel dialogues with the national government to support investmen</w:t>
      </w:r>
      <w:r w:rsidR="004D1A53">
        <w:rPr>
          <w:sz w:val="22"/>
          <w:szCs w:val="22"/>
        </w:rPr>
        <w:t xml:space="preserve">t into priority projects. </w:t>
      </w:r>
    </w:p>
    <w:p w14:paraId="367BA744" w14:textId="77777777" w:rsidR="000D6D91" w:rsidRPr="008E0653" w:rsidRDefault="000D6D91" w:rsidP="007170CC">
      <w:pPr>
        <w:rPr>
          <w:color w:val="000000" w:themeColor="text1"/>
          <w:sz w:val="20"/>
          <w:szCs w:val="20"/>
        </w:rPr>
      </w:pPr>
    </w:p>
    <w:p w14:paraId="08438856" w14:textId="394C16D0" w:rsidR="000D6D91" w:rsidRPr="007170CC" w:rsidRDefault="000D6D91" w:rsidP="000D6D91">
      <w:pPr>
        <w:pStyle w:val="Heading4"/>
      </w:pPr>
      <w:r>
        <w:t>Transferability</w:t>
      </w:r>
      <w:r w:rsidR="00A733EF">
        <w:t xml:space="preserve"> considerations</w:t>
      </w:r>
    </w:p>
    <w:p w14:paraId="18442CC9" w14:textId="77777777" w:rsidR="00206081" w:rsidRDefault="00206081" w:rsidP="00AB6C23">
      <w:pPr>
        <w:rPr>
          <w:sz w:val="22"/>
          <w:szCs w:val="22"/>
        </w:rPr>
      </w:pPr>
    </w:p>
    <w:p w14:paraId="5A888E33" w14:textId="2534ED9D" w:rsidR="000D6D91" w:rsidRDefault="008B4536" w:rsidP="00F700E3">
      <w:pPr>
        <w:pStyle w:val="ListParagraph"/>
        <w:numPr>
          <w:ilvl w:val="0"/>
          <w:numId w:val="42"/>
        </w:numPr>
        <w:rPr>
          <w:sz w:val="22"/>
          <w:szCs w:val="22"/>
        </w:rPr>
      </w:pPr>
      <w:r w:rsidRPr="00176EBD">
        <w:rPr>
          <w:b/>
          <w:bCs/>
          <w:sz w:val="22"/>
          <w:szCs w:val="22"/>
        </w:rPr>
        <w:t>Adapt to the governance context.</w:t>
      </w:r>
      <w:r w:rsidRPr="00176EBD">
        <w:rPr>
          <w:sz w:val="22"/>
          <w:szCs w:val="22"/>
        </w:rPr>
        <w:t xml:space="preserve"> Map where</w:t>
      </w:r>
      <w:r w:rsidR="00022DDB" w:rsidRPr="00176EBD">
        <w:rPr>
          <w:sz w:val="22"/>
          <w:szCs w:val="22"/>
        </w:rPr>
        <w:t xml:space="preserve"> the city</w:t>
      </w:r>
      <w:r w:rsidRPr="00176EBD">
        <w:rPr>
          <w:sz w:val="22"/>
          <w:szCs w:val="22"/>
        </w:rPr>
        <w:t xml:space="preserve"> planning, budgeting and investment </w:t>
      </w:r>
      <w:r w:rsidR="00BF49FA">
        <w:rPr>
          <w:sz w:val="22"/>
          <w:szCs w:val="22"/>
        </w:rPr>
        <w:t>authority</w:t>
      </w:r>
      <w:r w:rsidRPr="00176EBD">
        <w:rPr>
          <w:sz w:val="22"/>
          <w:szCs w:val="22"/>
        </w:rPr>
        <w:t xml:space="preserve"> sits, and tailor the connections between local, regional and national processes accordingly.</w:t>
      </w:r>
      <w:r w:rsidR="00FA54FE">
        <w:rPr>
          <w:sz w:val="22"/>
          <w:szCs w:val="22"/>
        </w:rPr>
        <w:t xml:space="preserve"> </w:t>
      </w:r>
      <w:r w:rsidR="00FA54FE" w:rsidRPr="00FA54FE">
        <w:rPr>
          <w:sz w:val="22"/>
          <w:szCs w:val="22"/>
        </w:rPr>
        <w:t>In more centrali</w:t>
      </w:r>
      <w:r w:rsidR="00FA54FE">
        <w:rPr>
          <w:sz w:val="22"/>
          <w:szCs w:val="22"/>
        </w:rPr>
        <w:t>z</w:t>
      </w:r>
      <w:r w:rsidR="00FA54FE" w:rsidRPr="00FA54FE">
        <w:rPr>
          <w:sz w:val="22"/>
          <w:szCs w:val="22"/>
        </w:rPr>
        <w:t xml:space="preserve">ed systems, national or regional finance authorities may lead the </w:t>
      </w:r>
      <w:r w:rsidR="00F6753A">
        <w:rPr>
          <w:sz w:val="22"/>
          <w:szCs w:val="22"/>
        </w:rPr>
        <w:t>investment planning and budgeting</w:t>
      </w:r>
      <w:r w:rsidR="00EF78CB">
        <w:rPr>
          <w:sz w:val="22"/>
          <w:szCs w:val="22"/>
        </w:rPr>
        <w:t xml:space="preserve"> process </w:t>
      </w:r>
      <w:r w:rsidR="00FA54FE" w:rsidRPr="00FA54FE">
        <w:rPr>
          <w:sz w:val="22"/>
          <w:szCs w:val="22"/>
        </w:rPr>
        <w:t>while cities</w:t>
      </w:r>
      <w:r w:rsidR="00EF78CB">
        <w:rPr>
          <w:sz w:val="22"/>
          <w:szCs w:val="22"/>
        </w:rPr>
        <w:t xml:space="preserve"> may</w:t>
      </w:r>
      <w:r w:rsidR="00FA54FE" w:rsidRPr="00FA54FE">
        <w:rPr>
          <w:sz w:val="22"/>
          <w:szCs w:val="22"/>
        </w:rPr>
        <w:t xml:space="preserve"> provide locally grounded </w:t>
      </w:r>
      <w:r w:rsidR="00F2693A">
        <w:rPr>
          <w:sz w:val="22"/>
          <w:szCs w:val="22"/>
        </w:rPr>
        <w:t>investment priorities</w:t>
      </w:r>
      <w:r w:rsidR="00FA54FE" w:rsidRPr="00FA54FE">
        <w:rPr>
          <w:sz w:val="22"/>
          <w:szCs w:val="22"/>
        </w:rPr>
        <w:t xml:space="preserve"> and </w:t>
      </w:r>
      <w:r w:rsidR="00EF78CB">
        <w:rPr>
          <w:sz w:val="22"/>
          <w:szCs w:val="22"/>
        </w:rPr>
        <w:t xml:space="preserve">implementation evidence. </w:t>
      </w:r>
    </w:p>
    <w:p w14:paraId="14524758" w14:textId="0D3544A2" w:rsidR="009F1C12" w:rsidRPr="00553C52" w:rsidRDefault="00614B02" w:rsidP="00F700E3">
      <w:pPr>
        <w:pStyle w:val="ListParagraph"/>
        <w:numPr>
          <w:ilvl w:val="0"/>
          <w:numId w:val="42"/>
        </w:numPr>
        <w:rPr>
          <w:sz w:val="22"/>
          <w:szCs w:val="22"/>
        </w:rPr>
      </w:pPr>
      <w:r w:rsidRPr="00614B02">
        <w:rPr>
          <w:b/>
          <w:bCs/>
          <w:sz w:val="22"/>
          <w:szCs w:val="22"/>
        </w:rPr>
        <w:lastRenderedPageBreak/>
        <w:t xml:space="preserve">Develop progressively and expand the scope over time. </w:t>
      </w:r>
      <w:r w:rsidRPr="00614B02">
        <w:rPr>
          <w:sz w:val="22"/>
          <w:szCs w:val="22"/>
        </w:rPr>
        <w:t xml:space="preserve">Lower-capacity governments can begin with </w:t>
      </w:r>
      <w:r w:rsidR="000C2C27">
        <w:rPr>
          <w:sz w:val="22"/>
          <w:szCs w:val="22"/>
        </w:rPr>
        <w:t>climate-aligned</w:t>
      </w:r>
      <w:r w:rsidRPr="00614B02">
        <w:rPr>
          <w:sz w:val="22"/>
          <w:szCs w:val="22"/>
        </w:rPr>
        <w:t xml:space="preserve"> </w:t>
      </w:r>
      <w:r w:rsidR="000C2C27">
        <w:rPr>
          <w:sz w:val="22"/>
          <w:szCs w:val="22"/>
        </w:rPr>
        <w:t>budget</w:t>
      </w:r>
      <w:r w:rsidRPr="00614B02">
        <w:rPr>
          <w:sz w:val="22"/>
          <w:szCs w:val="22"/>
        </w:rPr>
        <w:t xml:space="preserve"> </w:t>
      </w:r>
      <w:r w:rsidR="000C5134">
        <w:rPr>
          <w:sz w:val="22"/>
          <w:szCs w:val="22"/>
        </w:rPr>
        <w:t>tagging</w:t>
      </w:r>
      <w:r w:rsidR="00C31349">
        <w:rPr>
          <w:rStyle w:val="FootnoteReference"/>
          <w:sz w:val="22"/>
          <w:szCs w:val="22"/>
        </w:rPr>
        <w:footnoteReference w:id="25"/>
      </w:r>
      <w:r w:rsidRPr="00614B02">
        <w:rPr>
          <w:sz w:val="22"/>
          <w:szCs w:val="22"/>
        </w:rPr>
        <w:t xml:space="preserve">, a priority investment register, and basic mapping of costs, responsibilities and funding gaps. As data and capacity improve, the process can incorporate more advanced </w:t>
      </w:r>
      <w:r w:rsidR="00553C52">
        <w:rPr>
          <w:sz w:val="22"/>
          <w:szCs w:val="22"/>
        </w:rPr>
        <w:t>investment planning</w:t>
      </w:r>
      <w:r w:rsidRPr="00614B02">
        <w:rPr>
          <w:sz w:val="22"/>
          <w:szCs w:val="22"/>
        </w:rPr>
        <w:t xml:space="preserve"> </w:t>
      </w:r>
      <w:r w:rsidR="00553C52">
        <w:rPr>
          <w:sz w:val="22"/>
          <w:szCs w:val="22"/>
        </w:rPr>
        <w:t>that</w:t>
      </w:r>
      <w:r w:rsidRPr="00614B02">
        <w:rPr>
          <w:sz w:val="22"/>
          <w:szCs w:val="22"/>
        </w:rPr>
        <w:t xml:space="preserve"> extend</w:t>
      </w:r>
      <w:r w:rsidR="00553C52">
        <w:rPr>
          <w:sz w:val="22"/>
          <w:szCs w:val="22"/>
        </w:rPr>
        <w:t>s</w:t>
      </w:r>
      <w:r w:rsidRPr="00614B02">
        <w:rPr>
          <w:sz w:val="22"/>
          <w:szCs w:val="22"/>
        </w:rPr>
        <w:t xml:space="preserve"> beyond municipal assets to utilities, households, businesses and regional or national infrastructure.</w:t>
      </w:r>
      <w:r w:rsidR="00553C52">
        <w:rPr>
          <w:rStyle w:val="FootnoteReference"/>
          <w:sz w:val="22"/>
          <w:szCs w:val="22"/>
        </w:rPr>
        <w:footnoteReference w:id="26"/>
      </w:r>
    </w:p>
    <w:p w14:paraId="4D3C7C34" w14:textId="15F58F74" w:rsidR="00B61A39" w:rsidRDefault="00B61A39" w:rsidP="00694926">
      <w:pPr>
        <w:rPr>
          <w:sz w:val="22"/>
          <w:szCs w:val="22"/>
        </w:rPr>
      </w:pPr>
    </w:p>
    <w:p w14:paraId="2987196C" w14:textId="23D133B3" w:rsidR="00694926" w:rsidRDefault="00694926" w:rsidP="00B51E54">
      <w:pPr>
        <w:pStyle w:val="Heading4"/>
      </w:pPr>
      <w:r>
        <w:t>Enabling conditions</w:t>
      </w:r>
    </w:p>
    <w:p w14:paraId="142B8BDE" w14:textId="77777777" w:rsidR="00553C52" w:rsidRDefault="00553C52" w:rsidP="00553C52"/>
    <w:p w14:paraId="016BF562" w14:textId="5F5F259F" w:rsidR="00553C52" w:rsidRPr="0018061E" w:rsidRDefault="005D7570" w:rsidP="00F700E3">
      <w:pPr>
        <w:pStyle w:val="ListParagraph"/>
        <w:numPr>
          <w:ilvl w:val="0"/>
          <w:numId w:val="43"/>
        </w:numPr>
        <w:rPr>
          <w:sz w:val="22"/>
          <w:szCs w:val="22"/>
        </w:rPr>
      </w:pPr>
      <w:r w:rsidRPr="0018061E">
        <w:rPr>
          <w:b/>
          <w:bCs/>
          <w:sz w:val="22"/>
          <w:szCs w:val="22"/>
        </w:rPr>
        <w:t>Sustained political and administrative mandate.</w:t>
      </w:r>
      <w:r w:rsidRPr="0018061E">
        <w:rPr>
          <w:sz w:val="22"/>
          <w:szCs w:val="22"/>
        </w:rPr>
        <w:t xml:space="preserve"> National, subnational and city leaders must authorise the </w:t>
      </w:r>
      <w:r w:rsidR="00D53243" w:rsidRPr="0018061E">
        <w:rPr>
          <w:sz w:val="22"/>
          <w:szCs w:val="22"/>
        </w:rPr>
        <w:t xml:space="preserve">investment planning and budgeting </w:t>
      </w:r>
      <w:r w:rsidRPr="0018061E">
        <w:rPr>
          <w:sz w:val="22"/>
          <w:szCs w:val="22"/>
        </w:rPr>
        <w:t>process</w:t>
      </w:r>
      <w:r w:rsidR="00D53243" w:rsidRPr="0018061E">
        <w:rPr>
          <w:sz w:val="22"/>
          <w:szCs w:val="22"/>
        </w:rPr>
        <w:t>es</w:t>
      </w:r>
      <w:r w:rsidRPr="0018061E">
        <w:rPr>
          <w:sz w:val="22"/>
          <w:szCs w:val="22"/>
        </w:rPr>
        <w:t>, connect it to agreed climate goals and sustain it across annual budget and electoral cycles.</w:t>
      </w:r>
    </w:p>
    <w:p w14:paraId="287F59B3" w14:textId="12AEA5B4" w:rsidR="00D53243" w:rsidRDefault="00940B9D" w:rsidP="00F700E3">
      <w:pPr>
        <w:pStyle w:val="ListParagraph"/>
        <w:numPr>
          <w:ilvl w:val="0"/>
          <w:numId w:val="43"/>
        </w:numPr>
        <w:rPr>
          <w:sz w:val="22"/>
          <w:szCs w:val="22"/>
        </w:rPr>
      </w:pPr>
      <w:r w:rsidRPr="0018061E">
        <w:rPr>
          <w:b/>
          <w:bCs/>
          <w:sz w:val="22"/>
          <w:szCs w:val="22"/>
        </w:rPr>
        <w:t>Clear roles, responsibilities and decision pathways.</w:t>
      </w:r>
      <w:r w:rsidRPr="0018061E">
        <w:rPr>
          <w:sz w:val="22"/>
          <w:szCs w:val="22"/>
        </w:rPr>
        <w:t xml:space="preserve"> Governments need agreement on who identifies, funds, approves, implements and monitors investments—including the respective responsibilities of national, subnational and local authorities and external actors.</w:t>
      </w:r>
    </w:p>
    <w:p w14:paraId="155C7A2D" w14:textId="52A94D68" w:rsidR="00F71D88" w:rsidRPr="0018061E" w:rsidRDefault="00F71D88" w:rsidP="00F700E3">
      <w:pPr>
        <w:pStyle w:val="ListParagraph"/>
        <w:numPr>
          <w:ilvl w:val="0"/>
          <w:numId w:val="43"/>
        </w:numPr>
        <w:rPr>
          <w:sz w:val="22"/>
          <w:szCs w:val="22"/>
        </w:rPr>
      </w:pPr>
      <w:r>
        <w:rPr>
          <w:b/>
          <w:bCs/>
          <w:sz w:val="22"/>
          <w:szCs w:val="22"/>
        </w:rPr>
        <w:t>Integration into existing financial planning and budgeting processes</w:t>
      </w:r>
      <w:r w:rsidR="0049576B">
        <w:rPr>
          <w:b/>
          <w:bCs/>
          <w:sz w:val="22"/>
          <w:szCs w:val="22"/>
        </w:rPr>
        <w:t xml:space="preserve"> </w:t>
      </w:r>
      <w:r>
        <w:rPr>
          <w:b/>
          <w:bCs/>
          <w:sz w:val="22"/>
          <w:szCs w:val="22"/>
        </w:rPr>
        <w:t xml:space="preserve">covering both operational and investment </w:t>
      </w:r>
      <w:r w:rsidR="0049576B">
        <w:rPr>
          <w:b/>
          <w:bCs/>
          <w:sz w:val="22"/>
          <w:szCs w:val="22"/>
        </w:rPr>
        <w:t>responsibilities</w:t>
      </w:r>
      <w:r w:rsidR="0049576B">
        <w:rPr>
          <w:rStyle w:val="FootnoteReference"/>
          <w:b/>
          <w:bCs/>
          <w:sz w:val="22"/>
          <w:szCs w:val="22"/>
        </w:rPr>
        <w:footnoteReference w:id="27"/>
      </w:r>
    </w:p>
    <w:p w14:paraId="62C82464" w14:textId="1C67E8BC" w:rsidR="00312BFD" w:rsidRDefault="00312BFD" w:rsidP="00F700E3">
      <w:pPr>
        <w:pStyle w:val="ListParagraph"/>
        <w:numPr>
          <w:ilvl w:val="0"/>
          <w:numId w:val="43"/>
        </w:numPr>
        <w:rPr>
          <w:sz w:val="22"/>
          <w:szCs w:val="22"/>
        </w:rPr>
      </w:pPr>
      <w:r w:rsidRPr="0018061E">
        <w:rPr>
          <w:b/>
          <w:bCs/>
          <w:sz w:val="22"/>
          <w:szCs w:val="22"/>
        </w:rPr>
        <w:t>Monitoring, accountability and review.</w:t>
      </w:r>
      <w:r w:rsidRPr="0018061E">
        <w:rPr>
          <w:sz w:val="22"/>
          <w:szCs w:val="22"/>
        </w:rPr>
        <w:t xml:space="preserve"> Responsibilities, expenditure and delivery should be monitored through ordinary budget and operational reporting, with findings used to update priorities, funding assumptions and future budgets.</w:t>
      </w:r>
    </w:p>
    <w:p w14:paraId="089CEE8A" w14:textId="77777777" w:rsidR="0018061E" w:rsidRDefault="0018061E" w:rsidP="0018061E">
      <w:pPr>
        <w:rPr>
          <w:sz w:val="22"/>
          <w:szCs w:val="22"/>
        </w:rPr>
      </w:pPr>
    </w:p>
    <w:p w14:paraId="0E44826A" w14:textId="754BD7C6" w:rsidR="0018061E" w:rsidRDefault="0018061E" w:rsidP="0018061E">
      <w:pPr>
        <w:rPr>
          <w:rFonts w:eastAsia="Avenir" w:cs="Avenir"/>
          <w:sz w:val="22"/>
          <w:szCs w:val="22"/>
        </w:rPr>
      </w:pPr>
      <w:r w:rsidRPr="007D011C">
        <w:rPr>
          <w:rFonts w:eastAsia="Avenir" w:cs="Avenir"/>
          <w:b/>
          <w:bCs/>
          <w:sz w:val="22"/>
          <w:szCs w:val="22"/>
        </w:rPr>
        <w:t>Recommendations for actors:</w:t>
      </w:r>
      <w:r w:rsidRPr="007D011C">
        <w:rPr>
          <w:rFonts w:eastAsia="Avenir" w:cs="Avenir"/>
          <w:sz w:val="22"/>
          <w:szCs w:val="22"/>
        </w:rPr>
        <w:t xml:space="preserve"> national governments, cities and international partners</w:t>
      </w:r>
    </w:p>
    <w:p w14:paraId="09592AE3" w14:textId="77777777" w:rsidR="008C5628" w:rsidRPr="0018061E" w:rsidRDefault="008C5628" w:rsidP="0018061E">
      <w:pPr>
        <w:rPr>
          <w:sz w:val="22"/>
          <w:szCs w:val="22"/>
        </w:rPr>
      </w:pPr>
    </w:p>
    <w:p w14:paraId="61558BDF" w14:textId="444E7950" w:rsidR="003665C6" w:rsidRDefault="008C5628" w:rsidP="008C5628">
      <w:pPr>
        <w:pStyle w:val="Heading3"/>
      </w:pPr>
      <w:r>
        <w:t xml:space="preserve">4.2. </w:t>
      </w:r>
      <w:r w:rsidR="004744DB" w:rsidRPr="008C5628">
        <w:t>Portfolio</w:t>
      </w:r>
      <w:r w:rsidR="002A067F" w:rsidRPr="008C5628">
        <w:t xml:space="preserve"> </w:t>
      </w:r>
      <w:r w:rsidR="00C44E1C">
        <w:t xml:space="preserve">and Pipeline </w:t>
      </w:r>
      <w:r w:rsidR="00621CA5">
        <w:t>Development</w:t>
      </w:r>
    </w:p>
    <w:p w14:paraId="3E8C1678" w14:textId="77777777" w:rsidR="009272A4" w:rsidRDefault="009272A4" w:rsidP="009272A4"/>
    <w:p w14:paraId="790AD36F" w14:textId="3D6D8CA8" w:rsidR="009272A4" w:rsidRDefault="009272A4" w:rsidP="009272A4">
      <w:pPr>
        <w:pStyle w:val="Heading4"/>
      </w:pPr>
      <w:r>
        <w:t>Overview:</w:t>
      </w:r>
    </w:p>
    <w:p w14:paraId="0ABFCCD6" w14:textId="60A7A0D8" w:rsidR="009272A4" w:rsidRDefault="009272A4" w:rsidP="009272A4"/>
    <w:p w14:paraId="5186EAE2" w14:textId="5A99A7AB" w:rsidR="00D03A00" w:rsidRDefault="00383EE4" w:rsidP="009272A4">
      <w:pPr>
        <w:rPr>
          <w:sz w:val="22"/>
          <w:szCs w:val="22"/>
        </w:rPr>
      </w:pPr>
      <w:r w:rsidRPr="00060A10">
        <w:rPr>
          <w:b/>
          <w:bCs/>
          <w:sz w:val="22"/>
          <w:szCs w:val="22"/>
        </w:rPr>
        <w:t>What it is:</w:t>
      </w:r>
      <w:r>
        <w:rPr>
          <w:sz w:val="22"/>
          <w:szCs w:val="22"/>
        </w:rPr>
        <w:t xml:space="preserve"> </w:t>
      </w:r>
      <w:r w:rsidR="00D47763" w:rsidRPr="00D47763">
        <w:rPr>
          <w:sz w:val="22"/>
          <w:szCs w:val="22"/>
        </w:rPr>
        <w:t>Portfolio and pipeline development involves translating agreed climate priorities into a coordinated portfolio of interventions and progressively identifying and preparing the investible projects that emerge from it</w:t>
      </w:r>
      <w:r w:rsidR="007E55B2" w:rsidRPr="007E55B2">
        <w:rPr>
          <w:sz w:val="22"/>
          <w:szCs w:val="22"/>
        </w:rPr>
        <w:t xml:space="preserve">. </w:t>
      </w:r>
      <w:r w:rsidR="0079023C" w:rsidRPr="0079023C">
        <w:rPr>
          <w:sz w:val="22"/>
          <w:szCs w:val="22"/>
        </w:rPr>
        <w:t xml:space="preserve">A portfolio can </w:t>
      </w:r>
      <w:r w:rsidR="008E4DA1">
        <w:rPr>
          <w:sz w:val="22"/>
          <w:szCs w:val="22"/>
        </w:rPr>
        <w:t>package</w:t>
      </w:r>
      <w:r w:rsidR="0079023C" w:rsidRPr="0079023C">
        <w:rPr>
          <w:sz w:val="22"/>
          <w:szCs w:val="22"/>
        </w:rPr>
        <w:t xml:space="preserve"> projects with enabling policy, governance, procurement, capacity and implementation measures around a common missio</w:t>
      </w:r>
      <w:r w:rsidR="00E56FA7">
        <w:rPr>
          <w:sz w:val="22"/>
          <w:szCs w:val="22"/>
        </w:rPr>
        <w:t>n, through</w:t>
      </w:r>
      <w:r w:rsidR="008E4DA1">
        <w:rPr>
          <w:sz w:val="22"/>
          <w:szCs w:val="22"/>
        </w:rPr>
        <w:t xml:space="preserve"> </w:t>
      </w:r>
      <w:r w:rsidR="007E55B2" w:rsidRPr="007E55B2">
        <w:rPr>
          <w:sz w:val="22"/>
          <w:szCs w:val="22"/>
        </w:rPr>
        <w:t>coordinat</w:t>
      </w:r>
      <w:r w:rsidR="00D8692F">
        <w:rPr>
          <w:sz w:val="22"/>
          <w:szCs w:val="22"/>
        </w:rPr>
        <w:t>ion</w:t>
      </w:r>
      <w:r w:rsidR="007E55B2" w:rsidRPr="007E55B2">
        <w:rPr>
          <w:sz w:val="22"/>
          <w:szCs w:val="22"/>
        </w:rPr>
        <w:t xml:space="preserve"> and </w:t>
      </w:r>
      <w:r w:rsidR="00D8692F" w:rsidRPr="007E55B2">
        <w:rPr>
          <w:sz w:val="22"/>
          <w:szCs w:val="22"/>
        </w:rPr>
        <w:t>aggregat</w:t>
      </w:r>
      <w:r w:rsidR="00D8692F">
        <w:rPr>
          <w:sz w:val="22"/>
          <w:szCs w:val="22"/>
        </w:rPr>
        <w:t>ion</w:t>
      </w:r>
      <w:r w:rsidR="007E55B2" w:rsidRPr="007E55B2">
        <w:rPr>
          <w:sz w:val="22"/>
          <w:szCs w:val="22"/>
        </w:rPr>
        <w:t xml:space="preserve"> across city, regional and national level</w:t>
      </w:r>
      <w:r w:rsidR="008E4DA1">
        <w:rPr>
          <w:sz w:val="22"/>
          <w:szCs w:val="22"/>
        </w:rPr>
        <w:t>s</w:t>
      </w:r>
      <w:r w:rsidR="00E56FA7">
        <w:rPr>
          <w:sz w:val="22"/>
          <w:szCs w:val="22"/>
        </w:rPr>
        <w:t xml:space="preserve">. While not every portfolio intervention needs to be investible from the outset, </w:t>
      </w:r>
      <w:r w:rsidR="008E4DA1" w:rsidRPr="008E4DA1">
        <w:rPr>
          <w:sz w:val="22"/>
          <w:szCs w:val="22"/>
        </w:rPr>
        <w:t>portfolio</w:t>
      </w:r>
      <w:r w:rsidR="00E56FA7">
        <w:rPr>
          <w:sz w:val="22"/>
          <w:szCs w:val="22"/>
        </w:rPr>
        <w:t>s</w:t>
      </w:r>
      <w:r w:rsidR="008E4DA1" w:rsidRPr="008E4DA1">
        <w:rPr>
          <w:sz w:val="22"/>
          <w:szCs w:val="22"/>
        </w:rPr>
        <w:t xml:space="preserve"> can generate a pipeline of projects and investment opportunities that can then be prepared for financing</w:t>
      </w:r>
      <w:r w:rsidR="004D62DE">
        <w:rPr>
          <w:sz w:val="22"/>
          <w:szCs w:val="22"/>
        </w:rPr>
        <w:t>.</w:t>
      </w:r>
      <w:r w:rsidR="00E56FA7">
        <w:rPr>
          <w:rStyle w:val="FootnoteReference"/>
          <w:sz w:val="22"/>
          <w:szCs w:val="22"/>
        </w:rPr>
        <w:footnoteReference w:id="28"/>
      </w:r>
      <w:r w:rsidR="004D62DE">
        <w:rPr>
          <w:sz w:val="22"/>
          <w:szCs w:val="22"/>
        </w:rPr>
        <w:t xml:space="preserve"> </w:t>
      </w:r>
      <w:r w:rsidR="00E56FA7">
        <w:rPr>
          <w:sz w:val="22"/>
          <w:szCs w:val="22"/>
        </w:rPr>
        <w:t>Therefore, portfolios</w:t>
      </w:r>
      <w:r w:rsidR="004D62DE">
        <w:rPr>
          <w:sz w:val="22"/>
          <w:szCs w:val="22"/>
        </w:rPr>
        <w:t xml:space="preserve"> </w:t>
      </w:r>
      <w:r w:rsidR="00E56FA7">
        <w:rPr>
          <w:sz w:val="22"/>
          <w:szCs w:val="22"/>
        </w:rPr>
        <w:t>represent</w:t>
      </w:r>
      <w:r w:rsidR="004D62DE">
        <w:rPr>
          <w:sz w:val="22"/>
          <w:szCs w:val="22"/>
        </w:rPr>
        <w:t xml:space="preserve"> a promising approach to</w:t>
      </w:r>
      <w:r w:rsidR="007E55B2" w:rsidRPr="007E55B2">
        <w:rPr>
          <w:sz w:val="22"/>
          <w:szCs w:val="22"/>
        </w:rPr>
        <w:t xml:space="preserve"> crowd in finance and move from </w:t>
      </w:r>
      <w:r w:rsidR="00665D0D">
        <w:rPr>
          <w:sz w:val="22"/>
          <w:szCs w:val="22"/>
        </w:rPr>
        <w:t xml:space="preserve">investment </w:t>
      </w:r>
      <w:r w:rsidR="007E55B2" w:rsidRPr="007E55B2">
        <w:rPr>
          <w:sz w:val="22"/>
          <w:szCs w:val="22"/>
        </w:rPr>
        <w:t>planning toward implementation.</w:t>
      </w:r>
      <w:r w:rsidR="00756076">
        <w:rPr>
          <w:rStyle w:val="FootnoteReference"/>
          <w:sz w:val="22"/>
          <w:szCs w:val="22"/>
        </w:rPr>
        <w:footnoteReference w:id="29"/>
      </w:r>
    </w:p>
    <w:p w14:paraId="093F93D8" w14:textId="77777777" w:rsidR="005540A9" w:rsidRDefault="005540A9" w:rsidP="009272A4">
      <w:pPr>
        <w:rPr>
          <w:sz w:val="22"/>
          <w:szCs w:val="22"/>
        </w:rPr>
      </w:pPr>
    </w:p>
    <w:p w14:paraId="29673229" w14:textId="77777777" w:rsidR="005540A9" w:rsidRDefault="005540A9" w:rsidP="005540A9">
      <w:pPr>
        <w:rPr>
          <w:sz w:val="22"/>
          <w:szCs w:val="22"/>
        </w:rPr>
      </w:pPr>
      <w:r w:rsidRPr="00EE2C3C">
        <w:rPr>
          <w:b/>
          <w:bCs/>
          <w:sz w:val="22"/>
          <w:szCs w:val="22"/>
        </w:rPr>
        <w:t>Why it is needed:</w:t>
      </w:r>
      <w:r>
        <w:rPr>
          <w:sz w:val="22"/>
          <w:szCs w:val="22"/>
        </w:rPr>
        <w:t xml:space="preserve"> A project-by-project approach is often insufficient to scale climate investment and implementation. Countries and cities need a portfolio of interventions, with a </w:t>
      </w:r>
      <w:r>
        <w:rPr>
          <w:sz w:val="22"/>
          <w:szCs w:val="22"/>
        </w:rPr>
        <w:lastRenderedPageBreak/>
        <w:t>pipeline of well-prepared projects, integrated with enabling regulations, governance functions, procurement, financing and implementation pathways. This can help</w:t>
      </w:r>
      <w:r w:rsidRPr="003F4148">
        <w:rPr>
          <w:sz w:val="22"/>
          <w:szCs w:val="22"/>
        </w:rPr>
        <w:t xml:space="preserve"> </w:t>
      </w:r>
      <w:r>
        <w:rPr>
          <w:sz w:val="22"/>
          <w:szCs w:val="22"/>
        </w:rPr>
        <w:t>turn individual</w:t>
      </w:r>
      <w:r w:rsidRPr="003F4148">
        <w:rPr>
          <w:sz w:val="22"/>
          <w:szCs w:val="22"/>
        </w:rPr>
        <w:t xml:space="preserve"> initiatives into a </w:t>
      </w:r>
      <w:r>
        <w:rPr>
          <w:sz w:val="22"/>
          <w:szCs w:val="22"/>
        </w:rPr>
        <w:t xml:space="preserve">well-connected, </w:t>
      </w:r>
      <w:r w:rsidRPr="003F4148">
        <w:rPr>
          <w:sz w:val="22"/>
          <w:szCs w:val="22"/>
        </w:rPr>
        <w:t>sequenced</w:t>
      </w:r>
      <w:r>
        <w:rPr>
          <w:sz w:val="22"/>
          <w:szCs w:val="22"/>
        </w:rPr>
        <w:t xml:space="preserve"> and bankable</w:t>
      </w:r>
      <w:r w:rsidRPr="003F4148">
        <w:rPr>
          <w:sz w:val="22"/>
          <w:szCs w:val="22"/>
        </w:rPr>
        <w:t xml:space="preserve"> package </w:t>
      </w:r>
      <w:r>
        <w:rPr>
          <w:sz w:val="22"/>
          <w:szCs w:val="22"/>
        </w:rPr>
        <w:t xml:space="preserve">of interventions. This way, a portfolio approach could make the path from concepts to implementation clearer and more visible for financiers and investors. </w:t>
      </w:r>
    </w:p>
    <w:p w14:paraId="76FC1806" w14:textId="77777777" w:rsidR="005540A9" w:rsidRDefault="005540A9" w:rsidP="005540A9">
      <w:pPr>
        <w:rPr>
          <w:sz w:val="22"/>
          <w:szCs w:val="22"/>
        </w:rPr>
      </w:pPr>
    </w:p>
    <w:p w14:paraId="0CEED1EA" w14:textId="1EE81ADF" w:rsidR="005540A9" w:rsidRDefault="005540A9" w:rsidP="009272A4">
      <w:pPr>
        <w:rPr>
          <w:sz w:val="22"/>
          <w:szCs w:val="22"/>
        </w:rPr>
      </w:pPr>
      <w:r w:rsidRPr="00B3790C">
        <w:rPr>
          <w:b/>
          <w:bCs/>
          <w:sz w:val="22"/>
          <w:szCs w:val="22"/>
        </w:rPr>
        <w:t xml:space="preserve">Key actors: </w:t>
      </w:r>
      <w:r w:rsidRPr="00836A9E">
        <w:rPr>
          <w:sz w:val="22"/>
          <w:szCs w:val="22"/>
        </w:rPr>
        <w:t>National and subnational governments</w:t>
      </w:r>
      <w:r>
        <w:rPr>
          <w:sz w:val="22"/>
          <w:szCs w:val="22"/>
        </w:rPr>
        <w:t>, city planning and finance teams</w:t>
      </w:r>
      <w:r w:rsidRPr="00836A9E">
        <w:rPr>
          <w:sz w:val="22"/>
          <w:szCs w:val="22"/>
        </w:rPr>
        <w:t xml:space="preserve">, utilities and infrastructure owners, </w:t>
      </w:r>
      <w:r>
        <w:rPr>
          <w:sz w:val="22"/>
          <w:szCs w:val="22"/>
        </w:rPr>
        <w:t xml:space="preserve">PPFs, </w:t>
      </w:r>
      <w:r w:rsidRPr="00836A9E">
        <w:rPr>
          <w:sz w:val="22"/>
          <w:szCs w:val="22"/>
        </w:rPr>
        <w:t>financiers and investors, private sector and civil society partners, and an orchestration team or intermediary able to hold the portfolio together and keep the process moving</w:t>
      </w:r>
      <w:r>
        <w:rPr>
          <w:sz w:val="22"/>
          <w:szCs w:val="22"/>
        </w:rPr>
        <w:t xml:space="preserve">. </w:t>
      </w:r>
    </w:p>
    <w:p w14:paraId="460AD554" w14:textId="77777777" w:rsidR="00060A10" w:rsidRDefault="00060A10" w:rsidP="009272A4">
      <w:pPr>
        <w:rPr>
          <w:sz w:val="22"/>
          <w:szCs w:val="22"/>
        </w:rPr>
      </w:pPr>
    </w:p>
    <w:p w14:paraId="4E7F8D99" w14:textId="22998A44" w:rsidR="005540A9" w:rsidRDefault="00B907B1" w:rsidP="005540A9">
      <w:pPr>
        <w:pStyle w:val="Heading4"/>
      </w:pPr>
      <w:r>
        <w:t xml:space="preserve">Implementation </w:t>
      </w:r>
      <w:r w:rsidR="005540A9">
        <w:t>g</w:t>
      </w:r>
      <w:r>
        <w:t>uidance</w:t>
      </w:r>
    </w:p>
    <w:p w14:paraId="46E500E8" w14:textId="77777777" w:rsidR="005540A9" w:rsidRDefault="005540A9" w:rsidP="009272A4">
      <w:pPr>
        <w:rPr>
          <w:b/>
          <w:bCs/>
          <w:sz w:val="22"/>
          <w:szCs w:val="22"/>
        </w:rPr>
      </w:pPr>
    </w:p>
    <w:p w14:paraId="33B04A2B" w14:textId="0E68006D" w:rsidR="00962C7B" w:rsidRDefault="00060A10" w:rsidP="009272A4">
      <w:pPr>
        <w:rPr>
          <w:sz w:val="22"/>
          <w:szCs w:val="22"/>
        </w:rPr>
      </w:pPr>
      <w:r>
        <w:rPr>
          <w:sz w:val="22"/>
          <w:szCs w:val="22"/>
        </w:rPr>
        <w:t xml:space="preserve"> </w:t>
      </w:r>
      <w:r w:rsidR="000D1FBA">
        <w:rPr>
          <w:sz w:val="22"/>
          <w:szCs w:val="22"/>
        </w:rPr>
        <w:t xml:space="preserve">Developing investible portfolios and pipelines entails the following </w:t>
      </w:r>
      <w:r w:rsidR="00DA409B">
        <w:rPr>
          <w:sz w:val="22"/>
          <w:szCs w:val="22"/>
        </w:rPr>
        <w:t>process that multilevel actors can utilize</w:t>
      </w:r>
      <w:r w:rsidR="00F11542">
        <w:rPr>
          <w:rStyle w:val="FootnoteReference"/>
          <w:sz w:val="22"/>
          <w:szCs w:val="22"/>
        </w:rPr>
        <w:footnoteReference w:id="30"/>
      </w:r>
      <w:r w:rsidR="000D1FBA">
        <w:rPr>
          <w:sz w:val="22"/>
          <w:szCs w:val="22"/>
        </w:rPr>
        <w:t xml:space="preserve">: </w:t>
      </w:r>
      <w:r w:rsidRPr="00060A10">
        <w:rPr>
          <w:sz w:val="22"/>
          <w:szCs w:val="22"/>
        </w:rPr>
        <w:t xml:space="preserve"> </w:t>
      </w:r>
    </w:p>
    <w:p w14:paraId="04481242" w14:textId="4A7ACF9E" w:rsidR="00787415" w:rsidRPr="00787415" w:rsidRDefault="00787415" w:rsidP="00F700E3">
      <w:pPr>
        <w:pStyle w:val="ListParagraph"/>
        <w:numPr>
          <w:ilvl w:val="0"/>
          <w:numId w:val="45"/>
        </w:numPr>
        <w:rPr>
          <w:sz w:val="22"/>
          <w:szCs w:val="22"/>
        </w:rPr>
      </w:pPr>
      <w:r w:rsidRPr="001D34F6">
        <w:rPr>
          <w:b/>
          <w:bCs/>
          <w:sz w:val="22"/>
          <w:szCs w:val="22"/>
        </w:rPr>
        <w:t>Start with a</w:t>
      </w:r>
      <w:r w:rsidR="007008A9" w:rsidRPr="001D34F6">
        <w:rPr>
          <w:b/>
          <w:bCs/>
          <w:sz w:val="22"/>
          <w:szCs w:val="22"/>
        </w:rPr>
        <w:t xml:space="preserve">n </w:t>
      </w:r>
      <w:r w:rsidRPr="001D34F6">
        <w:rPr>
          <w:b/>
          <w:bCs/>
          <w:sz w:val="22"/>
          <w:szCs w:val="22"/>
        </w:rPr>
        <w:t>investment plan</w:t>
      </w:r>
      <w:r w:rsidRPr="00787415">
        <w:rPr>
          <w:sz w:val="22"/>
          <w:szCs w:val="22"/>
        </w:rPr>
        <w:t xml:space="preserve"> </w:t>
      </w:r>
      <w:r>
        <w:rPr>
          <w:sz w:val="22"/>
          <w:szCs w:val="22"/>
        </w:rPr>
        <w:t>that</w:t>
      </w:r>
      <w:r w:rsidRPr="00787415">
        <w:rPr>
          <w:sz w:val="22"/>
          <w:szCs w:val="22"/>
        </w:rPr>
        <w:t xml:space="preserve"> reflect</w:t>
      </w:r>
      <w:r>
        <w:rPr>
          <w:sz w:val="22"/>
          <w:szCs w:val="22"/>
        </w:rPr>
        <w:t>s</w:t>
      </w:r>
      <w:r w:rsidRPr="00787415">
        <w:rPr>
          <w:sz w:val="22"/>
          <w:szCs w:val="22"/>
        </w:rPr>
        <w:t xml:space="preserve"> the </w:t>
      </w:r>
      <w:r w:rsidR="007008A9">
        <w:rPr>
          <w:sz w:val="22"/>
          <w:szCs w:val="22"/>
        </w:rPr>
        <w:t xml:space="preserve">shared </w:t>
      </w:r>
      <w:r w:rsidRPr="00787415">
        <w:rPr>
          <w:sz w:val="22"/>
          <w:szCs w:val="22"/>
        </w:rPr>
        <w:t xml:space="preserve">climate </w:t>
      </w:r>
      <w:r w:rsidR="00733C2B">
        <w:rPr>
          <w:sz w:val="22"/>
          <w:szCs w:val="22"/>
        </w:rPr>
        <w:t>mission, goals</w:t>
      </w:r>
      <w:r w:rsidRPr="00787415">
        <w:rPr>
          <w:sz w:val="22"/>
          <w:szCs w:val="22"/>
        </w:rPr>
        <w:t xml:space="preserve"> and the types of interventions the governments want to move forward.</w:t>
      </w:r>
    </w:p>
    <w:p w14:paraId="749A3850" w14:textId="600420B6" w:rsidR="004E5FBF" w:rsidRDefault="00A159B1" w:rsidP="00F700E3">
      <w:pPr>
        <w:pStyle w:val="ListParagraph"/>
        <w:numPr>
          <w:ilvl w:val="0"/>
          <w:numId w:val="45"/>
        </w:numPr>
        <w:rPr>
          <w:sz w:val="22"/>
          <w:szCs w:val="22"/>
        </w:rPr>
      </w:pPr>
      <w:r w:rsidRPr="001D34F6">
        <w:rPr>
          <w:b/>
          <w:bCs/>
          <w:sz w:val="22"/>
          <w:szCs w:val="22"/>
        </w:rPr>
        <w:t xml:space="preserve">Group </w:t>
      </w:r>
      <w:r w:rsidR="00733C2B" w:rsidRPr="001D34F6">
        <w:rPr>
          <w:b/>
          <w:bCs/>
          <w:sz w:val="22"/>
          <w:szCs w:val="22"/>
        </w:rPr>
        <w:t>mutually reinforcing</w:t>
      </w:r>
      <w:r w:rsidRPr="001D34F6">
        <w:rPr>
          <w:b/>
          <w:bCs/>
          <w:sz w:val="22"/>
          <w:szCs w:val="22"/>
        </w:rPr>
        <w:t xml:space="preserve"> interventions into a portfolio with a clear theory of change, sequencing logic and responsible multilevel actors</w:t>
      </w:r>
      <w:r w:rsidRPr="00A159B1">
        <w:rPr>
          <w:sz w:val="22"/>
          <w:szCs w:val="22"/>
        </w:rPr>
        <w:t xml:space="preserve">. </w:t>
      </w:r>
      <w:r w:rsidR="006808EA">
        <w:rPr>
          <w:sz w:val="22"/>
          <w:szCs w:val="22"/>
        </w:rPr>
        <w:t>Enabling regulations, procurement, governance, finance and implementation should be built into this portfolio.</w:t>
      </w:r>
      <w:r w:rsidR="00807ED4">
        <w:rPr>
          <w:rStyle w:val="FootnoteReference"/>
          <w:sz w:val="22"/>
          <w:szCs w:val="22"/>
        </w:rPr>
        <w:footnoteReference w:id="31"/>
      </w:r>
      <w:r w:rsidR="006808EA">
        <w:rPr>
          <w:sz w:val="22"/>
          <w:szCs w:val="22"/>
        </w:rPr>
        <w:t xml:space="preserve"> </w:t>
      </w:r>
    </w:p>
    <w:p w14:paraId="4BEC9769" w14:textId="4A5A6C94" w:rsidR="00522399" w:rsidRDefault="002A0BEC" w:rsidP="00F700E3">
      <w:pPr>
        <w:pStyle w:val="ListParagraph"/>
        <w:numPr>
          <w:ilvl w:val="0"/>
          <w:numId w:val="45"/>
        </w:numPr>
        <w:rPr>
          <w:sz w:val="22"/>
          <w:szCs w:val="22"/>
        </w:rPr>
      </w:pPr>
      <w:r w:rsidRPr="006572E2">
        <w:rPr>
          <w:b/>
          <w:bCs/>
          <w:sz w:val="22"/>
          <w:szCs w:val="22"/>
        </w:rPr>
        <w:t xml:space="preserve">Building on the investment plans, </w:t>
      </w:r>
      <w:r w:rsidR="00EE7DA8" w:rsidRPr="006572E2">
        <w:rPr>
          <w:b/>
          <w:bCs/>
          <w:sz w:val="22"/>
          <w:szCs w:val="22"/>
        </w:rPr>
        <w:t xml:space="preserve">develop a pipeline of </w:t>
      </w:r>
      <w:r w:rsidR="00F959D0" w:rsidRPr="006572E2">
        <w:rPr>
          <w:b/>
          <w:bCs/>
          <w:sz w:val="22"/>
          <w:szCs w:val="22"/>
        </w:rPr>
        <w:t xml:space="preserve">high potential </w:t>
      </w:r>
      <w:r w:rsidR="00EE7DA8" w:rsidRPr="006572E2">
        <w:rPr>
          <w:b/>
          <w:bCs/>
          <w:sz w:val="22"/>
          <w:szCs w:val="22"/>
        </w:rPr>
        <w:t>projects within the portfolio</w:t>
      </w:r>
      <w:r w:rsidR="002C71EF" w:rsidRPr="0088485F">
        <w:rPr>
          <w:sz w:val="22"/>
          <w:szCs w:val="22"/>
        </w:rPr>
        <w:t>.</w:t>
      </w:r>
      <w:r w:rsidR="00CF712B" w:rsidRPr="0088485F">
        <w:rPr>
          <w:rStyle w:val="FootnoteReference"/>
          <w:sz w:val="22"/>
          <w:szCs w:val="22"/>
        </w:rPr>
        <w:footnoteReference w:id="32"/>
      </w:r>
      <w:r w:rsidR="002C71EF">
        <w:rPr>
          <w:sz w:val="22"/>
          <w:szCs w:val="22"/>
        </w:rPr>
        <w:t xml:space="preserve"> </w:t>
      </w:r>
      <w:r w:rsidR="0088485F">
        <w:rPr>
          <w:sz w:val="22"/>
          <w:szCs w:val="22"/>
        </w:rPr>
        <w:t xml:space="preserve">Assess projects’ </w:t>
      </w:r>
      <w:r w:rsidR="00141D21" w:rsidRPr="00141D21">
        <w:rPr>
          <w:sz w:val="22"/>
          <w:szCs w:val="22"/>
        </w:rPr>
        <w:t xml:space="preserve">technical and financial </w:t>
      </w:r>
      <w:r w:rsidR="0088485F" w:rsidRPr="00141D21">
        <w:rPr>
          <w:sz w:val="22"/>
          <w:szCs w:val="22"/>
        </w:rPr>
        <w:t>readiness and</w:t>
      </w:r>
      <w:r w:rsidR="00141D21" w:rsidRPr="00141D21">
        <w:rPr>
          <w:sz w:val="22"/>
          <w:szCs w:val="22"/>
        </w:rPr>
        <w:t xml:space="preserve"> </w:t>
      </w:r>
      <w:r w:rsidR="00E95D3B">
        <w:rPr>
          <w:sz w:val="22"/>
          <w:szCs w:val="22"/>
        </w:rPr>
        <w:t>develop</w:t>
      </w:r>
      <w:r w:rsidR="00141D21" w:rsidRPr="00141D21">
        <w:rPr>
          <w:sz w:val="22"/>
          <w:szCs w:val="22"/>
        </w:rPr>
        <w:t xml:space="preserve"> </w:t>
      </w:r>
      <w:r w:rsidR="00E95D3B">
        <w:rPr>
          <w:sz w:val="22"/>
          <w:szCs w:val="22"/>
        </w:rPr>
        <w:t>pipelines around projects</w:t>
      </w:r>
      <w:r w:rsidR="00141D21" w:rsidRPr="00141D21">
        <w:rPr>
          <w:sz w:val="22"/>
          <w:szCs w:val="22"/>
        </w:rPr>
        <w:t xml:space="preserve"> with the strongest potential for</w:t>
      </w:r>
      <w:r w:rsidR="00E95D3B">
        <w:rPr>
          <w:sz w:val="22"/>
          <w:szCs w:val="22"/>
        </w:rPr>
        <w:t xml:space="preserve"> investment, implementation and</w:t>
      </w:r>
      <w:r w:rsidR="00141D21" w:rsidRPr="00141D21">
        <w:rPr>
          <w:sz w:val="22"/>
          <w:szCs w:val="22"/>
        </w:rPr>
        <w:t xml:space="preserve"> impact.</w:t>
      </w:r>
    </w:p>
    <w:p w14:paraId="29137812" w14:textId="61B0AFB0" w:rsidR="00DB4369" w:rsidRDefault="00B500D0" w:rsidP="00F700E3">
      <w:pPr>
        <w:pStyle w:val="ListParagraph"/>
        <w:numPr>
          <w:ilvl w:val="0"/>
          <w:numId w:val="45"/>
        </w:numPr>
        <w:rPr>
          <w:sz w:val="22"/>
          <w:szCs w:val="22"/>
        </w:rPr>
      </w:pPr>
      <w:r w:rsidRPr="006572E2">
        <w:rPr>
          <w:b/>
          <w:bCs/>
          <w:sz w:val="22"/>
          <w:szCs w:val="22"/>
        </w:rPr>
        <w:t xml:space="preserve">Connect the </w:t>
      </w:r>
      <w:r w:rsidR="00F959D0" w:rsidRPr="006572E2">
        <w:rPr>
          <w:b/>
          <w:bCs/>
          <w:sz w:val="22"/>
          <w:szCs w:val="22"/>
        </w:rPr>
        <w:t xml:space="preserve">emerging </w:t>
      </w:r>
      <w:r w:rsidRPr="006572E2">
        <w:rPr>
          <w:b/>
          <w:bCs/>
          <w:sz w:val="22"/>
          <w:szCs w:val="22"/>
        </w:rPr>
        <w:t>pipeline to</w:t>
      </w:r>
      <w:r w:rsidR="00522399" w:rsidRPr="006572E2">
        <w:rPr>
          <w:b/>
          <w:bCs/>
          <w:sz w:val="22"/>
          <w:szCs w:val="22"/>
        </w:rPr>
        <w:t xml:space="preserve"> project preparation facilities (PPFs) and use related project preparation tools to </w:t>
      </w:r>
      <w:r w:rsidR="008051F6" w:rsidRPr="006572E2">
        <w:rPr>
          <w:b/>
          <w:bCs/>
          <w:sz w:val="22"/>
          <w:szCs w:val="22"/>
        </w:rPr>
        <w:t>develop a</w:t>
      </w:r>
      <w:r w:rsidR="00F959D0" w:rsidRPr="006572E2">
        <w:rPr>
          <w:b/>
          <w:bCs/>
          <w:sz w:val="22"/>
          <w:szCs w:val="22"/>
        </w:rPr>
        <w:t xml:space="preserve">n investible </w:t>
      </w:r>
      <w:r w:rsidR="00522399" w:rsidRPr="006572E2">
        <w:rPr>
          <w:b/>
          <w:bCs/>
          <w:sz w:val="22"/>
          <w:szCs w:val="22"/>
        </w:rPr>
        <w:t>pipeline.</w:t>
      </w:r>
      <w:r w:rsidR="00522399" w:rsidRPr="00522399">
        <w:rPr>
          <w:sz w:val="22"/>
          <w:szCs w:val="22"/>
        </w:rPr>
        <w:t xml:space="preserve"> Bringing </w:t>
      </w:r>
      <w:r w:rsidR="008051F6">
        <w:rPr>
          <w:sz w:val="22"/>
          <w:szCs w:val="22"/>
        </w:rPr>
        <w:t>PPFs</w:t>
      </w:r>
      <w:r w:rsidR="00522399" w:rsidRPr="00522399">
        <w:rPr>
          <w:sz w:val="22"/>
          <w:szCs w:val="22"/>
        </w:rPr>
        <w:t xml:space="preserve"> in early </w:t>
      </w:r>
      <w:r w:rsidR="008051F6">
        <w:rPr>
          <w:sz w:val="22"/>
          <w:szCs w:val="22"/>
        </w:rPr>
        <w:t xml:space="preserve">can enhance the pipeline’s </w:t>
      </w:r>
      <w:r w:rsidR="000F502F">
        <w:rPr>
          <w:sz w:val="22"/>
          <w:szCs w:val="22"/>
        </w:rPr>
        <w:t>bankability through tailored</w:t>
      </w:r>
      <w:r w:rsidR="00522399" w:rsidRPr="00522399">
        <w:rPr>
          <w:sz w:val="22"/>
          <w:szCs w:val="22"/>
        </w:rPr>
        <w:t xml:space="preserve"> technical assistance and investment matchmaking across project stages and sectors.</w:t>
      </w:r>
    </w:p>
    <w:p w14:paraId="688F2CC1" w14:textId="077339C3" w:rsidR="00C87663" w:rsidRPr="005540A9" w:rsidRDefault="001E6D4C" w:rsidP="005540A9">
      <w:pPr>
        <w:pStyle w:val="ListParagraph"/>
        <w:numPr>
          <w:ilvl w:val="0"/>
          <w:numId w:val="45"/>
        </w:numPr>
        <w:rPr>
          <w:sz w:val="22"/>
          <w:szCs w:val="22"/>
        </w:rPr>
      </w:pPr>
      <w:r w:rsidRPr="001E6D4C">
        <w:rPr>
          <w:b/>
          <w:bCs/>
          <w:sz w:val="22"/>
          <w:szCs w:val="22"/>
        </w:rPr>
        <w:t>Where common needs emerge across cities, use the pipeline to inform national investment priorities and financing programmes.</w:t>
      </w:r>
      <w:r w:rsidRPr="001E6D4C">
        <w:rPr>
          <w:sz w:val="22"/>
          <w:szCs w:val="22"/>
        </w:rPr>
        <w:t xml:space="preserve"> This is particularly important for CHAMP</w:t>
      </w:r>
      <w:r>
        <w:rPr>
          <w:sz w:val="22"/>
          <w:szCs w:val="22"/>
        </w:rPr>
        <w:t xml:space="preserve"> as</w:t>
      </w:r>
      <w:r w:rsidRPr="001E6D4C">
        <w:rPr>
          <w:sz w:val="22"/>
          <w:szCs w:val="22"/>
        </w:rPr>
        <w:t xml:space="preserve"> local portfolios can surface thematic opportunities</w:t>
      </w:r>
      <w:r>
        <w:rPr>
          <w:sz w:val="22"/>
          <w:szCs w:val="22"/>
        </w:rPr>
        <w:t xml:space="preserve"> </w:t>
      </w:r>
      <w:r w:rsidRPr="001E6D4C">
        <w:rPr>
          <w:sz w:val="22"/>
          <w:szCs w:val="22"/>
        </w:rPr>
        <w:t>—</w:t>
      </w:r>
      <w:r>
        <w:rPr>
          <w:sz w:val="22"/>
          <w:szCs w:val="22"/>
        </w:rPr>
        <w:t xml:space="preserve"> </w:t>
      </w:r>
      <w:r w:rsidRPr="001E6D4C">
        <w:rPr>
          <w:sz w:val="22"/>
          <w:szCs w:val="22"/>
        </w:rPr>
        <w:t>such as local energy systems</w:t>
      </w:r>
      <w:r>
        <w:rPr>
          <w:sz w:val="22"/>
          <w:szCs w:val="22"/>
        </w:rPr>
        <w:t xml:space="preserve"> </w:t>
      </w:r>
      <w:r w:rsidRPr="001E6D4C">
        <w:rPr>
          <w:sz w:val="22"/>
          <w:szCs w:val="22"/>
        </w:rPr>
        <w:t>—</w:t>
      </w:r>
      <w:r>
        <w:rPr>
          <w:sz w:val="22"/>
          <w:szCs w:val="22"/>
        </w:rPr>
        <w:t xml:space="preserve"> </w:t>
      </w:r>
      <w:r w:rsidRPr="001E6D4C">
        <w:rPr>
          <w:sz w:val="22"/>
          <w:szCs w:val="22"/>
        </w:rPr>
        <w:t>that national governments or agencies can support across several cities.</w:t>
      </w:r>
      <w:r w:rsidR="00530436">
        <w:rPr>
          <w:rStyle w:val="FootnoteReference"/>
          <w:sz w:val="22"/>
          <w:szCs w:val="22"/>
        </w:rPr>
        <w:footnoteReference w:id="33"/>
      </w:r>
    </w:p>
    <w:p w14:paraId="76920FB5" w14:textId="77777777" w:rsidR="00CB6595" w:rsidRDefault="00CB6595" w:rsidP="00F11542">
      <w:pPr>
        <w:rPr>
          <w:sz w:val="22"/>
          <w:szCs w:val="22"/>
        </w:rPr>
      </w:pPr>
    </w:p>
    <w:p w14:paraId="0C56305F" w14:textId="258655DD" w:rsidR="00CB6595" w:rsidRDefault="00CB6595" w:rsidP="00CB6595">
      <w:pPr>
        <w:pStyle w:val="Heading4"/>
      </w:pPr>
      <w:r>
        <w:t xml:space="preserve">Illustrative </w:t>
      </w:r>
      <w:r w:rsidR="00980DD4">
        <w:t>examples</w:t>
      </w:r>
      <w:r>
        <w:t>:</w:t>
      </w:r>
    </w:p>
    <w:p w14:paraId="02FF690C" w14:textId="77777777" w:rsidR="007758B1" w:rsidRDefault="007758B1" w:rsidP="007758B1"/>
    <w:p w14:paraId="3BD47DE2" w14:textId="676D4E60" w:rsidR="00F90E04" w:rsidRDefault="00D332AF" w:rsidP="009272A4">
      <w:pPr>
        <w:rPr>
          <w:sz w:val="22"/>
          <w:szCs w:val="22"/>
        </w:rPr>
      </w:pPr>
      <w:r w:rsidRPr="003E27C2">
        <w:rPr>
          <w:b/>
          <w:bCs/>
          <w:sz w:val="22"/>
          <w:szCs w:val="22"/>
        </w:rPr>
        <w:t>System Demonstrators</w:t>
      </w:r>
      <w:r w:rsidR="00F53429">
        <w:rPr>
          <w:sz w:val="22"/>
          <w:szCs w:val="22"/>
        </w:rPr>
        <w:t xml:space="preserve"> </w:t>
      </w:r>
      <w:r w:rsidR="0091240D" w:rsidRPr="0091240D">
        <w:rPr>
          <w:sz w:val="22"/>
          <w:szCs w:val="22"/>
        </w:rPr>
        <w:t xml:space="preserve">provide a </w:t>
      </w:r>
      <w:r w:rsidR="0091240D">
        <w:rPr>
          <w:sz w:val="22"/>
          <w:szCs w:val="22"/>
        </w:rPr>
        <w:t>systematic</w:t>
      </w:r>
      <w:r w:rsidR="0091240D" w:rsidRPr="0091240D">
        <w:rPr>
          <w:sz w:val="22"/>
          <w:szCs w:val="22"/>
        </w:rPr>
        <w:t xml:space="preserve"> way for governments and funders to move beyond </w:t>
      </w:r>
      <w:r w:rsidR="0091240D">
        <w:rPr>
          <w:sz w:val="22"/>
          <w:szCs w:val="22"/>
        </w:rPr>
        <w:t>individual</w:t>
      </w:r>
      <w:r w:rsidR="0091240D" w:rsidRPr="0091240D">
        <w:rPr>
          <w:sz w:val="22"/>
          <w:szCs w:val="22"/>
        </w:rPr>
        <w:t xml:space="preserve"> project</w:t>
      </w:r>
      <w:r w:rsidR="0091240D">
        <w:rPr>
          <w:sz w:val="22"/>
          <w:szCs w:val="22"/>
        </w:rPr>
        <w:t>s</w:t>
      </w:r>
      <w:r w:rsidR="0091240D" w:rsidRPr="0091240D">
        <w:rPr>
          <w:sz w:val="22"/>
          <w:szCs w:val="22"/>
        </w:rPr>
        <w:t xml:space="preserve"> toward mission-driven urban transition portfolios. Rather than starting with a predefined list of projects, participating cities define a shared mission, map the </w:t>
      </w:r>
      <w:r w:rsidR="0091240D" w:rsidRPr="0091240D">
        <w:rPr>
          <w:sz w:val="22"/>
          <w:szCs w:val="22"/>
        </w:rPr>
        <w:lastRenderedPageBreak/>
        <w:t xml:space="preserve">system and structural barriers, convene relevant public, private and civic actors, and develop a coordinated portfolio of interventions across areas such as governance, infrastructure, regulation, procurement, finance, behaviour and technology. Not every intervention needs to be commercially investible; through implementation and learning, the portfolio can progressively surface projects and wider investment opportunities that are ready to move into project preparation and financing pipelines. In Lund, for example, a broader energy and mobility portfolio helped identify local energy systems as an emerging investment area, with EnergyNet representing one opportunity </w:t>
      </w:r>
      <w:r w:rsidR="001A0A57">
        <w:rPr>
          <w:sz w:val="22"/>
          <w:szCs w:val="22"/>
        </w:rPr>
        <w:t>for further financing and implementation</w:t>
      </w:r>
      <w:r w:rsidR="00F22CA0">
        <w:rPr>
          <w:sz w:val="22"/>
          <w:szCs w:val="22"/>
        </w:rPr>
        <w:t xml:space="preserve">. </w:t>
      </w:r>
    </w:p>
    <w:p w14:paraId="08DF9ECD" w14:textId="77777777" w:rsidR="00F90E04" w:rsidRDefault="00F90E04" w:rsidP="009272A4">
      <w:pPr>
        <w:rPr>
          <w:sz w:val="22"/>
          <w:szCs w:val="22"/>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1A0305" w14:paraId="2F1C040D" w14:textId="77777777" w:rsidTr="229C7D95">
        <w:tc>
          <w:tcPr>
            <w:tcW w:w="9350" w:type="dxa"/>
            <w:shd w:val="clear" w:color="auto" w:fill="F2F2F2" w:themeFill="background1" w:themeFillShade="F2"/>
          </w:tcPr>
          <w:p w14:paraId="12BE3844" w14:textId="4DD9E2CF" w:rsidR="001A0305" w:rsidRPr="00FA7B07" w:rsidRDefault="001A0305" w:rsidP="001A0305">
            <w:pPr>
              <w:rPr>
                <w:b/>
                <w:bCs/>
                <w:sz w:val="22"/>
                <w:szCs w:val="22"/>
              </w:rPr>
            </w:pPr>
            <w:r w:rsidRPr="00FA7B07">
              <w:rPr>
                <w:b/>
                <w:bCs/>
                <w:sz w:val="22"/>
                <w:szCs w:val="22"/>
              </w:rPr>
              <w:t xml:space="preserve">System Demonstrators Grant Calls </w:t>
            </w:r>
          </w:p>
          <w:p w14:paraId="16B449EE" w14:textId="77777777" w:rsidR="001A0305" w:rsidRDefault="001A0305" w:rsidP="001A0305">
            <w:pPr>
              <w:rPr>
                <w:sz w:val="22"/>
                <w:szCs w:val="22"/>
              </w:rPr>
            </w:pPr>
          </w:p>
          <w:p w14:paraId="620486BC" w14:textId="2CB99F23" w:rsidR="001A0305" w:rsidRDefault="00FA7B07" w:rsidP="001A0305">
            <w:pPr>
              <w:rPr>
                <w:sz w:val="22"/>
                <w:szCs w:val="22"/>
              </w:rPr>
            </w:pPr>
            <w:r>
              <w:rPr>
                <w:sz w:val="22"/>
                <w:szCs w:val="22"/>
              </w:rPr>
              <w:t>The grant calls</w:t>
            </w:r>
            <w:commentRangeStart w:id="72"/>
            <w:r w:rsidR="001A0305" w:rsidRPr="009D4A5D">
              <w:rPr>
                <w:sz w:val="22"/>
                <w:szCs w:val="22"/>
              </w:rPr>
              <w:t xml:space="preserve"> operationalize </w:t>
            </w:r>
            <w:r w:rsidR="001A0305">
              <w:rPr>
                <w:sz w:val="22"/>
                <w:szCs w:val="22"/>
              </w:rPr>
              <w:t xml:space="preserve">System Demonstrators </w:t>
            </w:r>
            <w:r w:rsidR="001A0305" w:rsidRPr="009D4A5D">
              <w:rPr>
                <w:sz w:val="22"/>
                <w:szCs w:val="22"/>
              </w:rPr>
              <w:t xml:space="preserve">by setting the funding rules, eligibility and governance for who can apply and what they must show at each stage. </w:t>
            </w:r>
            <w:r w:rsidR="001A0305">
              <w:rPr>
                <w:sz w:val="22"/>
                <w:szCs w:val="22"/>
              </w:rPr>
              <w:t xml:space="preserve">The grant calls follow a phased approach </w:t>
            </w:r>
            <w:r w:rsidR="00A733EF">
              <w:rPr>
                <w:sz w:val="22"/>
                <w:szCs w:val="22"/>
              </w:rPr>
              <w:t xml:space="preserve">– </w:t>
            </w:r>
            <w:r w:rsidR="00A733EF" w:rsidRPr="009D4A5D">
              <w:rPr>
                <w:sz w:val="22"/>
                <w:szCs w:val="22"/>
              </w:rPr>
              <w:t>cities</w:t>
            </w:r>
            <w:r w:rsidR="001A0305" w:rsidRPr="009D4A5D">
              <w:rPr>
                <w:sz w:val="22"/>
                <w:szCs w:val="22"/>
              </w:rPr>
              <w:t xml:space="preserve"> first appl</w:t>
            </w:r>
            <w:r w:rsidR="00A733EF">
              <w:rPr>
                <w:sz w:val="22"/>
                <w:szCs w:val="22"/>
              </w:rPr>
              <w:t>y</w:t>
            </w:r>
            <w:r w:rsidR="001A0305" w:rsidRPr="009D4A5D">
              <w:rPr>
                <w:sz w:val="22"/>
                <w:szCs w:val="22"/>
              </w:rPr>
              <w:t xml:space="preserve"> through a design stage, then consortia that complete the planning deliverables and me</w:t>
            </w:r>
            <w:r w:rsidR="00A733EF">
              <w:rPr>
                <w:sz w:val="22"/>
                <w:szCs w:val="22"/>
              </w:rPr>
              <w:t>et</w:t>
            </w:r>
            <w:r w:rsidR="001A0305" w:rsidRPr="009D4A5D">
              <w:rPr>
                <w:sz w:val="22"/>
                <w:szCs w:val="22"/>
              </w:rPr>
              <w:t xml:space="preserve"> the readiness </w:t>
            </w:r>
            <w:r w:rsidR="001A0305">
              <w:rPr>
                <w:sz w:val="22"/>
                <w:szCs w:val="22"/>
              </w:rPr>
              <w:t>criteria</w:t>
            </w:r>
            <w:r w:rsidR="001A0305" w:rsidRPr="009D4A5D">
              <w:rPr>
                <w:sz w:val="22"/>
                <w:szCs w:val="22"/>
              </w:rPr>
              <w:t xml:space="preserve"> could access implementation funding</w:t>
            </w:r>
            <w:r w:rsidR="001A0305">
              <w:rPr>
                <w:sz w:val="22"/>
                <w:szCs w:val="22"/>
              </w:rPr>
              <w:t xml:space="preserve">. </w:t>
            </w:r>
            <w:r w:rsidR="001A0305" w:rsidRPr="009D4A5D">
              <w:rPr>
                <w:sz w:val="22"/>
                <w:szCs w:val="22"/>
              </w:rPr>
              <w:t xml:space="preserve">Viability Fund for Cities is now using this logic to explore </w:t>
            </w:r>
            <w:r w:rsidR="001A0305">
              <w:rPr>
                <w:sz w:val="22"/>
                <w:szCs w:val="22"/>
              </w:rPr>
              <w:t xml:space="preserve">internationally </w:t>
            </w:r>
            <w:r w:rsidR="001A0305" w:rsidRPr="009D4A5D">
              <w:rPr>
                <w:sz w:val="22"/>
                <w:szCs w:val="22"/>
              </w:rPr>
              <w:t>coordinated grant calls with shared principles and eligibility criteria across regions.</w:t>
            </w:r>
            <w:r w:rsidR="001A0305">
              <w:rPr>
                <w:rStyle w:val="FootnoteReference"/>
                <w:sz w:val="22"/>
                <w:szCs w:val="22"/>
              </w:rPr>
              <w:footnoteReference w:id="34"/>
            </w:r>
          </w:p>
          <w:p w14:paraId="62B1D76D" w14:textId="77777777" w:rsidR="001A0305" w:rsidRDefault="001A0305" w:rsidP="001A0305">
            <w:pPr>
              <w:rPr>
                <w:sz w:val="22"/>
                <w:szCs w:val="22"/>
              </w:rPr>
            </w:pPr>
          </w:p>
          <w:p w14:paraId="5BA25779" w14:textId="2E107A4D" w:rsidR="001A0305" w:rsidRDefault="4F36624F" w:rsidP="001A0305">
            <w:pPr>
              <w:rPr>
                <w:sz w:val="22"/>
                <w:szCs w:val="22"/>
              </w:rPr>
            </w:pPr>
            <w:r w:rsidRPr="229C7D95">
              <w:rPr>
                <w:sz w:val="22"/>
                <w:szCs w:val="22"/>
              </w:rPr>
              <w:t>To know more about the</w:t>
            </w:r>
            <w:r w:rsidR="47765FF6" w:rsidRPr="229C7D95">
              <w:rPr>
                <w:sz w:val="22"/>
                <w:szCs w:val="22"/>
              </w:rPr>
              <w:t xml:space="preserve"> upcoming</w:t>
            </w:r>
            <w:r w:rsidRPr="229C7D95">
              <w:rPr>
                <w:sz w:val="22"/>
                <w:szCs w:val="22"/>
              </w:rPr>
              <w:t xml:space="preserve"> System Demonstrators Grant Call, click </w:t>
            </w:r>
            <w:hyperlink r:id="rId23">
              <w:r w:rsidRPr="229C7D95">
                <w:rPr>
                  <w:rStyle w:val="Hyperlink"/>
                </w:rPr>
                <w:t>here</w:t>
              </w:r>
            </w:hyperlink>
            <w:r w:rsidRPr="229C7D95">
              <w:rPr>
                <w:sz w:val="22"/>
                <w:szCs w:val="22"/>
              </w:rPr>
              <w:t xml:space="preserve">. </w:t>
            </w:r>
            <w:commentRangeEnd w:id="72"/>
            <w:r w:rsidR="001A0305">
              <w:rPr>
                <w:rStyle w:val="CommentReference"/>
                <w:sz w:val="22"/>
                <w:szCs w:val="22"/>
              </w:rPr>
              <w:commentReference w:id="72"/>
            </w:r>
          </w:p>
          <w:p w14:paraId="27ACE6B9" w14:textId="77777777" w:rsidR="001A0305" w:rsidRDefault="001A0305" w:rsidP="009272A4">
            <w:pPr>
              <w:rPr>
                <w:sz w:val="22"/>
                <w:szCs w:val="22"/>
              </w:rPr>
            </w:pPr>
          </w:p>
        </w:tc>
      </w:tr>
    </w:tbl>
    <w:p w14:paraId="7F730F3E" w14:textId="77777777" w:rsidR="009D4A5D" w:rsidRDefault="009D4A5D" w:rsidP="009272A4">
      <w:pPr>
        <w:rPr>
          <w:sz w:val="22"/>
          <w:szCs w:val="22"/>
        </w:rPr>
      </w:pPr>
    </w:p>
    <w:p w14:paraId="7E8BADFD" w14:textId="77777777" w:rsidR="006F0E86" w:rsidRDefault="006F0E86" w:rsidP="009272A4">
      <w:pPr>
        <w:rPr>
          <w:sz w:val="22"/>
          <w:szCs w:val="22"/>
        </w:rPr>
      </w:pPr>
    </w:p>
    <w:p w14:paraId="17A40703" w14:textId="5F42FC7D" w:rsidR="00060A10" w:rsidRDefault="006F0E86" w:rsidP="009272A4">
      <w:pPr>
        <w:rPr>
          <w:sz w:val="22"/>
          <w:szCs w:val="22"/>
        </w:rPr>
      </w:pPr>
      <w:r w:rsidRPr="006F0E86">
        <w:rPr>
          <w:b/>
          <w:bCs/>
          <w:sz w:val="22"/>
          <w:szCs w:val="22"/>
        </w:rPr>
        <w:t>PCVR project bank:</w:t>
      </w:r>
      <w:r w:rsidRPr="006F0E86">
        <w:rPr>
          <w:sz w:val="22"/>
          <w:szCs w:val="22"/>
        </w:rPr>
        <w:t xml:space="preserve"> The Green and Resilient Cities Program project bank is a good pipeline-coordination example because it was created as a demand-mapping tool with two functions: it gives an ecosystem overview of urban project development in Brazil and acts as a coordination platform that consolidates projects at different stages into one place, improving visibility and opening pathways to technical assistance, </w:t>
      </w:r>
      <w:r w:rsidR="004F5425">
        <w:rPr>
          <w:sz w:val="22"/>
          <w:szCs w:val="22"/>
        </w:rPr>
        <w:t>finance</w:t>
      </w:r>
      <w:r w:rsidRPr="006F0E86">
        <w:rPr>
          <w:sz w:val="22"/>
          <w:szCs w:val="22"/>
        </w:rPr>
        <w:t xml:space="preserve"> and implementation. Th</w:t>
      </w:r>
      <w:r w:rsidR="007B4E31">
        <w:rPr>
          <w:sz w:val="22"/>
          <w:szCs w:val="22"/>
        </w:rPr>
        <w:t xml:space="preserve">is </w:t>
      </w:r>
      <w:r w:rsidRPr="006F0E86">
        <w:rPr>
          <w:sz w:val="22"/>
          <w:szCs w:val="22"/>
        </w:rPr>
        <w:t xml:space="preserve">makes it a strong </w:t>
      </w:r>
      <w:r w:rsidR="00A078DD">
        <w:rPr>
          <w:sz w:val="22"/>
          <w:szCs w:val="22"/>
        </w:rPr>
        <w:t>example</w:t>
      </w:r>
      <w:r w:rsidR="007B4E31">
        <w:rPr>
          <w:sz w:val="22"/>
          <w:szCs w:val="22"/>
        </w:rPr>
        <w:t xml:space="preserve"> of how a pipeline can be </w:t>
      </w:r>
      <w:r w:rsidR="004F5425">
        <w:rPr>
          <w:sz w:val="22"/>
          <w:szCs w:val="22"/>
        </w:rPr>
        <w:t xml:space="preserve">originated, and actors can be </w:t>
      </w:r>
      <w:r w:rsidR="007B4E31">
        <w:rPr>
          <w:sz w:val="22"/>
          <w:szCs w:val="22"/>
        </w:rPr>
        <w:t xml:space="preserve">coordinated </w:t>
      </w:r>
      <w:r w:rsidR="004F5425">
        <w:rPr>
          <w:sz w:val="22"/>
          <w:szCs w:val="22"/>
        </w:rPr>
        <w:t>to move the pipeline towards financing and implementation.</w:t>
      </w:r>
      <w:r w:rsidR="00D21373">
        <w:rPr>
          <w:rStyle w:val="FootnoteReference"/>
          <w:sz w:val="22"/>
          <w:szCs w:val="22"/>
        </w:rPr>
        <w:footnoteReference w:id="35"/>
      </w:r>
      <w:r w:rsidR="004F5425">
        <w:rPr>
          <w:sz w:val="22"/>
          <w:szCs w:val="22"/>
        </w:rPr>
        <w:t xml:space="preserve"> </w:t>
      </w:r>
    </w:p>
    <w:p w14:paraId="5CAF2090" w14:textId="77777777" w:rsidR="0097764F" w:rsidRDefault="0097764F" w:rsidP="009272A4">
      <w:pPr>
        <w:rPr>
          <w:sz w:val="22"/>
          <w:szCs w:val="22"/>
        </w:rPr>
      </w:pPr>
    </w:p>
    <w:p w14:paraId="043F31E0" w14:textId="5596E62C" w:rsidR="0097764F" w:rsidRDefault="0097764F" w:rsidP="009272A4">
      <w:pPr>
        <w:rPr>
          <w:sz w:val="22"/>
          <w:szCs w:val="22"/>
        </w:rPr>
      </w:pPr>
      <w:r>
        <w:rPr>
          <w:sz w:val="22"/>
          <w:szCs w:val="22"/>
        </w:rPr>
        <w:t xml:space="preserve">Find out more about the </w:t>
      </w:r>
      <w:r w:rsidRPr="005540A9">
        <w:rPr>
          <w:sz w:val="22"/>
          <w:szCs w:val="22"/>
        </w:rPr>
        <w:t xml:space="preserve">PCVR </w:t>
      </w:r>
      <w:hyperlink r:id="rId24" w:history="1">
        <w:r w:rsidR="009D1BEF" w:rsidRPr="005540A9">
          <w:rPr>
            <w:rStyle w:val="Hyperlink"/>
            <w:sz w:val="22"/>
            <w:szCs w:val="22"/>
          </w:rPr>
          <w:t>here</w:t>
        </w:r>
      </w:hyperlink>
      <w:r w:rsidR="009D1BEF" w:rsidRPr="005540A9">
        <w:rPr>
          <w:sz w:val="22"/>
          <w:szCs w:val="22"/>
        </w:rPr>
        <w:t>.</w:t>
      </w:r>
      <w:r w:rsidR="009D1BEF">
        <w:rPr>
          <w:sz w:val="22"/>
          <w:szCs w:val="22"/>
        </w:rPr>
        <w:t xml:space="preserve"> </w:t>
      </w:r>
    </w:p>
    <w:p w14:paraId="69B041A7" w14:textId="77777777" w:rsidR="00A078DD" w:rsidRDefault="00A078DD" w:rsidP="009272A4">
      <w:pPr>
        <w:rPr>
          <w:sz w:val="22"/>
          <w:szCs w:val="22"/>
        </w:rPr>
      </w:pPr>
    </w:p>
    <w:p w14:paraId="086B4A24" w14:textId="62DE06E7" w:rsidR="00D27DD2" w:rsidRDefault="00DC5725" w:rsidP="009272A4">
      <w:pPr>
        <w:rPr>
          <w:sz w:val="22"/>
          <w:szCs w:val="22"/>
        </w:rPr>
      </w:pPr>
      <w:r>
        <w:rPr>
          <w:b/>
          <w:bCs/>
          <w:sz w:val="22"/>
          <w:szCs w:val="22"/>
        </w:rPr>
        <w:t xml:space="preserve">CCFLA </w:t>
      </w:r>
      <w:r w:rsidR="004D149A" w:rsidRPr="00DC0623">
        <w:rPr>
          <w:b/>
          <w:bCs/>
          <w:sz w:val="22"/>
          <w:szCs w:val="22"/>
        </w:rPr>
        <w:t>Project Preparation Resource Directory</w:t>
      </w:r>
      <w:r w:rsidR="00DC0623" w:rsidRPr="00DC0623">
        <w:rPr>
          <w:b/>
          <w:bCs/>
          <w:sz w:val="22"/>
          <w:szCs w:val="22"/>
        </w:rPr>
        <w:t xml:space="preserve">: </w:t>
      </w:r>
      <w:r w:rsidR="00DC0623">
        <w:rPr>
          <w:sz w:val="22"/>
          <w:szCs w:val="22"/>
        </w:rPr>
        <w:t xml:space="preserve">The </w:t>
      </w:r>
      <w:r w:rsidR="00DC0623" w:rsidRPr="00DC0623">
        <w:rPr>
          <w:sz w:val="22"/>
          <w:szCs w:val="22"/>
        </w:rPr>
        <w:t>Directory helps subnational governments and stakeholders identify project preparation facilities that can support them in developing green and resilient infrastructure, including implementing more efficient heating and cooling systems, building renewable energy, setting up sustainable transit, or climate-proofing resilient infrastructure.</w:t>
      </w:r>
      <w:r w:rsidR="00DC0623">
        <w:rPr>
          <w:sz w:val="22"/>
          <w:szCs w:val="22"/>
        </w:rPr>
        <w:t xml:space="preserve"> Users can</w:t>
      </w:r>
      <w:r w:rsidR="002F1153">
        <w:rPr>
          <w:sz w:val="22"/>
          <w:szCs w:val="22"/>
        </w:rPr>
        <w:t xml:space="preserve"> filter information </w:t>
      </w:r>
      <w:r w:rsidR="00FC5933">
        <w:rPr>
          <w:sz w:val="22"/>
          <w:szCs w:val="22"/>
        </w:rPr>
        <w:t>by region, country, sector, project stage etc. to</w:t>
      </w:r>
      <w:r w:rsidR="002F1153">
        <w:rPr>
          <w:sz w:val="22"/>
          <w:szCs w:val="22"/>
        </w:rPr>
        <w:t xml:space="preserve"> find </w:t>
      </w:r>
      <w:r w:rsidR="00FC5933">
        <w:rPr>
          <w:sz w:val="22"/>
          <w:szCs w:val="22"/>
        </w:rPr>
        <w:t xml:space="preserve">the right PPFs for their project needs. </w:t>
      </w:r>
      <w:r w:rsidR="00196508">
        <w:rPr>
          <w:sz w:val="22"/>
          <w:szCs w:val="22"/>
        </w:rPr>
        <w:t xml:space="preserve">To access the directory, click </w:t>
      </w:r>
      <w:hyperlink r:id="rId25" w:history="1">
        <w:r w:rsidR="00196508" w:rsidRPr="00A14673">
          <w:rPr>
            <w:rStyle w:val="Hyperlink"/>
            <w:sz w:val="22"/>
            <w:szCs w:val="22"/>
          </w:rPr>
          <w:t>here</w:t>
        </w:r>
      </w:hyperlink>
      <w:r w:rsidR="00196508">
        <w:rPr>
          <w:sz w:val="22"/>
          <w:szCs w:val="22"/>
        </w:rPr>
        <w:t xml:space="preserve">. </w:t>
      </w:r>
    </w:p>
    <w:p w14:paraId="41D1ABA2" w14:textId="23DA2545" w:rsidR="00D27DD2" w:rsidRDefault="00D27DD2" w:rsidP="009272A4">
      <w:pPr>
        <w:rPr>
          <w:sz w:val="22"/>
          <w:szCs w:val="22"/>
        </w:rPr>
      </w:pPr>
    </w:p>
    <w:p w14:paraId="409DFB71" w14:textId="1B4C2CE9" w:rsidR="00DC0623" w:rsidRDefault="00DC5725" w:rsidP="009272A4">
      <w:pPr>
        <w:rPr>
          <w:sz w:val="22"/>
          <w:szCs w:val="22"/>
        </w:rPr>
      </w:pPr>
      <w:r>
        <w:rPr>
          <w:b/>
          <w:bCs/>
          <w:sz w:val="22"/>
          <w:szCs w:val="22"/>
        </w:rPr>
        <w:t xml:space="preserve">NDC Partnership - </w:t>
      </w:r>
      <w:r w:rsidR="00BD0BED" w:rsidRPr="003B0A77">
        <w:rPr>
          <w:b/>
          <w:bCs/>
          <w:sz w:val="22"/>
          <w:szCs w:val="22"/>
        </w:rPr>
        <w:t>Project Preparation Support Database:</w:t>
      </w:r>
      <w:r w:rsidR="00BD0BED">
        <w:rPr>
          <w:sz w:val="22"/>
          <w:szCs w:val="22"/>
        </w:rPr>
        <w:t xml:space="preserve"> </w:t>
      </w:r>
      <w:r w:rsidR="003B0A77">
        <w:rPr>
          <w:sz w:val="22"/>
          <w:szCs w:val="22"/>
        </w:rPr>
        <w:t>It</w:t>
      </w:r>
      <w:r w:rsidR="00196508" w:rsidRPr="00196508">
        <w:rPr>
          <w:sz w:val="22"/>
          <w:szCs w:val="22"/>
        </w:rPr>
        <w:t xml:space="preserve"> is a searchable database of international, regional, national, and sub-national Project Preparation Facilities (PPFs) focused on supporting the preparation of climate-aligned projects, as well as incubators and </w:t>
      </w:r>
      <w:r w:rsidR="00196508" w:rsidRPr="00196508">
        <w:rPr>
          <w:sz w:val="22"/>
          <w:szCs w:val="22"/>
        </w:rPr>
        <w:lastRenderedPageBreak/>
        <w:t>accelerators focused on supporting climate-aligned businesses. To learn more about this tool, </w:t>
      </w:r>
      <w:hyperlink r:id="rId26" w:history="1">
        <w:r w:rsidR="00196508" w:rsidRPr="00196508">
          <w:rPr>
            <w:rStyle w:val="Hyperlink"/>
            <w:sz w:val="22"/>
            <w:szCs w:val="22"/>
          </w:rPr>
          <w:t>click here</w:t>
        </w:r>
      </w:hyperlink>
      <w:r w:rsidR="00196508" w:rsidRPr="00196508">
        <w:rPr>
          <w:sz w:val="22"/>
          <w:szCs w:val="22"/>
        </w:rPr>
        <w:t>.</w:t>
      </w:r>
    </w:p>
    <w:p w14:paraId="72876FF9" w14:textId="77777777" w:rsidR="00A14673" w:rsidRDefault="00A14673" w:rsidP="009272A4">
      <w:pPr>
        <w:rPr>
          <w:sz w:val="22"/>
          <w:szCs w:val="22"/>
        </w:rPr>
      </w:pPr>
    </w:p>
    <w:tbl>
      <w:tblPr>
        <w:tblStyle w:val="TableGrid"/>
        <w:tblpPr w:leftFromText="180" w:rightFromText="180" w:vertAnchor="text" w:horzAnchor="margin" w:tblpY="198"/>
        <w:tblW w:w="0" w:type="auto"/>
        <w:tblLook w:val="04A0" w:firstRow="1" w:lastRow="0" w:firstColumn="1" w:lastColumn="0" w:noHBand="0" w:noVBand="1"/>
      </w:tblPr>
      <w:tblGrid>
        <w:gridCol w:w="9350"/>
      </w:tblGrid>
      <w:tr w:rsidR="00A14673" w14:paraId="0BA96134" w14:textId="77777777" w:rsidTr="00A14673">
        <w:tc>
          <w:tcPr>
            <w:tcW w:w="9350" w:type="dxa"/>
            <w:shd w:val="clear" w:color="auto" w:fill="D9D9D9" w:themeFill="background1" w:themeFillShade="D9"/>
          </w:tcPr>
          <w:p w14:paraId="11759254" w14:textId="77777777" w:rsidR="00A14673" w:rsidRPr="00D27DD2" w:rsidRDefault="00A14673" w:rsidP="00A14673">
            <w:pPr>
              <w:rPr>
                <w:b/>
                <w:bCs/>
                <w:sz w:val="22"/>
                <w:szCs w:val="22"/>
              </w:rPr>
            </w:pPr>
            <w:r w:rsidRPr="00D27DD2">
              <w:rPr>
                <w:b/>
                <w:bCs/>
                <w:sz w:val="22"/>
                <w:szCs w:val="22"/>
              </w:rPr>
              <w:t xml:space="preserve">Box: What are Project Preparation Facilities? </w:t>
            </w:r>
          </w:p>
          <w:p w14:paraId="667B5DA8" w14:textId="77777777" w:rsidR="00A14673" w:rsidRDefault="00A14673" w:rsidP="00A14673">
            <w:pPr>
              <w:rPr>
                <w:sz w:val="22"/>
                <w:szCs w:val="22"/>
              </w:rPr>
            </w:pPr>
          </w:p>
          <w:p w14:paraId="25C4D844" w14:textId="77777777" w:rsidR="00A14673" w:rsidRDefault="00A14673" w:rsidP="00A14673">
            <w:pPr>
              <w:rPr>
                <w:sz w:val="22"/>
                <w:szCs w:val="22"/>
              </w:rPr>
            </w:pPr>
            <w:r w:rsidRPr="00D27DD2">
              <w:rPr>
                <w:sz w:val="22"/>
                <w:szCs w:val="22"/>
              </w:rPr>
              <w:t>Project Preparation Facilities (PPFs) are organizations, initiatives, or institutions that support cities in developing bankable, investment-ready projects, typically from a project’s concept, design, or scoping stage up to the financial close. A PPF may provide technical and/or financial support. PPFs can provide a wide range of support depending on a project’s stage and sector. The overarching goal of PPFs is preparing bankable, or investment-ready, projects. A project is bankable, whether from public or private sources, when its risk-return profile meets investors’ criteria. Key criteria include the probability of success, sufficient estimated cash flows to cover costs and produce returns that meet investor expectations, and whether the project will be implemented by a creditworthy entity.</w:t>
            </w:r>
          </w:p>
        </w:tc>
      </w:tr>
    </w:tbl>
    <w:p w14:paraId="25BA58D0" w14:textId="77777777" w:rsidR="004D149A" w:rsidRDefault="004D149A" w:rsidP="009272A4">
      <w:pPr>
        <w:rPr>
          <w:sz w:val="22"/>
          <w:szCs w:val="22"/>
        </w:rPr>
      </w:pPr>
    </w:p>
    <w:p w14:paraId="5AF4630C" w14:textId="787E5F1C" w:rsidR="004D149A" w:rsidRPr="00406E46" w:rsidRDefault="00A26D39" w:rsidP="009272A4">
      <w:pPr>
        <w:rPr>
          <w:sz w:val="22"/>
          <w:szCs w:val="22"/>
        </w:rPr>
      </w:pPr>
      <w:r>
        <w:rPr>
          <w:b/>
          <w:bCs/>
          <w:sz w:val="22"/>
          <w:szCs w:val="22"/>
        </w:rPr>
        <w:t xml:space="preserve">ICLEI and Gap Fund - </w:t>
      </w:r>
      <w:r w:rsidR="005F7313" w:rsidRPr="005F7313">
        <w:rPr>
          <w:b/>
          <w:bCs/>
          <w:sz w:val="22"/>
          <w:szCs w:val="22"/>
        </w:rPr>
        <w:t>Capacity Development Toolkit for Early-Stage Project Preparation</w:t>
      </w:r>
      <w:r w:rsidR="005F7313">
        <w:rPr>
          <w:b/>
          <w:bCs/>
          <w:sz w:val="22"/>
          <w:szCs w:val="22"/>
        </w:rPr>
        <w:t xml:space="preserve">: </w:t>
      </w:r>
      <w:r w:rsidR="00406E46" w:rsidRPr="00406E46">
        <w:rPr>
          <w:sz w:val="22"/>
          <w:szCs w:val="22"/>
        </w:rPr>
        <w:t>This toolkit brings together 12 practical tools and templates developed and tested through the Gap Fund Step-Up Project, led by ICLEI with the City Climate Finance Gap Fund. Co-created with cities in Africa and South America, it helps city officials, project managers and technical partners identify capacity and data gaps, map stakeholders and risks, build basic financial models, test PPP options, apply behavioural and systems-thinking approaches, and chart a path from pre-feasibility to bankability. Each tool comes with step-by-step guidance and downloadable templates that can be adapted for local use and training.</w:t>
      </w:r>
      <w:r w:rsidR="00406E46">
        <w:rPr>
          <w:sz w:val="22"/>
          <w:szCs w:val="22"/>
        </w:rPr>
        <w:t xml:space="preserve"> To access this toolkit, click </w:t>
      </w:r>
      <w:hyperlink r:id="rId27" w:history="1">
        <w:r w:rsidR="00406E46" w:rsidRPr="006C476E">
          <w:rPr>
            <w:rStyle w:val="Hyperlink"/>
            <w:sz w:val="22"/>
            <w:szCs w:val="22"/>
          </w:rPr>
          <w:t>here</w:t>
        </w:r>
      </w:hyperlink>
      <w:r w:rsidR="00406E46">
        <w:rPr>
          <w:sz w:val="22"/>
          <w:szCs w:val="22"/>
        </w:rPr>
        <w:t xml:space="preserve">. </w:t>
      </w:r>
    </w:p>
    <w:p w14:paraId="0DB58533" w14:textId="77777777" w:rsidR="00236C48" w:rsidRDefault="00236C48" w:rsidP="009272A4">
      <w:pPr>
        <w:rPr>
          <w:sz w:val="22"/>
          <w:szCs w:val="22"/>
        </w:rPr>
      </w:pPr>
    </w:p>
    <w:p w14:paraId="154E9F67" w14:textId="3719EBF8" w:rsidR="00B67B00" w:rsidRDefault="00A26D39" w:rsidP="00B67B00">
      <w:pPr>
        <w:rPr>
          <w:sz w:val="22"/>
          <w:szCs w:val="22"/>
        </w:rPr>
      </w:pPr>
      <w:r>
        <w:rPr>
          <w:b/>
          <w:bCs/>
          <w:sz w:val="22"/>
          <w:szCs w:val="22"/>
        </w:rPr>
        <w:t xml:space="preserve">Urban-Act - </w:t>
      </w:r>
      <w:r w:rsidR="00B67B00" w:rsidRPr="00B67B00">
        <w:rPr>
          <w:b/>
          <w:bCs/>
          <w:sz w:val="22"/>
          <w:szCs w:val="22"/>
        </w:rPr>
        <w:t>Early-Stage City Climate Project Bankability Diagnostic Tool</w:t>
      </w:r>
      <w:r w:rsidR="00B67B00">
        <w:rPr>
          <w:b/>
          <w:bCs/>
          <w:sz w:val="22"/>
          <w:szCs w:val="22"/>
        </w:rPr>
        <w:t xml:space="preserve">: </w:t>
      </w:r>
      <w:r w:rsidR="00841927" w:rsidRPr="001524BC">
        <w:rPr>
          <w:sz w:val="22"/>
          <w:szCs w:val="22"/>
        </w:rPr>
        <w:t xml:space="preserve">The tool </w:t>
      </w:r>
      <w:r w:rsidR="001524BC" w:rsidRPr="001524BC">
        <w:rPr>
          <w:sz w:val="22"/>
          <w:szCs w:val="22"/>
        </w:rPr>
        <w:t>is designed to support</w:t>
      </w:r>
      <w:r w:rsidR="00841927" w:rsidRPr="001524BC">
        <w:rPr>
          <w:sz w:val="22"/>
          <w:szCs w:val="22"/>
        </w:rPr>
        <w:t xml:space="preserve"> cities </w:t>
      </w:r>
      <w:r w:rsidR="001524BC" w:rsidRPr="001524BC">
        <w:rPr>
          <w:sz w:val="22"/>
          <w:szCs w:val="22"/>
        </w:rPr>
        <w:t>during the early stages of project preparation,</w:t>
      </w:r>
      <w:r w:rsidR="00841927" w:rsidRPr="001524BC">
        <w:rPr>
          <w:sz w:val="22"/>
          <w:szCs w:val="22"/>
        </w:rPr>
        <w:t xml:space="preserve"> from concept to pre-feasibility by applying a project finance lens to improve project viability and financeability. It offers tailored checklists across six thematic investment areas to identify bankability gaps and finance-readiness issues, along with practical sector-specific recommendations to strengthen project design, financial viability, and access to climate finance.</w:t>
      </w:r>
      <w:r w:rsidR="001524BC">
        <w:rPr>
          <w:sz w:val="22"/>
          <w:szCs w:val="22"/>
        </w:rPr>
        <w:t xml:space="preserve"> </w:t>
      </w:r>
      <w:r w:rsidR="008D28BF">
        <w:rPr>
          <w:sz w:val="22"/>
          <w:szCs w:val="22"/>
        </w:rPr>
        <w:t xml:space="preserve">To know more about the tool, click </w:t>
      </w:r>
      <w:hyperlink r:id="rId28" w:history="1">
        <w:r w:rsidR="008D28BF" w:rsidRPr="008D28BF">
          <w:rPr>
            <w:rStyle w:val="Hyperlink"/>
            <w:sz w:val="22"/>
            <w:szCs w:val="22"/>
          </w:rPr>
          <w:t>here</w:t>
        </w:r>
      </w:hyperlink>
      <w:r w:rsidR="008D28BF">
        <w:rPr>
          <w:sz w:val="22"/>
          <w:szCs w:val="22"/>
        </w:rPr>
        <w:t xml:space="preserve">. </w:t>
      </w:r>
    </w:p>
    <w:p w14:paraId="723D0C0B" w14:textId="77777777" w:rsidR="00403F04" w:rsidRDefault="00403F04" w:rsidP="00B67B00">
      <w:pPr>
        <w:rPr>
          <w:sz w:val="22"/>
          <w:szCs w:val="22"/>
        </w:rPr>
      </w:pPr>
    </w:p>
    <w:p w14:paraId="51CFC78D" w14:textId="476980A3" w:rsidR="00403F04" w:rsidRPr="00403F04" w:rsidRDefault="00403F04" w:rsidP="00B67B00">
      <w:pPr>
        <w:rPr>
          <w:sz w:val="22"/>
          <w:szCs w:val="22"/>
        </w:rPr>
      </w:pPr>
      <w:r w:rsidRPr="00403F04">
        <w:rPr>
          <w:b/>
          <w:bCs/>
          <w:sz w:val="22"/>
          <w:szCs w:val="22"/>
        </w:rPr>
        <w:t xml:space="preserve">SOURCE </w:t>
      </w:r>
      <w:r w:rsidRPr="00403F04">
        <w:rPr>
          <w:sz w:val="22"/>
          <w:szCs w:val="22"/>
        </w:rPr>
        <w:t>is a project-preparation software platform. A joint initiative of the multilateral development banks coordinated by the not-for-profit Sustainable Infrastructure Foundation, SOURCE uses standardised, sector-specific question sets covering the full project lifecycle—aligned with the SDGs and the Paris Agreement—to help governments define, develop and manage sustainable infrastructure projects consistently and transparently, with the aim of improving bankability, crowding in private finance and strengthening public-sector capacity. Its functionality includes portfolio and project monitoring dashboards, document and task management, consistency checks, a Project Preparation Facilities Finder and a public pipeline for project promotion, and it is used in more than 50 countries, including many CHAMP endorsers. The case demonstrates how a shared digital tool can standardise and de-risk project preparation across governments while linking prepared projects to preparation facilities and financiers.</w:t>
      </w:r>
      <w:r w:rsidR="000D33B5">
        <w:rPr>
          <w:sz w:val="22"/>
          <w:szCs w:val="22"/>
        </w:rPr>
        <w:t xml:space="preserve"> To access SOURCE, click </w:t>
      </w:r>
      <w:hyperlink r:id="rId29" w:history="1">
        <w:r w:rsidR="000D33B5" w:rsidRPr="000D33B5">
          <w:rPr>
            <w:rStyle w:val="Hyperlink"/>
            <w:sz w:val="22"/>
            <w:szCs w:val="22"/>
          </w:rPr>
          <w:t>here</w:t>
        </w:r>
      </w:hyperlink>
      <w:r w:rsidR="000D33B5">
        <w:rPr>
          <w:sz w:val="22"/>
          <w:szCs w:val="22"/>
        </w:rPr>
        <w:t xml:space="preserve">. </w:t>
      </w:r>
    </w:p>
    <w:p w14:paraId="7A3FA5A0" w14:textId="77777777" w:rsidR="00236C48" w:rsidRDefault="00236C48" w:rsidP="009272A4">
      <w:pPr>
        <w:rPr>
          <w:sz w:val="22"/>
          <w:szCs w:val="22"/>
        </w:rPr>
      </w:pPr>
    </w:p>
    <w:p w14:paraId="06A968BA" w14:textId="11CC3BB5" w:rsidR="000538F7" w:rsidRDefault="000D50ED" w:rsidP="000538F7">
      <w:pPr>
        <w:rPr>
          <w:sz w:val="22"/>
          <w:szCs w:val="22"/>
        </w:rPr>
      </w:pPr>
      <w:r w:rsidRPr="00FD48C9">
        <w:rPr>
          <w:b/>
          <w:bCs/>
          <w:sz w:val="22"/>
          <w:szCs w:val="22"/>
        </w:rPr>
        <w:t>Findeter</w:t>
      </w:r>
      <w:r>
        <w:rPr>
          <w:b/>
          <w:bCs/>
          <w:sz w:val="22"/>
          <w:szCs w:val="22"/>
        </w:rPr>
        <w:t>’s Sustainable and Competitive Cities Program</w:t>
      </w:r>
      <w:r w:rsidR="000538F7">
        <w:rPr>
          <w:b/>
          <w:bCs/>
          <w:sz w:val="22"/>
          <w:szCs w:val="22"/>
        </w:rPr>
        <w:t xml:space="preserve"> </w:t>
      </w:r>
      <w:r w:rsidR="000538F7" w:rsidRPr="00E950D8">
        <w:rPr>
          <w:sz w:val="22"/>
          <w:szCs w:val="22"/>
        </w:rPr>
        <w:t xml:space="preserve">provides technical assistance and funding to small and intermediary cities in Colombia to </w:t>
      </w:r>
      <w:r w:rsidR="00425408" w:rsidRPr="00E950D8">
        <w:rPr>
          <w:sz w:val="22"/>
          <w:szCs w:val="22"/>
        </w:rPr>
        <w:t>prepare</w:t>
      </w:r>
      <w:r w:rsidR="000538F7" w:rsidRPr="00E950D8">
        <w:rPr>
          <w:sz w:val="22"/>
          <w:szCs w:val="22"/>
        </w:rPr>
        <w:t xml:space="preserve"> long-term </w:t>
      </w:r>
      <w:r w:rsidR="00DA3B75" w:rsidRPr="00E950D8">
        <w:rPr>
          <w:sz w:val="22"/>
          <w:szCs w:val="22"/>
        </w:rPr>
        <w:t xml:space="preserve">roadmaps to develop and access financing for infrastructure and service projects. </w:t>
      </w:r>
      <w:r w:rsidR="006471DB" w:rsidRPr="00E950D8">
        <w:rPr>
          <w:sz w:val="22"/>
          <w:szCs w:val="22"/>
        </w:rPr>
        <w:t xml:space="preserve">The program </w:t>
      </w:r>
      <w:r w:rsidR="000538F7" w:rsidRPr="00E950D8">
        <w:rPr>
          <w:sz w:val="22"/>
          <w:szCs w:val="22"/>
        </w:rPr>
        <w:t>has supported the diagnostic and structuring phase</w:t>
      </w:r>
      <w:r w:rsidR="006471DB" w:rsidRPr="00E950D8">
        <w:rPr>
          <w:sz w:val="22"/>
          <w:szCs w:val="22"/>
        </w:rPr>
        <w:t>s</w:t>
      </w:r>
      <w:r w:rsidR="000538F7" w:rsidRPr="00E950D8">
        <w:rPr>
          <w:sz w:val="22"/>
          <w:szCs w:val="22"/>
        </w:rPr>
        <w:t xml:space="preserve"> of projects such as Fusagasugá’s public-lighting modernisation, helping lower preparation and financing risk before investment is mobilized. Findeter’s facility is used predominantly by intermediary cities.</w:t>
      </w:r>
      <w:r w:rsidR="000538F7" w:rsidRPr="00E950D8">
        <w:rPr>
          <w:rStyle w:val="FootnoteReference"/>
          <w:sz w:val="22"/>
          <w:szCs w:val="22"/>
        </w:rPr>
        <w:footnoteReference w:id="36"/>
      </w:r>
      <w:r w:rsidR="00452475" w:rsidRPr="00E950D8">
        <w:rPr>
          <w:sz w:val="22"/>
          <w:szCs w:val="22"/>
        </w:rPr>
        <w:t xml:space="preserve"> </w:t>
      </w:r>
      <w:commentRangeStart w:id="74"/>
      <w:r w:rsidR="000538F7" w:rsidRPr="00E950D8">
        <w:rPr>
          <w:sz w:val="22"/>
          <w:szCs w:val="22"/>
        </w:rPr>
        <w:t>As a GCF-accredited entity, Findeter has a national footprint of 2,220 financed projects across 773 municipalities and 30 departments, demonstrating how a national intermediary can help crowd in capital for subnational climate investment at scale.</w:t>
      </w:r>
      <w:r w:rsidR="000538F7" w:rsidRPr="00E950D8">
        <w:rPr>
          <w:rStyle w:val="FootnoteReference"/>
          <w:sz w:val="22"/>
          <w:szCs w:val="22"/>
        </w:rPr>
        <w:footnoteReference w:id="37"/>
      </w:r>
      <w:r w:rsidR="000538F7" w:rsidRPr="00E950D8">
        <w:rPr>
          <w:sz w:val="22"/>
          <w:szCs w:val="22"/>
        </w:rPr>
        <w:t xml:space="preserve"> </w:t>
      </w:r>
      <w:commentRangeEnd w:id="74"/>
      <w:r w:rsidR="000538F7" w:rsidRPr="00E950D8">
        <w:rPr>
          <w:rStyle w:val="CommentReference"/>
          <w:sz w:val="22"/>
          <w:szCs w:val="22"/>
        </w:rPr>
        <w:commentReference w:id="74"/>
      </w:r>
      <w:r w:rsidR="00452475" w:rsidRPr="00E950D8">
        <w:rPr>
          <w:sz w:val="22"/>
          <w:szCs w:val="22"/>
        </w:rPr>
        <w:t xml:space="preserve">To know more about Findeter, click </w:t>
      </w:r>
      <w:hyperlink r:id="rId30" w:history="1">
        <w:r w:rsidR="00452475" w:rsidRPr="00E950D8">
          <w:rPr>
            <w:rStyle w:val="Hyperlink"/>
            <w:sz w:val="22"/>
            <w:szCs w:val="22"/>
          </w:rPr>
          <w:t>here</w:t>
        </w:r>
      </w:hyperlink>
      <w:r w:rsidR="00452475" w:rsidRPr="00E950D8">
        <w:rPr>
          <w:sz w:val="22"/>
          <w:szCs w:val="22"/>
        </w:rPr>
        <w:t xml:space="preserve">. </w:t>
      </w:r>
    </w:p>
    <w:p w14:paraId="47039318" w14:textId="77777777" w:rsidR="006102FA" w:rsidRDefault="006102FA" w:rsidP="009272A4">
      <w:pPr>
        <w:rPr>
          <w:sz w:val="22"/>
          <w:szCs w:val="22"/>
        </w:rPr>
      </w:pPr>
    </w:p>
    <w:p w14:paraId="758ABB87" w14:textId="22DE762F" w:rsidR="006102FA" w:rsidRDefault="006102FA" w:rsidP="006102FA">
      <w:pPr>
        <w:pStyle w:val="Heading4"/>
      </w:pPr>
      <w:r>
        <w:t>Transferabilit</w:t>
      </w:r>
      <w:r w:rsidR="00E950D8">
        <w:t>y considerations</w:t>
      </w:r>
    </w:p>
    <w:p w14:paraId="02224F76" w14:textId="77777777" w:rsidR="003C45E0" w:rsidRDefault="003C45E0" w:rsidP="003C45E0"/>
    <w:p w14:paraId="67354232" w14:textId="54764833" w:rsidR="003C45E0" w:rsidRPr="00C62FA0" w:rsidRDefault="00AD15A5" w:rsidP="00F700E3">
      <w:pPr>
        <w:pStyle w:val="ListParagraph"/>
        <w:numPr>
          <w:ilvl w:val="0"/>
          <w:numId w:val="46"/>
        </w:numPr>
        <w:rPr>
          <w:sz w:val="22"/>
          <w:szCs w:val="22"/>
        </w:rPr>
      </w:pPr>
      <w:commentRangeStart w:id="75"/>
      <w:r w:rsidRPr="00C62FA0">
        <w:rPr>
          <w:b/>
          <w:bCs/>
          <w:sz w:val="22"/>
          <w:szCs w:val="22"/>
        </w:rPr>
        <w:t>Tailor</w:t>
      </w:r>
      <w:r w:rsidR="003C45E0" w:rsidRPr="00C62FA0">
        <w:rPr>
          <w:b/>
          <w:bCs/>
          <w:sz w:val="22"/>
          <w:szCs w:val="22"/>
        </w:rPr>
        <w:t xml:space="preserve"> portfolio </w:t>
      </w:r>
      <w:commentRangeEnd w:id="75"/>
      <w:r w:rsidR="00522334" w:rsidRPr="00C62FA0">
        <w:rPr>
          <w:rStyle w:val="CommentReference"/>
          <w:b/>
          <w:bCs/>
          <w:sz w:val="22"/>
          <w:szCs w:val="22"/>
        </w:rPr>
        <w:commentReference w:id="75"/>
      </w:r>
      <w:r w:rsidR="003C45E0" w:rsidRPr="00C62FA0">
        <w:rPr>
          <w:b/>
          <w:bCs/>
          <w:sz w:val="22"/>
          <w:szCs w:val="22"/>
        </w:rPr>
        <w:t>development to the national climate priorities</w:t>
      </w:r>
      <w:r w:rsidR="00920E62" w:rsidRPr="00C62FA0">
        <w:rPr>
          <w:b/>
          <w:bCs/>
          <w:sz w:val="22"/>
          <w:szCs w:val="22"/>
        </w:rPr>
        <w:t xml:space="preserve"> and implementation</w:t>
      </w:r>
      <w:r w:rsidR="003C45E0" w:rsidRPr="00C62FA0">
        <w:rPr>
          <w:b/>
          <w:bCs/>
          <w:sz w:val="22"/>
          <w:szCs w:val="22"/>
        </w:rPr>
        <w:t xml:space="preserve"> capacities</w:t>
      </w:r>
      <w:r w:rsidR="003C45E0" w:rsidRPr="00C62FA0">
        <w:rPr>
          <w:sz w:val="22"/>
          <w:szCs w:val="22"/>
        </w:rPr>
        <w:t xml:space="preserve">. </w:t>
      </w:r>
      <w:r w:rsidR="00ED2B57" w:rsidRPr="00C62FA0">
        <w:rPr>
          <w:sz w:val="22"/>
          <w:szCs w:val="22"/>
        </w:rPr>
        <w:t xml:space="preserve">Cities with relatively less capacities can start with </w:t>
      </w:r>
      <w:r w:rsidR="007C2DAF" w:rsidRPr="00C62FA0">
        <w:rPr>
          <w:sz w:val="22"/>
          <w:szCs w:val="22"/>
        </w:rPr>
        <w:t>mapping key actors</w:t>
      </w:r>
      <w:r w:rsidR="00622BD5" w:rsidRPr="00C62FA0">
        <w:rPr>
          <w:sz w:val="22"/>
          <w:szCs w:val="22"/>
        </w:rPr>
        <w:t>, identifying and aligning projects with national priorities,</w:t>
      </w:r>
      <w:r w:rsidR="007C2DAF" w:rsidRPr="00C62FA0">
        <w:rPr>
          <w:sz w:val="22"/>
          <w:szCs w:val="22"/>
        </w:rPr>
        <w:t xml:space="preserve"> </w:t>
      </w:r>
      <w:r w:rsidR="00250E9E" w:rsidRPr="00C62FA0">
        <w:rPr>
          <w:sz w:val="22"/>
          <w:szCs w:val="22"/>
        </w:rPr>
        <w:t>and engaging with key actors, such as PPFs</w:t>
      </w:r>
      <w:r w:rsidR="009D19A8" w:rsidRPr="00C62FA0">
        <w:rPr>
          <w:sz w:val="22"/>
          <w:szCs w:val="22"/>
        </w:rPr>
        <w:t xml:space="preserve">, then move to portfolio development and governance </w:t>
      </w:r>
      <w:r w:rsidR="00250E9E" w:rsidRPr="00C62FA0">
        <w:rPr>
          <w:sz w:val="22"/>
          <w:szCs w:val="22"/>
        </w:rPr>
        <w:t xml:space="preserve">once the </w:t>
      </w:r>
      <w:r w:rsidR="00953687" w:rsidRPr="00C62FA0">
        <w:rPr>
          <w:sz w:val="22"/>
          <w:szCs w:val="22"/>
        </w:rPr>
        <w:t xml:space="preserve">actors are involved and enabling conditions are mature. </w:t>
      </w:r>
    </w:p>
    <w:p w14:paraId="5CB8F82E" w14:textId="7AD50763" w:rsidR="00920E62" w:rsidRPr="00C62FA0" w:rsidRDefault="00920E62" w:rsidP="00F700E3">
      <w:pPr>
        <w:pStyle w:val="ListParagraph"/>
        <w:numPr>
          <w:ilvl w:val="0"/>
          <w:numId w:val="46"/>
        </w:numPr>
        <w:rPr>
          <w:sz w:val="22"/>
          <w:szCs w:val="22"/>
        </w:rPr>
      </w:pPr>
      <w:r w:rsidRPr="00C62FA0">
        <w:rPr>
          <w:b/>
          <w:bCs/>
          <w:sz w:val="22"/>
          <w:szCs w:val="22"/>
        </w:rPr>
        <w:t xml:space="preserve">Different lead institutions can host the </w:t>
      </w:r>
      <w:r w:rsidR="001B712A" w:rsidRPr="00C62FA0">
        <w:rPr>
          <w:b/>
          <w:bCs/>
          <w:sz w:val="22"/>
          <w:szCs w:val="22"/>
        </w:rPr>
        <w:t>portfolio and pipeline development</w:t>
      </w:r>
      <w:r w:rsidR="001B712A" w:rsidRPr="00C62FA0">
        <w:rPr>
          <w:sz w:val="22"/>
          <w:szCs w:val="22"/>
        </w:rPr>
        <w:t xml:space="preserve">. Depending on the governance setup, portfolio development and coordination role can sit </w:t>
      </w:r>
      <w:r w:rsidR="00AB4682" w:rsidRPr="00C62FA0">
        <w:rPr>
          <w:sz w:val="22"/>
          <w:szCs w:val="22"/>
        </w:rPr>
        <w:t xml:space="preserve">within a national program or agency, regional authority, a multistakeholder body of local governments </w:t>
      </w:r>
      <w:r w:rsidR="00544CFE" w:rsidRPr="00C62FA0">
        <w:rPr>
          <w:sz w:val="22"/>
          <w:szCs w:val="22"/>
        </w:rPr>
        <w:t xml:space="preserve">or external partners, such as city networks. The key is having sufficient mandate and convening power to </w:t>
      </w:r>
      <w:r w:rsidR="00B14653" w:rsidRPr="00C62FA0">
        <w:rPr>
          <w:sz w:val="22"/>
          <w:szCs w:val="22"/>
        </w:rPr>
        <w:t xml:space="preserve">continually develop and implement the portfolio. </w:t>
      </w:r>
    </w:p>
    <w:p w14:paraId="0433D976" w14:textId="6F43B6DA" w:rsidR="00B14653" w:rsidRPr="00C62FA0" w:rsidRDefault="00905436" w:rsidP="00F700E3">
      <w:pPr>
        <w:pStyle w:val="ListParagraph"/>
        <w:numPr>
          <w:ilvl w:val="0"/>
          <w:numId w:val="46"/>
        </w:numPr>
        <w:rPr>
          <w:sz w:val="22"/>
          <w:szCs w:val="22"/>
        </w:rPr>
      </w:pPr>
      <w:r w:rsidRPr="00C62FA0">
        <w:rPr>
          <w:b/>
          <w:bCs/>
          <w:sz w:val="22"/>
          <w:szCs w:val="22"/>
        </w:rPr>
        <w:t xml:space="preserve">Portfolio </w:t>
      </w:r>
      <w:r w:rsidR="00F91D06" w:rsidRPr="00C62FA0">
        <w:rPr>
          <w:b/>
          <w:bCs/>
          <w:sz w:val="22"/>
          <w:szCs w:val="22"/>
        </w:rPr>
        <w:t>funding</w:t>
      </w:r>
      <w:r w:rsidR="00116898" w:rsidRPr="00C62FA0">
        <w:rPr>
          <w:b/>
          <w:bCs/>
          <w:sz w:val="22"/>
          <w:szCs w:val="22"/>
        </w:rPr>
        <w:t xml:space="preserve"> models can vary</w:t>
      </w:r>
      <w:r w:rsidR="00116898" w:rsidRPr="00C62FA0">
        <w:rPr>
          <w:sz w:val="22"/>
          <w:szCs w:val="22"/>
        </w:rPr>
        <w:t xml:space="preserve">. Some contexts will need a donor-led or grant-led portfolio </w:t>
      </w:r>
      <w:r w:rsidRPr="00C62FA0">
        <w:rPr>
          <w:sz w:val="22"/>
          <w:szCs w:val="22"/>
        </w:rPr>
        <w:t>development</w:t>
      </w:r>
      <w:r w:rsidR="00976CDD" w:rsidRPr="00C62FA0">
        <w:rPr>
          <w:sz w:val="22"/>
          <w:szCs w:val="22"/>
        </w:rPr>
        <w:t xml:space="preserve">, while others </w:t>
      </w:r>
      <w:r w:rsidRPr="00C62FA0">
        <w:rPr>
          <w:sz w:val="22"/>
          <w:szCs w:val="22"/>
        </w:rPr>
        <w:t>with</w:t>
      </w:r>
      <w:r w:rsidR="0055191F" w:rsidRPr="00C62FA0">
        <w:rPr>
          <w:sz w:val="22"/>
          <w:szCs w:val="22"/>
        </w:rPr>
        <w:t xml:space="preserve"> higher levels of fiscal capacity </w:t>
      </w:r>
      <w:r w:rsidR="00976CDD" w:rsidRPr="00C62FA0">
        <w:rPr>
          <w:sz w:val="22"/>
          <w:szCs w:val="22"/>
        </w:rPr>
        <w:t xml:space="preserve">can use city-led, national-led or blended funding arrangements. </w:t>
      </w:r>
      <w:r w:rsidRPr="00C62FA0">
        <w:rPr>
          <w:sz w:val="22"/>
          <w:szCs w:val="22"/>
        </w:rPr>
        <w:t xml:space="preserve">The key is having funding that is sufficient to develop the portfolio from planning to investment readiness. </w:t>
      </w:r>
    </w:p>
    <w:p w14:paraId="49BC44DA" w14:textId="2629BE26" w:rsidR="00750CF4" w:rsidRPr="00C62FA0" w:rsidRDefault="009471C0" w:rsidP="00F700E3">
      <w:pPr>
        <w:pStyle w:val="ListParagraph"/>
        <w:numPr>
          <w:ilvl w:val="0"/>
          <w:numId w:val="46"/>
        </w:numPr>
        <w:rPr>
          <w:sz w:val="22"/>
          <w:szCs w:val="22"/>
        </w:rPr>
      </w:pPr>
      <w:r w:rsidRPr="00C62FA0">
        <w:rPr>
          <w:b/>
          <w:bCs/>
          <w:sz w:val="22"/>
          <w:szCs w:val="22"/>
        </w:rPr>
        <w:t xml:space="preserve">Tailor outreach to PPFs to match sector priorities, country context and pipeline maturity, </w:t>
      </w:r>
      <w:r w:rsidRPr="00C62FA0">
        <w:rPr>
          <w:sz w:val="22"/>
          <w:szCs w:val="22"/>
        </w:rPr>
        <w:t>so early-stage projects are steered toward diagnostics and concept development, while more advanced pipelines are matched with structuring, de-risking and investment-read</w:t>
      </w:r>
      <w:r w:rsidR="00956DE0">
        <w:rPr>
          <w:sz w:val="22"/>
          <w:szCs w:val="22"/>
        </w:rPr>
        <w:t>iness</w:t>
      </w:r>
      <w:r w:rsidRPr="00C62FA0">
        <w:rPr>
          <w:sz w:val="22"/>
          <w:szCs w:val="22"/>
        </w:rPr>
        <w:t xml:space="preserve"> support.</w:t>
      </w:r>
    </w:p>
    <w:p w14:paraId="04AE86BF" w14:textId="77777777" w:rsidR="009D4E5C" w:rsidRPr="009471C0" w:rsidRDefault="009D4E5C" w:rsidP="009D4E5C">
      <w:pPr>
        <w:pStyle w:val="ListParagraph"/>
      </w:pPr>
    </w:p>
    <w:p w14:paraId="33065F50" w14:textId="0F93EDCE" w:rsidR="00750CF4" w:rsidRPr="003C45E0" w:rsidRDefault="00750CF4" w:rsidP="00750CF4">
      <w:pPr>
        <w:pStyle w:val="Heading4"/>
      </w:pPr>
      <w:r>
        <w:t xml:space="preserve">Enabling conditions: </w:t>
      </w:r>
    </w:p>
    <w:p w14:paraId="72BDBF96" w14:textId="77777777" w:rsidR="00F83CD6" w:rsidRDefault="00F83CD6" w:rsidP="00F83CD6"/>
    <w:p w14:paraId="66B7E358" w14:textId="43DA5F93" w:rsidR="00F83CD6" w:rsidRDefault="009D4E5C" w:rsidP="00F700E3">
      <w:pPr>
        <w:pStyle w:val="ListParagraph"/>
        <w:numPr>
          <w:ilvl w:val="0"/>
          <w:numId w:val="47"/>
        </w:numPr>
        <w:rPr>
          <w:sz w:val="22"/>
          <w:szCs w:val="22"/>
        </w:rPr>
      </w:pPr>
      <w:r w:rsidRPr="00C62FA0">
        <w:rPr>
          <w:b/>
          <w:bCs/>
          <w:sz w:val="22"/>
          <w:szCs w:val="22"/>
        </w:rPr>
        <w:t>A clear mission, mandate and a</w:t>
      </w:r>
      <w:r w:rsidR="007D03B3">
        <w:rPr>
          <w:b/>
          <w:bCs/>
          <w:sz w:val="22"/>
          <w:szCs w:val="22"/>
        </w:rPr>
        <w:t xml:space="preserve"> coordination </w:t>
      </w:r>
      <w:r w:rsidRPr="00C62FA0">
        <w:rPr>
          <w:b/>
          <w:bCs/>
          <w:sz w:val="22"/>
          <w:szCs w:val="22"/>
        </w:rPr>
        <w:t>function.</w:t>
      </w:r>
      <w:r w:rsidRPr="00C62FA0">
        <w:rPr>
          <w:sz w:val="22"/>
          <w:szCs w:val="22"/>
        </w:rPr>
        <w:t xml:space="preserve"> The portfolio needs a national-level </w:t>
      </w:r>
      <w:r w:rsidR="0045678B" w:rsidRPr="00C62FA0">
        <w:rPr>
          <w:sz w:val="22"/>
          <w:szCs w:val="22"/>
        </w:rPr>
        <w:t>mandate (e.g., through a national mission)</w:t>
      </w:r>
      <w:r w:rsidRPr="00C62FA0">
        <w:rPr>
          <w:sz w:val="22"/>
          <w:szCs w:val="22"/>
        </w:rPr>
        <w:t xml:space="preserve">, </w:t>
      </w:r>
      <w:r w:rsidR="0045678B" w:rsidRPr="00C62FA0">
        <w:rPr>
          <w:sz w:val="22"/>
          <w:szCs w:val="22"/>
        </w:rPr>
        <w:t xml:space="preserve">alongside </w:t>
      </w:r>
      <w:r w:rsidRPr="00C62FA0">
        <w:rPr>
          <w:sz w:val="22"/>
          <w:szCs w:val="22"/>
        </w:rPr>
        <w:t>clear roles</w:t>
      </w:r>
      <w:r w:rsidR="009A16A3" w:rsidRPr="00C62FA0">
        <w:rPr>
          <w:sz w:val="22"/>
          <w:szCs w:val="22"/>
        </w:rPr>
        <w:t xml:space="preserve"> across levels of government</w:t>
      </w:r>
      <w:r w:rsidRPr="00C62FA0">
        <w:rPr>
          <w:sz w:val="22"/>
          <w:szCs w:val="22"/>
        </w:rPr>
        <w:t xml:space="preserve"> and an intermediary team or similar </w:t>
      </w:r>
      <w:r w:rsidR="0071768D" w:rsidRPr="00C62FA0">
        <w:rPr>
          <w:sz w:val="22"/>
          <w:szCs w:val="22"/>
        </w:rPr>
        <w:t xml:space="preserve">coordination </w:t>
      </w:r>
      <w:r w:rsidRPr="00C62FA0">
        <w:rPr>
          <w:sz w:val="22"/>
          <w:szCs w:val="22"/>
        </w:rPr>
        <w:t>function to keep actors</w:t>
      </w:r>
      <w:r w:rsidR="0071768D" w:rsidRPr="00C62FA0">
        <w:rPr>
          <w:sz w:val="22"/>
          <w:szCs w:val="22"/>
        </w:rPr>
        <w:t>, including governments, project developers and financiers</w:t>
      </w:r>
      <w:r w:rsidRPr="00C62FA0">
        <w:rPr>
          <w:sz w:val="22"/>
          <w:szCs w:val="22"/>
        </w:rPr>
        <w:t xml:space="preserve"> coordinated, track progress and revise the portfolio as conditions change.</w:t>
      </w:r>
    </w:p>
    <w:p w14:paraId="6525C3D2" w14:textId="60B90CF8" w:rsidR="00687845" w:rsidRPr="00C62FA0" w:rsidRDefault="00687845" w:rsidP="00F700E3">
      <w:pPr>
        <w:pStyle w:val="ListParagraph"/>
        <w:numPr>
          <w:ilvl w:val="0"/>
          <w:numId w:val="47"/>
        </w:numPr>
        <w:rPr>
          <w:sz w:val="22"/>
          <w:szCs w:val="22"/>
        </w:rPr>
      </w:pPr>
      <w:r w:rsidRPr="00687845">
        <w:rPr>
          <w:b/>
          <w:bCs/>
          <w:sz w:val="22"/>
          <w:szCs w:val="22"/>
        </w:rPr>
        <w:lastRenderedPageBreak/>
        <w:t>National-local coordination mechanisms</w:t>
      </w:r>
      <w:r w:rsidRPr="00687845">
        <w:rPr>
          <w:sz w:val="22"/>
          <w:szCs w:val="22"/>
        </w:rPr>
        <w:t xml:space="preserve"> that allow city-level priorities and lessons to feed into national policy, investment programmes and funding decisions</w:t>
      </w:r>
      <w:r w:rsidR="00132E17">
        <w:rPr>
          <w:sz w:val="22"/>
          <w:szCs w:val="22"/>
        </w:rPr>
        <w:t>.</w:t>
      </w:r>
    </w:p>
    <w:p w14:paraId="27D3C7BF" w14:textId="56E54D6F" w:rsidR="009A16A3" w:rsidRPr="00C62FA0" w:rsidRDefault="000D129E" w:rsidP="00F700E3">
      <w:pPr>
        <w:pStyle w:val="ListParagraph"/>
        <w:numPr>
          <w:ilvl w:val="0"/>
          <w:numId w:val="47"/>
        </w:numPr>
        <w:rPr>
          <w:sz w:val="22"/>
          <w:szCs w:val="22"/>
        </w:rPr>
      </w:pPr>
      <w:r w:rsidRPr="00C62FA0">
        <w:rPr>
          <w:b/>
          <w:bCs/>
          <w:sz w:val="22"/>
          <w:szCs w:val="22"/>
        </w:rPr>
        <w:t>An investment plan or prelim</w:t>
      </w:r>
      <w:r w:rsidR="009D7C42" w:rsidRPr="00C62FA0">
        <w:rPr>
          <w:b/>
          <w:bCs/>
          <w:sz w:val="22"/>
          <w:szCs w:val="22"/>
        </w:rPr>
        <w:t>in</w:t>
      </w:r>
      <w:r w:rsidRPr="00C62FA0">
        <w:rPr>
          <w:b/>
          <w:bCs/>
          <w:sz w:val="22"/>
          <w:szCs w:val="22"/>
        </w:rPr>
        <w:t>ary pipeline to work from,</w:t>
      </w:r>
      <w:r w:rsidRPr="00C62FA0">
        <w:rPr>
          <w:sz w:val="22"/>
          <w:szCs w:val="22"/>
        </w:rPr>
        <w:t xml:space="preserve"> so the portfolio is built from agreed climate priorities across levels of government, rather than from </w:t>
      </w:r>
      <w:r w:rsidR="009D7C42" w:rsidRPr="00C62FA0">
        <w:rPr>
          <w:sz w:val="22"/>
          <w:szCs w:val="22"/>
        </w:rPr>
        <w:t>siloed</w:t>
      </w:r>
      <w:r w:rsidRPr="00C62FA0">
        <w:rPr>
          <w:sz w:val="22"/>
          <w:szCs w:val="22"/>
        </w:rPr>
        <w:t xml:space="preserve"> projects.</w:t>
      </w:r>
    </w:p>
    <w:p w14:paraId="6D7F4B64" w14:textId="6AEEAA30" w:rsidR="008C5628" w:rsidRPr="00C62FA0" w:rsidRDefault="007E4675" w:rsidP="00F700E3">
      <w:pPr>
        <w:pStyle w:val="ListParagraph"/>
        <w:numPr>
          <w:ilvl w:val="0"/>
          <w:numId w:val="47"/>
        </w:numPr>
        <w:rPr>
          <w:rFonts w:eastAsia="Avenir"/>
          <w:sz w:val="22"/>
          <w:szCs w:val="22"/>
        </w:rPr>
      </w:pPr>
      <w:r w:rsidRPr="00C62FA0">
        <w:rPr>
          <w:b/>
          <w:bCs/>
          <w:sz w:val="22"/>
          <w:szCs w:val="22"/>
        </w:rPr>
        <w:t>Early engagement with project preparation facilities,</w:t>
      </w:r>
      <w:r w:rsidRPr="00C62FA0">
        <w:rPr>
          <w:sz w:val="22"/>
          <w:szCs w:val="22"/>
        </w:rPr>
        <w:t xml:space="preserve"> so that the portfolio and pipeline are prepared for bankability from the outset. </w:t>
      </w:r>
    </w:p>
    <w:p w14:paraId="188654B2" w14:textId="2605EAE0" w:rsidR="00086F87" w:rsidRPr="00C62FA0" w:rsidRDefault="00086F87" w:rsidP="00F700E3">
      <w:pPr>
        <w:pStyle w:val="ListParagraph"/>
        <w:numPr>
          <w:ilvl w:val="0"/>
          <w:numId w:val="47"/>
        </w:numPr>
        <w:rPr>
          <w:rFonts w:eastAsia="Avenir"/>
          <w:sz w:val="22"/>
          <w:szCs w:val="22"/>
        </w:rPr>
      </w:pPr>
      <w:r w:rsidRPr="00C62FA0">
        <w:rPr>
          <w:rFonts w:eastAsia="Avenir"/>
          <w:b/>
          <w:bCs/>
          <w:sz w:val="22"/>
          <w:szCs w:val="22"/>
        </w:rPr>
        <w:t>Reliable data and assessment capacity.</w:t>
      </w:r>
      <w:r w:rsidRPr="00C62FA0">
        <w:rPr>
          <w:rFonts w:eastAsia="Avenir"/>
          <w:sz w:val="22"/>
          <w:szCs w:val="22"/>
        </w:rPr>
        <w:t xml:space="preserve"> Governments need sufficient data and technical capacity to identify projects across levels of government, assess readiness, identify gaps and structure a coherent theory of change across the portfolio.</w:t>
      </w:r>
    </w:p>
    <w:p w14:paraId="72481E9F" w14:textId="77777777" w:rsidR="002E6D3F" w:rsidRPr="007D011C" w:rsidRDefault="002E6D3F" w:rsidP="00132E17">
      <w:pPr>
        <w:rPr>
          <w:rFonts w:eastAsia="Avenir" w:cs="Avenir"/>
        </w:rPr>
      </w:pPr>
    </w:p>
    <w:p w14:paraId="20ADC1E9" w14:textId="17671202" w:rsidR="003665C6" w:rsidRPr="007D011C" w:rsidRDefault="003665C6" w:rsidP="000D7859">
      <w:pPr>
        <w:pStyle w:val="Heading2"/>
      </w:pPr>
      <w:commentRangeStart w:id="76"/>
      <w:r w:rsidRPr="007D011C">
        <w:t xml:space="preserve">Action 5: </w:t>
      </w:r>
      <w:r w:rsidR="00F70F32" w:rsidRPr="007D011C">
        <w:t>Mobilize Finance</w:t>
      </w:r>
      <w:r w:rsidR="00F752BD" w:rsidRPr="007D011C">
        <w:t xml:space="preserve">, Shape </w:t>
      </w:r>
      <w:r w:rsidR="00E1766D" w:rsidRPr="007D011C">
        <w:t xml:space="preserve">Local </w:t>
      </w:r>
      <w:r w:rsidR="00F752BD" w:rsidRPr="007D011C">
        <w:t xml:space="preserve">Markets </w:t>
      </w:r>
      <w:r w:rsidR="00F70F32" w:rsidRPr="007D011C">
        <w:t>and Deliver Investment Portfolios</w:t>
      </w:r>
      <w:commentRangeEnd w:id="76"/>
      <w:r w:rsidR="005639A1" w:rsidRPr="007D011C">
        <w:rPr>
          <w:rStyle w:val="CommentReference"/>
          <w:sz w:val="28"/>
          <w:szCs w:val="26"/>
        </w:rPr>
        <w:commentReference w:id="76"/>
      </w:r>
    </w:p>
    <w:p w14:paraId="754E2C1E" w14:textId="682A8AA6" w:rsidR="006C6029" w:rsidRPr="007D011C" w:rsidRDefault="003665C6" w:rsidP="003665C6">
      <w:pPr>
        <w:keepNext/>
        <w:keepLines/>
        <w:spacing w:before="240"/>
        <w:rPr>
          <w:rFonts w:eastAsia="Avenir" w:cs="Avenir"/>
          <w:sz w:val="22"/>
          <w:szCs w:val="22"/>
        </w:rPr>
      </w:pPr>
      <w:r w:rsidRPr="007D011C">
        <w:rPr>
          <w:rFonts w:eastAsia="Avenir" w:cs="Avenir"/>
          <w:sz w:val="22"/>
          <w:szCs w:val="22"/>
        </w:rPr>
        <w:t>This section will include guidance and tools for national</w:t>
      </w:r>
      <w:r w:rsidR="000B6E3B" w:rsidRPr="007D011C">
        <w:rPr>
          <w:rFonts w:eastAsia="Avenir" w:cs="Avenir"/>
          <w:sz w:val="22"/>
          <w:szCs w:val="22"/>
        </w:rPr>
        <w:t xml:space="preserve">, </w:t>
      </w:r>
      <w:r w:rsidRPr="007D011C">
        <w:rPr>
          <w:rFonts w:eastAsia="Avenir" w:cs="Avenir"/>
          <w:sz w:val="22"/>
          <w:szCs w:val="22"/>
        </w:rPr>
        <w:t xml:space="preserve">subnational </w:t>
      </w:r>
      <w:r w:rsidR="000B6E3B" w:rsidRPr="007D011C">
        <w:rPr>
          <w:rFonts w:eastAsia="Avenir" w:cs="Avenir"/>
          <w:sz w:val="22"/>
          <w:szCs w:val="22"/>
        </w:rPr>
        <w:t xml:space="preserve">and city </w:t>
      </w:r>
      <w:r w:rsidRPr="007D011C">
        <w:rPr>
          <w:rFonts w:eastAsia="Avenir" w:cs="Avenir"/>
          <w:sz w:val="22"/>
          <w:szCs w:val="22"/>
        </w:rPr>
        <w:t>governments to mobilize and deploy catalytic funding to test and scale solutions, de-risking mechanisms to support urban climate projects and shape local markets using aggregated procurement.</w:t>
      </w:r>
    </w:p>
    <w:p w14:paraId="7F3C3D95" w14:textId="77777777" w:rsidR="003665C6" w:rsidRPr="007D011C" w:rsidRDefault="003665C6" w:rsidP="00437526">
      <w:pPr>
        <w:keepNext/>
        <w:keepLines/>
        <w:rPr>
          <w:rFonts w:eastAsia="Avenir" w:cs="Avenir"/>
          <w:sz w:val="22"/>
          <w:szCs w:val="22"/>
        </w:rPr>
      </w:pPr>
    </w:p>
    <w:p w14:paraId="4513691A" w14:textId="4C8D9A98" w:rsidR="003665C6" w:rsidRDefault="003665C6" w:rsidP="003665C6">
      <w:pPr>
        <w:rPr>
          <w:rFonts w:eastAsia="Avenir" w:cs="Avenir"/>
          <w:sz w:val="22"/>
          <w:szCs w:val="22"/>
        </w:rPr>
      </w:pPr>
      <w:r w:rsidRPr="007D011C">
        <w:rPr>
          <w:rFonts w:eastAsia="Avenir" w:cs="Avenir"/>
          <w:b/>
          <w:bCs/>
          <w:sz w:val="22"/>
          <w:szCs w:val="22"/>
        </w:rPr>
        <w:t>Systems Logic:</w:t>
      </w:r>
      <w:r w:rsidRPr="007D011C">
        <w:rPr>
          <w:rFonts w:eastAsia="Avenir" w:cs="Avenir"/>
          <w:sz w:val="22"/>
          <w:szCs w:val="22"/>
        </w:rPr>
        <w:t xml:space="preserve"> </w:t>
      </w:r>
      <w:r w:rsidR="00922A4A">
        <w:rPr>
          <w:rFonts w:eastAsia="Avenir" w:cs="Avenir"/>
          <w:sz w:val="22"/>
          <w:szCs w:val="22"/>
        </w:rPr>
        <w:t>Implementing portfolios and pipelines</w:t>
      </w:r>
      <w:r w:rsidR="00DA48A4">
        <w:rPr>
          <w:rFonts w:eastAsia="Avenir" w:cs="Avenir"/>
          <w:sz w:val="22"/>
          <w:szCs w:val="22"/>
        </w:rPr>
        <w:t xml:space="preserve"> </w:t>
      </w:r>
      <w:r w:rsidRPr="007D011C">
        <w:rPr>
          <w:rFonts w:eastAsia="Avenir" w:cs="Avenir"/>
          <w:sz w:val="22"/>
          <w:szCs w:val="22"/>
        </w:rPr>
        <w:t>often require</w:t>
      </w:r>
      <w:r w:rsidR="00DA48A4">
        <w:rPr>
          <w:rFonts w:eastAsia="Avenir" w:cs="Avenir"/>
          <w:sz w:val="22"/>
          <w:szCs w:val="22"/>
        </w:rPr>
        <w:t>s</w:t>
      </w:r>
      <w:r w:rsidRPr="007D011C">
        <w:rPr>
          <w:rFonts w:eastAsia="Avenir" w:cs="Avenir"/>
          <w:sz w:val="22"/>
          <w:szCs w:val="22"/>
        </w:rPr>
        <w:t xml:space="preserve"> interconnected financing, implementation and market-shaping mechanisms operating together as part of a system. Catalytic and de-risking finance mechanisms can help mobilize investment, while systemic portfolio implementation environments and local </w:t>
      </w:r>
      <w:r w:rsidR="00264FED">
        <w:rPr>
          <w:rFonts w:eastAsia="Avenir" w:cs="Avenir"/>
          <w:sz w:val="22"/>
          <w:szCs w:val="22"/>
        </w:rPr>
        <w:t xml:space="preserve">climate </w:t>
      </w:r>
      <w:r w:rsidRPr="007D011C">
        <w:rPr>
          <w:rFonts w:eastAsia="Avenir" w:cs="Avenir"/>
          <w:sz w:val="22"/>
          <w:szCs w:val="22"/>
        </w:rPr>
        <w:t>investment structures</w:t>
      </w:r>
      <w:r w:rsidR="00264FED">
        <w:rPr>
          <w:rFonts w:eastAsia="Avenir" w:cs="Avenir"/>
          <w:sz w:val="22"/>
          <w:szCs w:val="22"/>
        </w:rPr>
        <w:t xml:space="preserve"> and collaborative implementation environments</w:t>
      </w:r>
      <w:r w:rsidRPr="007D011C">
        <w:rPr>
          <w:rFonts w:eastAsia="Avenir" w:cs="Avenir"/>
          <w:sz w:val="22"/>
          <w:szCs w:val="22"/>
        </w:rPr>
        <w:t xml:space="preserve"> can support coordinated delivery of </w:t>
      </w:r>
      <w:r w:rsidR="00AC5D64" w:rsidRPr="007D011C">
        <w:rPr>
          <w:rFonts w:eastAsia="Avenir" w:cs="Avenir"/>
          <w:sz w:val="22"/>
          <w:szCs w:val="22"/>
        </w:rPr>
        <w:t>investments.</w:t>
      </w:r>
      <w:r w:rsidRPr="007D011C">
        <w:rPr>
          <w:rFonts w:eastAsia="Avenir" w:cs="Avenir"/>
          <w:sz w:val="22"/>
          <w:szCs w:val="22"/>
        </w:rPr>
        <w:t xml:space="preserve"> </w:t>
      </w:r>
      <w:r w:rsidR="008C64DD">
        <w:rPr>
          <w:rFonts w:eastAsia="Avenir" w:cs="Avenir"/>
          <w:sz w:val="22"/>
          <w:szCs w:val="22"/>
        </w:rPr>
        <w:t>Procurement</w:t>
      </w:r>
      <w:r w:rsidR="008C64DD" w:rsidRPr="008C64DD">
        <w:rPr>
          <w:rFonts w:eastAsia="Avenir" w:cs="Avenir"/>
          <w:sz w:val="22"/>
          <w:szCs w:val="22"/>
        </w:rPr>
        <w:t xml:space="preserve"> complements financing by creating credible demand conditions that allow new solutions to move from demonstrations and small-scale deployment toward wider commercial adoption.</w:t>
      </w:r>
      <w:r w:rsidR="00264FED">
        <w:rPr>
          <w:rFonts w:eastAsia="Avenir" w:cs="Avenir"/>
          <w:sz w:val="22"/>
          <w:szCs w:val="22"/>
        </w:rPr>
        <w:t xml:space="preserve"> </w:t>
      </w:r>
    </w:p>
    <w:p w14:paraId="56ACD65B" w14:textId="77777777" w:rsidR="00D700A7" w:rsidRPr="007D011C" w:rsidRDefault="00D700A7" w:rsidP="003665C6">
      <w:pPr>
        <w:rPr>
          <w:rFonts w:eastAsia="Avenir" w:cs="Avenir"/>
          <w:sz w:val="22"/>
          <w:szCs w:val="22"/>
        </w:rPr>
      </w:pPr>
    </w:p>
    <w:p w14:paraId="154CC617" w14:textId="06F31826" w:rsidR="00E7259F" w:rsidRDefault="003665C6" w:rsidP="00E41BD6">
      <w:pPr>
        <w:pStyle w:val="Heading3"/>
      </w:pPr>
      <w:r w:rsidRPr="007D011C">
        <w:t>Action pathways:</w:t>
      </w:r>
    </w:p>
    <w:p w14:paraId="641299BF" w14:textId="77777777" w:rsidR="00290529" w:rsidRPr="007D011C" w:rsidRDefault="00290529" w:rsidP="00E7259F">
      <w:pPr>
        <w:rPr>
          <w:rFonts w:eastAsia="Avenir" w:cs="Avenir"/>
          <w:b/>
          <w:bCs/>
          <w:sz w:val="22"/>
          <w:szCs w:val="22"/>
        </w:rPr>
      </w:pPr>
    </w:p>
    <w:p w14:paraId="753CAC67" w14:textId="15F6B584" w:rsidR="00BD66F7" w:rsidRDefault="00665434" w:rsidP="00665434">
      <w:pPr>
        <w:pStyle w:val="Heading3"/>
      </w:pPr>
      <w:r>
        <w:t xml:space="preserve">5.1. </w:t>
      </w:r>
      <w:r w:rsidR="00D26461">
        <w:t xml:space="preserve">Locally Anchored </w:t>
      </w:r>
      <w:r w:rsidR="000F16FF">
        <w:t xml:space="preserve">Multilevel </w:t>
      </w:r>
      <w:r w:rsidR="00AF5284">
        <w:t>Climate</w:t>
      </w:r>
      <w:r w:rsidR="00BD66F7" w:rsidRPr="00665434">
        <w:t xml:space="preserve"> Finance </w:t>
      </w:r>
      <w:r w:rsidR="00E06BBA">
        <w:t>Structures</w:t>
      </w:r>
    </w:p>
    <w:p w14:paraId="77BED768" w14:textId="77777777" w:rsidR="001033A2" w:rsidRDefault="001033A2" w:rsidP="001033A2"/>
    <w:p w14:paraId="04952D43" w14:textId="4ABA1F3E" w:rsidR="001033A2" w:rsidRDefault="001033A2" w:rsidP="001033A2">
      <w:pPr>
        <w:pStyle w:val="Heading4"/>
      </w:pPr>
      <w:r w:rsidRPr="001033A2">
        <w:t>Overview</w:t>
      </w:r>
    </w:p>
    <w:p w14:paraId="6939DE72" w14:textId="77777777" w:rsidR="001033A2" w:rsidRDefault="001033A2" w:rsidP="001033A2"/>
    <w:p w14:paraId="705839E7" w14:textId="637F1E51" w:rsidR="001033A2" w:rsidRDefault="00044784" w:rsidP="001033A2">
      <w:pPr>
        <w:rPr>
          <w:sz w:val="22"/>
          <w:szCs w:val="22"/>
        </w:rPr>
      </w:pPr>
      <w:r w:rsidRPr="00044784">
        <w:rPr>
          <w:b/>
          <w:bCs/>
          <w:sz w:val="22"/>
          <w:szCs w:val="22"/>
        </w:rPr>
        <w:t>What it is:</w:t>
      </w:r>
      <w:r>
        <w:rPr>
          <w:sz w:val="22"/>
          <w:szCs w:val="22"/>
        </w:rPr>
        <w:t xml:space="preserve"> </w:t>
      </w:r>
      <w:r w:rsidR="00A216F4">
        <w:rPr>
          <w:sz w:val="22"/>
          <w:szCs w:val="22"/>
        </w:rPr>
        <w:t>Multilevel</w:t>
      </w:r>
      <w:r w:rsidR="001033A2">
        <w:rPr>
          <w:sz w:val="22"/>
          <w:szCs w:val="22"/>
        </w:rPr>
        <w:t xml:space="preserve"> </w:t>
      </w:r>
      <w:r w:rsidR="00AF5284">
        <w:rPr>
          <w:sz w:val="22"/>
          <w:szCs w:val="22"/>
        </w:rPr>
        <w:t>climate</w:t>
      </w:r>
      <w:r w:rsidR="001033A2">
        <w:rPr>
          <w:sz w:val="22"/>
          <w:szCs w:val="22"/>
        </w:rPr>
        <w:t xml:space="preserve"> finance </w:t>
      </w:r>
      <w:r w:rsidR="00A216F4">
        <w:rPr>
          <w:sz w:val="22"/>
          <w:szCs w:val="22"/>
        </w:rPr>
        <w:t>structures</w:t>
      </w:r>
      <w:r w:rsidR="00AE0CB3">
        <w:rPr>
          <w:sz w:val="22"/>
          <w:szCs w:val="22"/>
        </w:rPr>
        <w:t xml:space="preserve"> </w:t>
      </w:r>
      <w:r w:rsidR="00AF5284">
        <w:rPr>
          <w:sz w:val="22"/>
          <w:szCs w:val="22"/>
        </w:rPr>
        <w:t>can be understood as</w:t>
      </w:r>
      <w:r w:rsidR="001033A2">
        <w:rPr>
          <w:sz w:val="22"/>
          <w:szCs w:val="22"/>
        </w:rPr>
        <w:t xml:space="preserve"> </w:t>
      </w:r>
      <w:r w:rsidR="000A6D06">
        <w:rPr>
          <w:sz w:val="22"/>
          <w:szCs w:val="22"/>
        </w:rPr>
        <w:t xml:space="preserve">a range of financing arrangements that help municipalities </w:t>
      </w:r>
      <w:r w:rsidR="001E51F4">
        <w:rPr>
          <w:sz w:val="22"/>
          <w:szCs w:val="22"/>
        </w:rPr>
        <w:t>mobilize and deploy</w:t>
      </w:r>
      <w:r w:rsidR="000A6D06">
        <w:rPr>
          <w:sz w:val="22"/>
          <w:szCs w:val="22"/>
        </w:rPr>
        <w:t xml:space="preserve"> capital for climate and transition investment</w:t>
      </w:r>
      <w:r w:rsidR="00A216F4">
        <w:rPr>
          <w:sz w:val="22"/>
          <w:szCs w:val="22"/>
        </w:rPr>
        <w:t xml:space="preserve">, in collaboration with </w:t>
      </w:r>
      <w:r w:rsidR="00E95CE6">
        <w:rPr>
          <w:sz w:val="22"/>
          <w:szCs w:val="22"/>
        </w:rPr>
        <w:t>othe</w:t>
      </w:r>
      <w:r w:rsidR="00C712FC">
        <w:rPr>
          <w:sz w:val="22"/>
          <w:szCs w:val="22"/>
        </w:rPr>
        <w:t>r</w:t>
      </w:r>
      <w:r w:rsidR="00A216F4">
        <w:rPr>
          <w:sz w:val="22"/>
          <w:szCs w:val="22"/>
        </w:rPr>
        <w:t xml:space="preserve"> levels of government and </w:t>
      </w:r>
      <w:r w:rsidR="00E95CE6">
        <w:rPr>
          <w:sz w:val="22"/>
          <w:szCs w:val="22"/>
        </w:rPr>
        <w:t>the private sector</w:t>
      </w:r>
      <w:r w:rsidR="001E1AA5">
        <w:rPr>
          <w:sz w:val="22"/>
          <w:szCs w:val="22"/>
        </w:rPr>
        <w:t xml:space="preserve">. This could include </w:t>
      </w:r>
      <w:r w:rsidR="00C34831">
        <w:rPr>
          <w:sz w:val="22"/>
          <w:szCs w:val="22"/>
        </w:rPr>
        <w:t xml:space="preserve">pooled municipal borrowing facilities, </w:t>
      </w:r>
      <w:r w:rsidR="001E1AA5">
        <w:rPr>
          <w:sz w:val="22"/>
          <w:szCs w:val="22"/>
        </w:rPr>
        <w:t xml:space="preserve">trust funds, </w:t>
      </w:r>
      <w:r w:rsidR="00EE5B98">
        <w:rPr>
          <w:sz w:val="22"/>
          <w:szCs w:val="22"/>
        </w:rPr>
        <w:t>special purpose vehicles</w:t>
      </w:r>
      <w:r w:rsidR="009F4711">
        <w:rPr>
          <w:sz w:val="22"/>
          <w:szCs w:val="22"/>
        </w:rPr>
        <w:t xml:space="preserve"> for projects requiring </w:t>
      </w:r>
      <w:r w:rsidR="00AE61E8">
        <w:rPr>
          <w:sz w:val="22"/>
          <w:szCs w:val="22"/>
        </w:rPr>
        <w:t>off-balance sheet</w:t>
      </w:r>
      <w:r w:rsidR="00614CCF">
        <w:rPr>
          <w:sz w:val="22"/>
          <w:szCs w:val="22"/>
        </w:rPr>
        <w:t xml:space="preserve"> financing</w:t>
      </w:r>
      <w:r w:rsidR="000675A4">
        <w:rPr>
          <w:sz w:val="22"/>
          <w:szCs w:val="22"/>
        </w:rPr>
        <w:t xml:space="preserve">, </w:t>
      </w:r>
      <w:r w:rsidR="009F4711">
        <w:rPr>
          <w:sz w:val="22"/>
          <w:szCs w:val="22"/>
        </w:rPr>
        <w:t>blended finance</w:t>
      </w:r>
      <w:r w:rsidR="000675A4">
        <w:rPr>
          <w:sz w:val="22"/>
          <w:szCs w:val="22"/>
        </w:rPr>
        <w:t xml:space="preserve"> arrangements</w:t>
      </w:r>
      <w:r w:rsidR="00614CCF">
        <w:rPr>
          <w:sz w:val="22"/>
          <w:szCs w:val="22"/>
        </w:rPr>
        <w:t xml:space="preserve"> </w:t>
      </w:r>
      <w:r w:rsidR="009F4711">
        <w:rPr>
          <w:sz w:val="22"/>
          <w:szCs w:val="22"/>
        </w:rPr>
        <w:t>etc.</w:t>
      </w:r>
      <w:r>
        <w:rPr>
          <w:rStyle w:val="FootnoteReference"/>
          <w:sz w:val="22"/>
          <w:szCs w:val="22"/>
        </w:rPr>
        <w:footnoteReference w:id="38"/>
      </w:r>
      <w:r w:rsidR="009F4711">
        <w:rPr>
          <w:sz w:val="22"/>
          <w:szCs w:val="22"/>
        </w:rPr>
        <w:t xml:space="preserve"> </w:t>
      </w:r>
      <w:r w:rsidR="00B5786E">
        <w:rPr>
          <w:sz w:val="22"/>
          <w:szCs w:val="22"/>
        </w:rPr>
        <w:t>Their purpos</w:t>
      </w:r>
      <w:r w:rsidR="00AD7870">
        <w:rPr>
          <w:sz w:val="22"/>
          <w:szCs w:val="22"/>
        </w:rPr>
        <w:t>e is to</w:t>
      </w:r>
      <w:r w:rsidR="00AE6477">
        <w:rPr>
          <w:sz w:val="22"/>
          <w:szCs w:val="22"/>
        </w:rPr>
        <w:t xml:space="preserve"> create a local mechanism for cities to</w:t>
      </w:r>
      <w:r w:rsidR="00AD7870">
        <w:rPr>
          <w:sz w:val="22"/>
          <w:szCs w:val="22"/>
        </w:rPr>
        <w:t xml:space="preserve"> </w:t>
      </w:r>
      <w:r w:rsidR="00AE6477">
        <w:rPr>
          <w:sz w:val="22"/>
          <w:szCs w:val="22"/>
        </w:rPr>
        <w:t xml:space="preserve">mobilize and deploy climate finance from </w:t>
      </w:r>
      <w:r w:rsidR="00A63CFB">
        <w:rPr>
          <w:sz w:val="22"/>
          <w:szCs w:val="22"/>
        </w:rPr>
        <w:t>diverse</w:t>
      </w:r>
      <w:r w:rsidR="00AE6477">
        <w:rPr>
          <w:sz w:val="22"/>
          <w:szCs w:val="22"/>
        </w:rPr>
        <w:t xml:space="preserve"> sources, including national governments, donors or private financiers. </w:t>
      </w:r>
    </w:p>
    <w:p w14:paraId="7BB6B23A" w14:textId="77777777" w:rsidR="007C1D27" w:rsidRDefault="007C1D27" w:rsidP="007C1D27">
      <w:pPr>
        <w:rPr>
          <w:sz w:val="22"/>
          <w:szCs w:val="22"/>
        </w:rPr>
      </w:pPr>
    </w:p>
    <w:p w14:paraId="6C175367" w14:textId="0C39FFAD" w:rsidR="001033A2" w:rsidRDefault="0036574F" w:rsidP="007C1D27">
      <w:pPr>
        <w:rPr>
          <w:sz w:val="22"/>
          <w:szCs w:val="22"/>
        </w:rPr>
      </w:pPr>
      <w:r w:rsidRPr="007C1D27">
        <w:rPr>
          <w:b/>
          <w:bCs/>
          <w:sz w:val="22"/>
          <w:szCs w:val="22"/>
        </w:rPr>
        <w:lastRenderedPageBreak/>
        <w:t>Why it</w:t>
      </w:r>
      <w:r w:rsidR="00F32E3F" w:rsidRPr="007C1D27">
        <w:rPr>
          <w:b/>
          <w:bCs/>
          <w:sz w:val="22"/>
          <w:szCs w:val="22"/>
        </w:rPr>
        <w:t xml:space="preserve"> is</w:t>
      </w:r>
      <w:r w:rsidRPr="007C1D27">
        <w:rPr>
          <w:b/>
          <w:bCs/>
          <w:sz w:val="22"/>
          <w:szCs w:val="22"/>
        </w:rPr>
        <w:t xml:space="preserve"> important</w:t>
      </w:r>
      <w:r w:rsidRPr="00F25753">
        <w:rPr>
          <w:sz w:val="22"/>
          <w:szCs w:val="22"/>
        </w:rPr>
        <w:t>:</w:t>
      </w:r>
      <w:r w:rsidR="00AB4525">
        <w:rPr>
          <w:sz w:val="22"/>
          <w:szCs w:val="22"/>
        </w:rPr>
        <w:t xml:space="preserve"> </w:t>
      </w:r>
      <w:r w:rsidR="00925798">
        <w:rPr>
          <w:sz w:val="22"/>
          <w:szCs w:val="22"/>
        </w:rPr>
        <w:t>In many contexts, the</w:t>
      </w:r>
      <w:r w:rsidR="005B29DA" w:rsidRPr="005B29DA">
        <w:rPr>
          <w:sz w:val="22"/>
          <w:szCs w:val="22"/>
        </w:rPr>
        <w:t xml:space="preserve"> challenge in </w:t>
      </w:r>
      <w:r w:rsidR="005B29DA">
        <w:rPr>
          <w:sz w:val="22"/>
          <w:szCs w:val="22"/>
        </w:rPr>
        <w:t xml:space="preserve">implementing local climate investments </w:t>
      </w:r>
      <w:r w:rsidR="005B29DA" w:rsidRPr="005B29DA">
        <w:rPr>
          <w:sz w:val="22"/>
          <w:szCs w:val="22"/>
        </w:rPr>
        <w:t>is often not a shortage of capital but matching it to the right portfolio.</w:t>
      </w:r>
      <w:r w:rsidR="000A7145">
        <w:rPr>
          <w:rStyle w:val="FootnoteReference"/>
          <w:sz w:val="22"/>
          <w:szCs w:val="22"/>
        </w:rPr>
        <w:footnoteReference w:id="39"/>
      </w:r>
      <w:r w:rsidR="003F55F8">
        <w:rPr>
          <w:sz w:val="22"/>
          <w:szCs w:val="22"/>
        </w:rPr>
        <w:t xml:space="preserve"> These </w:t>
      </w:r>
      <w:r w:rsidR="00A47114">
        <w:rPr>
          <w:sz w:val="22"/>
          <w:szCs w:val="22"/>
        </w:rPr>
        <w:t>finance</w:t>
      </w:r>
      <w:r w:rsidR="005B29DA" w:rsidRPr="005B29DA">
        <w:rPr>
          <w:sz w:val="22"/>
          <w:szCs w:val="22"/>
        </w:rPr>
        <w:t xml:space="preserve"> vehicles and </w:t>
      </w:r>
      <w:r w:rsidR="003F55F8">
        <w:rPr>
          <w:sz w:val="22"/>
          <w:szCs w:val="22"/>
        </w:rPr>
        <w:t>mechanisms</w:t>
      </w:r>
      <w:r w:rsidR="005B29DA" w:rsidRPr="005B29DA">
        <w:rPr>
          <w:sz w:val="22"/>
          <w:szCs w:val="22"/>
        </w:rPr>
        <w:t xml:space="preserve"> </w:t>
      </w:r>
      <w:r w:rsidR="00A47114">
        <w:rPr>
          <w:sz w:val="22"/>
          <w:szCs w:val="22"/>
        </w:rPr>
        <w:t xml:space="preserve">can </w:t>
      </w:r>
      <w:r w:rsidR="005B29DA" w:rsidRPr="005B29DA">
        <w:rPr>
          <w:sz w:val="22"/>
          <w:szCs w:val="22"/>
        </w:rPr>
        <w:t xml:space="preserve">help bridge </w:t>
      </w:r>
      <w:r w:rsidR="00A47114">
        <w:rPr>
          <w:sz w:val="22"/>
          <w:szCs w:val="22"/>
        </w:rPr>
        <w:t>this</w:t>
      </w:r>
      <w:r w:rsidR="005B29DA" w:rsidRPr="005B29DA">
        <w:rPr>
          <w:sz w:val="22"/>
          <w:szCs w:val="22"/>
        </w:rPr>
        <w:t xml:space="preserve"> gap</w:t>
      </w:r>
      <w:r w:rsidR="00A47114">
        <w:rPr>
          <w:sz w:val="22"/>
          <w:szCs w:val="22"/>
        </w:rPr>
        <w:t xml:space="preserve"> by connecting p</w:t>
      </w:r>
      <w:r w:rsidR="000A7145">
        <w:rPr>
          <w:sz w:val="22"/>
          <w:szCs w:val="22"/>
        </w:rPr>
        <w:t>o</w:t>
      </w:r>
      <w:r w:rsidR="00A47114">
        <w:rPr>
          <w:sz w:val="22"/>
          <w:szCs w:val="22"/>
        </w:rPr>
        <w:t>r</w:t>
      </w:r>
      <w:r w:rsidR="000A7145">
        <w:rPr>
          <w:sz w:val="22"/>
          <w:szCs w:val="22"/>
        </w:rPr>
        <w:t>tfolios with available capital</w:t>
      </w:r>
      <w:r w:rsidR="005B29DA" w:rsidRPr="005B29DA">
        <w:rPr>
          <w:sz w:val="22"/>
          <w:szCs w:val="22"/>
        </w:rPr>
        <w:t xml:space="preserve"> and can take different forms depending on local government capacity, governance and market conditions.</w:t>
      </w:r>
    </w:p>
    <w:p w14:paraId="0C0C53EA" w14:textId="77777777" w:rsidR="005250DE" w:rsidRDefault="005250DE" w:rsidP="007C1D27">
      <w:pPr>
        <w:rPr>
          <w:sz w:val="22"/>
          <w:szCs w:val="22"/>
        </w:rPr>
      </w:pPr>
    </w:p>
    <w:p w14:paraId="10EA0A2D" w14:textId="73558DB0" w:rsidR="005250DE" w:rsidRPr="00002ED6" w:rsidRDefault="005250DE" w:rsidP="007C1D27">
      <w:pPr>
        <w:rPr>
          <w:sz w:val="22"/>
          <w:szCs w:val="22"/>
        </w:rPr>
      </w:pPr>
      <w:r w:rsidRPr="005250DE">
        <w:rPr>
          <w:b/>
          <w:bCs/>
          <w:sz w:val="22"/>
          <w:szCs w:val="22"/>
        </w:rPr>
        <w:t xml:space="preserve">Key actors: </w:t>
      </w:r>
      <w:r w:rsidR="00002ED6" w:rsidRPr="00002ED6">
        <w:rPr>
          <w:sz w:val="22"/>
          <w:szCs w:val="22"/>
        </w:rPr>
        <w:t>City and subnational governments, national governments and agencies, public and national development banks, municipal finance institutions, commercial banks, institutional and private investors, donors and philanthropic actors, fund or vehicle managers/intermediaries, corporates and community stakeholders.</w:t>
      </w:r>
    </w:p>
    <w:p w14:paraId="63EB38B2" w14:textId="77777777" w:rsidR="00B907B1" w:rsidRDefault="00B907B1" w:rsidP="007C1D27">
      <w:pPr>
        <w:rPr>
          <w:sz w:val="22"/>
          <w:szCs w:val="22"/>
        </w:rPr>
      </w:pPr>
    </w:p>
    <w:p w14:paraId="6F5C4A1E" w14:textId="723DB079" w:rsidR="00B907B1" w:rsidRDefault="00B907B1" w:rsidP="00B907B1">
      <w:pPr>
        <w:pStyle w:val="Heading4"/>
      </w:pPr>
      <w:r>
        <w:t xml:space="preserve">Implementation </w:t>
      </w:r>
      <w:r w:rsidR="00BF59E1">
        <w:t>g</w:t>
      </w:r>
      <w:r>
        <w:t>uidance</w:t>
      </w:r>
    </w:p>
    <w:p w14:paraId="51C84F55" w14:textId="77777777" w:rsidR="00B907B1" w:rsidRDefault="00B907B1" w:rsidP="00B907B1">
      <w:pPr>
        <w:rPr>
          <w:b/>
          <w:bCs/>
          <w:sz w:val="22"/>
          <w:szCs w:val="22"/>
        </w:rPr>
      </w:pPr>
    </w:p>
    <w:p w14:paraId="768688B4" w14:textId="429463E0" w:rsidR="00B907B1" w:rsidRDefault="00B907B1" w:rsidP="00B907B1">
      <w:pPr>
        <w:rPr>
          <w:b/>
          <w:bCs/>
          <w:sz w:val="22"/>
          <w:szCs w:val="22"/>
        </w:rPr>
      </w:pPr>
      <w:r>
        <w:rPr>
          <w:sz w:val="22"/>
          <w:szCs w:val="22"/>
        </w:rPr>
        <w:t>Developing local transition finance structures entails the following process that multilevel actors can utilize:</w:t>
      </w:r>
    </w:p>
    <w:p w14:paraId="22374725" w14:textId="77777777" w:rsidR="00B907B1" w:rsidRDefault="00B907B1" w:rsidP="00B907B1">
      <w:pPr>
        <w:rPr>
          <w:b/>
          <w:bCs/>
          <w:sz w:val="22"/>
          <w:szCs w:val="22"/>
        </w:rPr>
      </w:pPr>
    </w:p>
    <w:p w14:paraId="3DB123B1" w14:textId="77777777" w:rsidR="00B907B1" w:rsidRPr="004471CF" w:rsidRDefault="00B907B1" w:rsidP="00B907B1">
      <w:pPr>
        <w:pStyle w:val="ListParagraph"/>
        <w:numPr>
          <w:ilvl w:val="0"/>
          <w:numId w:val="48"/>
        </w:numPr>
        <w:rPr>
          <w:sz w:val="22"/>
          <w:szCs w:val="22"/>
        </w:rPr>
      </w:pPr>
      <w:r w:rsidRPr="00C76842">
        <w:rPr>
          <w:sz w:val="22"/>
          <w:szCs w:val="22"/>
        </w:rPr>
        <w:t>Build on the climate investment plan and the portfolio, then match each project to the right</w:t>
      </w:r>
      <w:r>
        <w:rPr>
          <w:sz w:val="22"/>
          <w:szCs w:val="22"/>
        </w:rPr>
        <w:t xml:space="preserve"> local</w:t>
      </w:r>
      <w:r w:rsidRPr="00C76842">
        <w:rPr>
          <w:sz w:val="22"/>
          <w:szCs w:val="22"/>
        </w:rPr>
        <w:t xml:space="preserve"> financing structure</w:t>
      </w:r>
      <w:r>
        <w:rPr>
          <w:sz w:val="22"/>
          <w:szCs w:val="22"/>
        </w:rPr>
        <w:t xml:space="preserve">. </w:t>
      </w:r>
      <w:r w:rsidRPr="004471CF">
        <w:rPr>
          <w:sz w:val="22"/>
          <w:szCs w:val="22"/>
        </w:rPr>
        <w:t>Large infrastructure may be placed in SPVs or bond-financed vehicles; smaller neighbourhood or nature-based projects may use trust funds or other pooled local vehicles; catalytic capital, guarantees and concessional support can then sit alongside these structures to reduce risk and crowd in larger pools of finance.</w:t>
      </w:r>
      <w:r>
        <w:rPr>
          <w:rStyle w:val="FootnoteReference"/>
          <w:sz w:val="22"/>
          <w:szCs w:val="22"/>
        </w:rPr>
        <w:footnoteReference w:id="40"/>
      </w:r>
    </w:p>
    <w:p w14:paraId="4FB3218E" w14:textId="77777777" w:rsidR="00B907B1" w:rsidRDefault="00B907B1" w:rsidP="00B907B1">
      <w:pPr>
        <w:pStyle w:val="ListParagraph"/>
        <w:numPr>
          <w:ilvl w:val="0"/>
          <w:numId w:val="48"/>
        </w:numPr>
        <w:rPr>
          <w:sz w:val="22"/>
          <w:szCs w:val="22"/>
        </w:rPr>
      </w:pPr>
      <w:r w:rsidRPr="00C76842">
        <w:rPr>
          <w:sz w:val="22"/>
          <w:szCs w:val="22"/>
        </w:rPr>
        <w:t xml:space="preserve">Arrange the financing structure in a way that the government backs the investment, while banks, </w:t>
      </w:r>
      <w:r>
        <w:rPr>
          <w:sz w:val="22"/>
          <w:szCs w:val="22"/>
        </w:rPr>
        <w:t>institutional investors</w:t>
      </w:r>
      <w:r w:rsidRPr="00C76842">
        <w:rPr>
          <w:sz w:val="22"/>
          <w:szCs w:val="22"/>
        </w:rPr>
        <w:t>, corporates or other investors provide the finance</w:t>
      </w:r>
      <w:r>
        <w:rPr>
          <w:sz w:val="22"/>
          <w:szCs w:val="22"/>
        </w:rPr>
        <w:t xml:space="preserve"> and technical assistance and additional de-risking where needed.</w:t>
      </w:r>
      <w:r>
        <w:rPr>
          <w:rStyle w:val="FootnoteReference"/>
          <w:sz w:val="22"/>
          <w:szCs w:val="22"/>
        </w:rPr>
        <w:footnoteReference w:id="41"/>
      </w:r>
      <w:r>
        <w:rPr>
          <w:sz w:val="22"/>
          <w:szCs w:val="22"/>
        </w:rPr>
        <w:t xml:space="preserve"> </w:t>
      </w:r>
    </w:p>
    <w:p w14:paraId="261B1FC7" w14:textId="77777777" w:rsidR="00B907B1" w:rsidRPr="006A7B70" w:rsidRDefault="00B907B1" w:rsidP="00B907B1">
      <w:pPr>
        <w:pStyle w:val="ListParagraph"/>
        <w:numPr>
          <w:ilvl w:val="0"/>
          <w:numId w:val="48"/>
        </w:numPr>
        <w:rPr>
          <w:sz w:val="22"/>
          <w:szCs w:val="22"/>
        </w:rPr>
      </w:pPr>
      <w:r>
        <w:rPr>
          <w:sz w:val="22"/>
          <w:szCs w:val="22"/>
        </w:rPr>
        <w:t>Develop long-term partnerships with</w:t>
      </w:r>
      <w:r w:rsidRPr="006A7B70">
        <w:rPr>
          <w:sz w:val="22"/>
          <w:szCs w:val="22"/>
        </w:rPr>
        <w:t xml:space="preserve"> </w:t>
      </w:r>
      <w:r>
        <w:rPr>
          <w:sz w:val="22"/>
          <w:szCs w:val="22"/>
        </w:rPr>
        <w:t>donors, governments, DFIs and investors to continually capitalize the investment vehicle/structure based on the risks, returns and investor appetite.</w:t>
      </w:r>
      <w:r>
        <w:rPr>
          <w:rStyle w:val="FootnoteReference"/>
          <w:sz w:val="22"/>
          <w:szCs w:val="22"/>
        </w:rPr>
        <w:footnoteReference w:id="42"/>
      </w:r>
    </w:p>
    <w:p w14:paraId="2CDE2DBA" w14:textId="77777777" w:rsidR="001033A2" w:rsidRDefault="001033A2" w:rsidP="001033A2">
      <w:pPr>
        <w:rPr>
          <w:sz w:val="22"/>
          <w:szCs w:val="22"/>
        </w:rPr>
      </w:pPr>
    </w:p>
    <w:p w14:paraId="695076D9" w14:textId="27C11502" w:rsidR="00DA5860" w:rsidRDefault="00DA5860" w:rsidP="00DA5860">
      <w:pPr>
        <w:pStyle w:val="Heading4"/>
      </w:pPr>
      <w:r w:rsidRPr="00DA5860">
        <w:t>Illustrative examples</w:t>
      </w:r>
    </w:p>
    <w:p w14:paraId="5F6D566A" w14:textId="77777777" w:rsidR="00BC49F8" w:rsidRPr="00E87212" w:rsidRDefault="00BC49F8" w:rsidP="00BC49F8">
      <w:pPr>
        <w:rPr>
          <w:sz w:val="22"/>
          <w:szCs w:val="22"/>
        </w:rPr>
      </w:pPr>
    </w:p>
    <w:p w14:paraId="009901EB" w14:textId="68E3BED5" w:rsidR="00BC49F8" w:rsidRPr="008A465C" w:rsidRDefault="00D25568" w:rsidP="00BC49F8">
      <w:pPr>
        <w:rPr>
          <w:sz w:val="22"/>
          <w:szCs w:val="22"/>
        </w:rPr>
      </w:pPr>
      <w:r w:rsidRPr="00D25568">
        <w:rPr>
          <w:b/>
          <w:bCs/>
          <w:sz w:val="22"/>
          <w:szCs w:val="22"/>
        </w:rPr>
        <w:t xml:space="preserve">Kenya’s County Climate Change Funds (CCCFs) </w:t>
      </w:r>
      <w:r w:rsidRPr="001C41C8">
        <w:rPr>
          <w:sz w:val="22"/>
          <w:szCs w:val="22"/>
        </w:rPr>
        <w:t xml:space="preserve">demonstrate how devolved climate finance can enable locally led adaptation while remaining anchored in national policy. </w:t>
      </w:r>
      <w:r w:rsidR="00416802" w:rsidRPr="001C41C8">
        <w:rPr>
          <w:sz w:val="22"/>
          <w:szCs w:val="22"/>
        </w:rPr>
        <w:t>CCCFs were piloted in Isiolo in 2011–12 and later expanded to Garissa, Kitui, Makueni, Wajir and beyond.</w:t>
      </w:r>
      <w:r w:rsidR="000A2D69">
        <w:rPr>
          <w:rStyle w:val="FootnoteReference"/>
          <w:sz w:val="22"/>
          <w:szCs w:val="22"/>
        </w:rPr>
        <w:footnoteReference w:id="43"/>
      </w:r>
      <w:r w:rsidR="00416802" w:rsidRPr="001C41C8">
        <w:rPr>
          <w:sz w:val="22"/>
          <w:szCs w:val="22"/>
        </w:rPr>
        <w:t xml:space="preserve"> </w:t>
      </w:r>
      <w:r w:rsidR="001C41C8" w:rsidRPr="001C41C8">
        <w:rPr>
          <w:sz w:val="22"/>
          <w:szCs w:val="22"/>
        </w:rPr>
        <w:t>These funds</w:t>
      </w:r>
      <w:r w:rsidRPr="001C41C8">
        <w:rPr>
          <w:sz w:val="22"/>
          <w:szCs w:val="22"/>
        </w:rPr>
        <w:t xml:space="preserve"> identify, prioritize and finance local adaptation investments through county planning and budgeting systems, with county and ward committees steering decisions and local knowledge and climate information built into planning and monitoring. </w:t>
      </w:r>
      <w:r w:rsidR="007F18A0" w:rsidRPr="00BA7615">
        <w:rPr>
          <w:sz w:val="22"/>
          <w:szCs w:val="22"/>
        </w:rPr>
        <w:lastRenderedPageBreak/>
        <w:t xml:space="preserve">They are designed to blend resources from international climate finance, multilateral development banks, the private sector, national government transfers and county own-source budgets, and several counties have legislated commitments of 1–2 per cent of development budgets to capitalise the fund. This domestic commitment helped attract external </w:t>
      </w:r>
      <w:r w:rsidR="008B4740">
        <w:rPr>
          <w:sz w:val="22"/>
          <w:szCs w:val="22"/>
        </w:rPr>
        <w:t>finance</w:t>
      </w:r>
      <w:r w:rsidR="007F18A0" w:rsidRPr="00BA7615">
        <w:rPr>
          <w:sz w:val="22"/>
          <w:szCs w:val="22"/>
        </w:rPr>
        <w:t>, including seed funding from the UK and Sweden and a proposal to the Green Climate Fund to expand the model.</w:t>
      </w:r>
      <w:r w:rsidR="001D35B4">
        <w:rPr>
          <w:rStyle w:val="FootnoteReference"/>
          <w:sz w:val="22"/>
          <w:szCs w:val="22"/>
        </w:rPr>
        <w:footnoteReference w:id="44"/>
      </w:r>
      <w:r w:rsidR="007F18A0">
        <w:rPr>
          <w:sz w:val="22"/>
          <w:szCs w:val="22"/>
        </w:rPr>
        <w:t xml:space="preserve"> </w:t>
      </w:r>
      <w:r w:rsidRPr="001C41C8">
        <w:rPr>
          <w:sz w:val="22"/>
          <w:szCs w:val="22"/>
        </w:rPr>
        <w:t xml:space="preserve">The model is aligned with Kenya’s </w:t>
      </w:r>
      <w:r w:rsidR="00BF431B" w:rsidRPr="001C41C8">
        <w:rPr>
          <w:sz w:val="22"/>
          <w:szCs w:val="22"/>
        </w:rPr>
        <w:t>National Adaptation Plan (NAP), the National Climate Change Action Plan, and the Climate Change Act</w:t>
      </w:r>
      <w:r w:rsidR="008A13F7" w:rsidRPr="001C41C8">
        <w:rPr>
          <w:sz w:val="22"/>
          <w:szCs w:val="22"/>
        </w:rPr>
        <w:t>.</w:t>
      </w:r>
      <w:r w:rsidR="006F2166">
        <w:rPr>
          <w:rStyle w:val="FootnoteReference"/>
          <w:sz w:val="22"/>
          <w:szCs w:val="22"/>
        </w:rPr>
        <w:footnoteReference w:id="45"/>
      </w:r>
      <w:r w:rsidR="008A13F7" w:rsidRPr="001C41C8">
        <w:rPr>
          <w:sz w:val="22"/>
          <w:szCs w:val="22"/>
        </w:rPr>
        <w:t xml:space="preserve"> The success of</w:t>
      </w:r>
      <w:r w:rsidRPr="001C41C8">
        <w:rPr>
          <w:sz w:val="22"/>
          <w:szCs w:val="22"/>
        </w:rPr>
        <w:t xml:space="preserve"> pilot</w:t>
      </w:r>
      <w:r w:rsidR="008A13F7" w:rsidRPr="001C41C8">
        <w:rPr>
          <w:sz w:val="22"/>
          <w:szCs w:val="22"/>
        </w:rPr>
        <w:t xml:space="preserve">s </w:t>
      </w:r>
      <w:r w:rsidRPr="001C41C8">
        <w:rPr>
          <w:sz w:val="22"/>
          <w:szCs w:val="22"/>
        </w:rPr>
        <w:t>helped pave the way for national scale-up</w:t>
      </w:r>
      <w:r w:rsidR="001C41C8" w:rsidRPr="001C41C8">
        <w:rPr>
          <w:sz w:val="22"/>
          <w:szCs w:val="22"/>
        </w:rPr>
        <w:t xml:space="preserve"> – </w:t>
      </w:r>
      <w:r w:rsidRPr="001C41C8">
        <w:rPr>
          <w:sz w:val="22"/>
          <w:szCs w:val="22"/>
        </w:rPr>
        <w:t xml:space="preserve">by 2023 all </w:t>
      </w:r>
      <w:r w:rsidR="00D64D55" w:rsidRPr="001C41C8">
        <w:rPr>
          <w:sz w:val="22"/>
          <w:szCs w:val="22"/>
        </w:rPr>
        <w:t>47 Kenyan</w:t>
      </w:r>
      <w:r w:rsidRPr="001C41C8">
        <w:rPr>
          <w:sz w:val="22"/>
          <w:szCs w:val="22"/>
        </w:rPr>
        <w:t xml:space="preserve"> counties had </w:t>
      </w:r>
      <w:r w:rsidR="00D64D55" w:rsidRPr="001C41C8">
        <w:rPr>
          <w:sz w:val="22"/>
          <w:szCs w:val="22"/>
        </w:rPr>
        <w:t xml:space="preserve">CCCFs </w:t>
      </w:r>
      <w:r w:rsidRPr="001C41C8">
        <w:rPr>
          <w:sz w:val="22"/>
          <w:szCs w:val="22"/>
        </w:rPr>
        <w:t xml:space="preserve">in place, creating the basis for </w:t>
      </w:r>
      <w:r w:rsidR="009E44C3" w:rsidRPr="001C41C8">
        <w:rPr>
          <w:sz w:val="22"/>
          <w:szCs w:val="22"/>
        </w:rPr>
        <w:t>a new Financing Locally-Led Climate Action Program funded by</w:t>
      </w:r>
      <w:r w:rsidR="002F3CAF">
        <w:rPr>
          <w:sz w:val="22"/>
          <w:szCs w:val="22"/>
        </w:rPr>
        <w:t xml:space="preserve"> the World Bank and</w:t>
      </w:r>
      <w:r w:rsidR="009E44C3" w:rsidRPr="001C41C8">
        <w:rPr>
          <w:sz w:val="22"/>
          <w:szCs w:val="22"/>
        </w:rPr>
        <w:t xml:space="preserve"> the governments of Denmark and Sweden</w:t>
      </w:r>
      <w:r w:rsidR="001C41C8" w:rsidRPr="001C41C8">
        <w:rPr>
          <w:sz w:val="22"/>
          <w:szCs w:val="22"/>
        </w:rPr>
        <w:t>, and led by the National Treasury.</w:t>
      </w:r>
      <w:r w:rsidR="001D1E88">
        <w:rPr>
          <w:rStyle w:val="FootnoteReference"/>
          <w:sz w:val="22"/>
          <w:szCs w:val="22"/>
        </w:rPr>
        <w:footnoteReference w:id="46"/>
      </w:r>
    </w:p>
    <w:p w14:paraId="4EA1564B" w14:textId="77777777" w:rsidR="00BD4B4F" w:rsidRDefault="00BD4B4F" w:rsidP="00DA5860">
      <w:pPr>
        <w:rPr>
          <w:b/>
          <w:bCs/>
          <w:sz w:val="22"/>
          <w:szCs w:val="22"/>
        </w:rPr>
      </w:pPr>
    </w:p>
    <w:p w14:paraId="3A835FE1" w14:textId="0FB1445B" w:rsidR="00DA5860" w:rsidRDefault="00C2317E" w:rsidP="00DA5860">
      <w:pPr>
        <w:rPr>
          <w:sz w:val="22"/>
          <w:szCs w:val="22"/>
        </w:rPr>
      </w:pPr>
      <w:r w:rsidRPr="00904E27">
        <w:rPr>
          <w:b/>
          <w:bCs/>
          <w:sz w:val="22"/>
          <w:szCs w:val="22"/>
        </w:rPr>
        <w:t>Milan for Trees</w:t>
      </w:r>
      <w:r w:rsidR="00893807" w:rsidRPr="00904E27">
        <w:rPr>
          <w:b/>
          <w:bCs/>
          <w:sz w:val="22"/>
          <w:szCs w:val="22"/>
        </w:rPr>
        <w:t xml:space="preserve"> Fund</w:t>
      </w:r>
      <w:r w:rsidR="008E28A5" w:rsidRPr="001E51F4">
        <w:rPr>
          <w:sz w:val="22"/>
          <w:szCs w:val="22"/>
        </w:rPr>
        <w:t xml:space="preserve"> is a</w:t>
      </w:r>
      <w:r w:rsidR="00F9588E">
        <w:rPr>
          <w:sz w:val="22"/>
          <w:szCs w:val="22"/>
        </w:rPr>
        <w:t xml:space="preserve"> locally led</w:t>
      </w:r>
      <w:r w:rsidR="008E28A5" w:rsidRPr="001E51F4">
        <w:rPr>
          <w:sz w:val="22"/>
          <w:szCs w:val="22"/>
        </w:rPr>
        <w:t xml:space="preserve"> trust fund</w:t>
      </w:r>
      <w:r w:rsidR="00433D08">
        <w:rPr>
          <w:sz w:val="22"/>
          <w:szCs w:val="22"/>
        </w:rPr>
        <w:t xml:space="preserve"> managed by the municipality of Milan and is </w:t>
      </w:r>
      <w:r w:rsidR="008D7D1C">
        <w:rPr>
          <w:sz w:val="22"/>
          <w:szCs w:val="22"/>
        </w:rPr>
        <w:t>dedicated</w:t>
      </w:r>
      <w:r w:rsidR="00B3693F" w:rsidRPr="001E51F4">
        <w:rPr>
          <w:sz w:val="22"/>
          <w:szCs w:val="22"/>
        </w:rPr>
        <w:t xml:space="preserve"> </w:t>
      </w:r>
      <w:r w:rsidR="008D7D1C">
        <w:rPr>
          <w:sz w:val="22"/>
          <w:szCs w:val="22"/>
        </w:rPr>
        <w:t>to</w:t>
      </w:r>
      <w:r w:rsidR="00B3693F" w:rsidRPr="001E51F4">
        <w:rPr>
          <w:sz w:val="22"/>
          <w:szCs w:val="22"/>
        </w:rPr>
        <w:t xml:space="preserve"> tree planting in the city</w:t>
      </w:r>
      <w:r w:rsidR="00433D08">
        <w:rPr>
          <w:sz w:val="22"/>
          <w:szCs w:val="22"/>
        </w:rPr>
        <w:t xml:space="preserve">. The fund is </w:t>
      </w:r>
      <w:r w:rsidR="00873F6E" w:rsidRPr="001E51F4">
        <w:rPr>
          <w:sz w:val="22"/>
          <w:szCs w:val="22"/>
        </w:rPr>
        <w:t xml:space="preserve">capitalized through </w:t>
      </w:r>
      <w:r w:rsidR="00DC0171" w:rsidRPr="001E51F4">
        <w:rPr>
          <w:sz w:val="22"/>
          <w:szCs w:val="22"/>
        </w:rPr>
        <w:t>a blend of municipal tax revenues</w:t>
      </w:r>
      <w:r w:rsidR="00417DFE" w:rsidRPr="001E51F4">
        <w:rPr>
          <w:sz w:val="22"/>
          <w:szCs w:val="22"/>
        </w:rPr>
        <w:t xml:space="preserve">, individual contributions </w:t>
      </w:r>
      <w:r w:rsidR="004B5808" w:rsidRPr="001E51F4">
        <w:rPr>
          <w:sz w:val="22"/>
          <w:szCs w:val="22"/>
        </w:rPr>
        <w:t>and larger corporate donations</w:t>
      </w:r>
      <w:r w:rsidR="00F02E2A">
        <w:rPr>
          <w:sz w:val="22"/>
          <w:szCs w:val="22"/>
        </w:rPr>
        <w:t>. The money is held off the</w:t>
      </w:r>
      <w:r w:rsidR="00433D08" w:rsidRPr="00433D08">
        <w:rPr>
          <w:sz w:val="22"/>
          <w:szCs w:val="22"/>
        </w:rPr>
        <w:t xml:space="preserve"> municipal balance sheet, and </w:t>
      </w:r>
      <w:r w:rsidR="00F02E2A">
        <w:rPr>
          <w:sz w:val="22"/>
          <w:szCs w:val="22"/>
        </w:rPr>
        <w:t xml:space="preserve">the fund </w:t>
      </w:r>
      <w:r w:rsidR="00433D08" w:rsidRPr="00433D08">
        <w:rPr>
          <w:sz w:val="22"/>
          <w:szCs w:val="22"/>
        </w:rPr>
        <w:t>allows tree planting to extend beyond public land.</w:t>
      </w:r>
      <w:r w:rsidR="00C230EA">
        <w:rPr>
          <w:sz w:val="22"/>
          <w:szCs w:val="22"/>
        </w:rPr>
        <w:t xml:space="preserve"> In 2024, 600 citizens and 36 local business participated to raise over EUR 1.3 million </w:t>
      </w:r>
      <w:r w:rsidR="008A4520">
        <w:rPr>
          <w:sz w:val="22"/>
          <w:szCs w:val="22"/>
        </w:rPr>
        <w:t>to plant over 4700 trees</w:t>
      </w:r>
      <w:r w:rsidR="00C230EA">
        <w:rPr>
          <w:sz w:val="22"/>
          <w:szCs w:val="22"/>
        </w:rPr>
        <w:t>.</w:t>
      </w:r>
      <w:r w:rsidR="009A10B6">
        <w:rPr>
          <w:rStyle w:val="FootnoteReference"/>
          <w:sz w:val="22"/>
          <w:szCs w:val="22"/>
        </w:rPr>
        <w:footnoteReference w:id="47"/>
      </w:r>
      <w:r w:rsidR="00433D08" w:rsidRPr="00433D08">
        <w:rPr>
          <w:sz w:val="22"/>
          <w:szCs w:val="22"/>
        </w:rPr>
        <w:t xml:space="preserve"> It is a good example of how a city can </w:t>
      </w:r>
      <w:r w:rsidR="00087A46">
        <w:rPr>
          <w:sz w:val="22"/>
          <w:szCs w:val="22"/>
        </w:rPr>
        <w:t xml:space="preserve">lead local multi-stakeholder partnerships, </w:t>
      </w:r>
      <w:r w:rsidR="00433D08" w:rsidRPr="00433D08">
        <w:rPr>
          <w:sz w:val="22"/>
          <w:szCs w:val="22"/>
        </w:rPr>
        <w:t>bring</w:t>
      </w:r>
      <w:r w:rsidR="00087A46">
        <w:rPr>
          <w:sz w:val="22"/>
          <w:szCs w:val="22"/>
        </w:rPr>
        <w:t>ing</w:t>
      </w:r>
      <w:r w:rsidR="00433D08" w:rsidRPr="00433D08">
        <w:rPr>
          <w:sz w:val="22"/>
          <w:szCs w:val="22"/>
        </w:rPr>
        <w:t xml:space="preserve"> in</w:t>
      </w:r>
      <w:r w:rsidR="00316542">
        <w:rPr>
          <w:sz w:val="22"/>
          <w:szCs w:val="22"/>
        </w:rPr>
        <w:t xml:space="preserve"> private capital</w:t>
      </w:r>
      <w:r w:rsidR="00D513FD">
        <w:rPr>
          <w:sz w:val="22"/>
          <w:szCs w:val="22"/>
        </w:rPr>
        <w:t xml:space="preserve"> to fund place-based climate action. </w:t>
      </w:r>
      <w:r w:rsidR="009A10B6">
        <w:rPr>
          <w:sz w:val="22"/>
          <w:szCs w:val="22"/>
        </w:rPr>
        <w:t xml:space="preserve">The city of Lund in Sweden is also planning to replicate this model </w:t>
      </w:r>
      <w:r w:rsidR="00B7271A">
        <w:rPr>
          <w:sz w:val="22"/>
          <w:szCs w:val="22"/>
        </w:rPr>
        <w:t>to accelerate municipal tree planting</w:t>
      </w:r>
      <w:r w:rsidR="00E0508D">
        <w:rPr>
          <w:sz w:val="22"/>
          <w:szCs w:val="22"/>
        </w:rPr>
        <w:t xml:space="preserve">, which will not only </w:t>
      </w:r>
      <w:r w:rsidR="001504DA">
        <w:rPr>
          <w:sz w:val="22"/>
          <w:szCs w:val="22"/>
        </w:rPr>
        <w:t>improve local climatic conditions but also provide additional economic value to businesses through place-based improvements.</w:t>
      </w:r>
      <w:r w:rsidR="001504DA">
        <w:rPr>
          <w:rStyle w:val="FootnoteReference"/>
          <w:sz w:val="22"/>
          <w:szCs w:val="22"/>
        </w:rPr>
        <w:footnoteReference w:id="48"/>
      </w:r>
      <w:r w:rsidR="001504DA">
        <w:rPr>
          <w:sz w:val="22"/>
          <w:szCs w:val="22"/>
        </w:rPr>
        <w:t xml:space="preserve"> </w:t>
      </w:r>
    </w:p>
    <w:p w14:paraId="29515BFE" w14:textId="77777777" w:rsidR="001B36BF" w:rsidRDefault="001B36BF" w:rsidP="00DA5860">
      <w:pPr>
        <w:rPr>
          <w:sz w:val="22"/>
          <w:szCs w:val="22"/>
        </w:rPr>
      </w:pPr>
    </w:p>
    <w:p w14:paraId="3B7DED68" w14:textId="46B8D3D4" w:rsidR="00B05821" w:rsidRDefault="001B36BF" w:rsidP="00DA5860">
      <w:pPr>
        <w:rPr>
          <w:sz w:val="22"/>
          <w:szCs w:val="22"/>
        </w:rPr>
      </w:pPr>
      <w:r w:rsidRPr="00B05821">
        <w:rPr>
          <w:b/>
          <w:bCs/>
          <w:sz w:val="22"/>
          <w:szCs w:val="22"/>
        </w:rPr>
        <w:t>Bristol</w:t>
      </w:r>
      <w:r w:rsidR="007B64BE">
        <w:rPr>
          <w:sz w:val="22"/>
          <w:szCs w:val="22"/>
        </w:rPr>
        <w:t xml:space="preserve"> </w:t>
      </w:r>
      <w:r w:rsidR="001610F2">
        <w:rPr>
          <w:sz w:val="22"/>
          <w:szCs w:val="22"/>
        </w:rPr>
        <w:t>has developed two key</w:t>
      </w:r>
      <w:r w:rsidR="00BC0592">
        <w:rPr>
          <w:sz w:val="22"/>
          <w:szCs w:val="22"/>
        </w:rPr>
        <w:t xml:space="preserve"> local</w:t>
      </w:r>
      <w:r w:rsidR="001610F2">
        <w:rPr>
          <w:sz w:val="22"/>
          <w:szCs w:val="22"/>
        </w:rPr>
        <w:t xml:space="preserve"> funds</w:t>
      </w:r>
      <w:r w:rsidR="00BC0592">
        <w:rPr>
          <w:sz w:val="22"/>
          <w:szCs w:val="22"/>
        </w:rPr>
        <w:t xml:space="preserve"> focused on climate and </w:t>
      </w:r>
      <w:r w:rsidR="00624230">
        <w:rPr>
          <w:sz w:val="22"/>
          <w:szCs w:val="22"/>
        </w:rPr>
        <w:t>energy</w:t>
      </w:r>
      <w:r w:rsidR="00ED68DB">
        <w:rPr>
          <w:sz w:val="22"/>
          <w:szCs w:val="22"/>
        </w:rPr>
        <w:t>, with a stro</w:t>
      </w:r>
      <w:r w:rsidR="00CC0F66">
        <w:rPr>
          <w:sz w:val="22"/>
          <w:szCs w:val="22"/>
        </w:rPr>
        <w:t xml:space="preserve">ng emphasis at </w:t>
      </w:r>
      <w:r w:rsidR="00ED68DB">
        <w:rPr>
          <w:sz w:val="22"/>
          <w:szCs w:val="22"/>
        </w:rPr>
        <w:t>community</w:t>
      </w:r>
      <w:r w:rsidR="00CC0F66">
        <w:rPr>
          <w:sz w:val="22"/>
          <w:szCs w:val="22"/>
        </w:rPr>
        <w:t>-level impact</w:t>
      </w:r>
      <w:r w:rsidR="00B05821">
        <w:rPr>
          <w:sz w:val="22"/>
          <w:szCs w:val="22"/>
        </w:rPr>
        <w:t xml:space="preserve">: </w:t>
      </w:r>
    </w:p>
    <w:p w14:paraId="33C88520" w14:textId="3AF82409" w:rsidR="00B05821" w:rsidRPr="00BF59E1" w:rsidRDefault="003E1D1C" w:rsidP="00F700E3">
      <w:pPr>
        <w:pStyle w:val="ListParagraph"/>
        <w:numPr>
          <w:ilvl w:val="0"/>
          <w:numId w:val="52"/>
        </w:numPr>
        <w:rPr>
          <w:sz w:val="22"/>
          <w:szCs w:val="22"/>
        </w:rPr>
      </w:pPr>
      <w:r w:rsidRPr="00BF59E1">
        <w:rPr>
          <w:sz w:val="22"/>
          <w:szCs w:val="22"/>
        </w:rPr>
        <w:t>First is the</w:t>
      </w:r>
      <w:r w:rsidR="008D701F" w:rsidRPr="00BF59E1">
        <w:rPr>
          <w:sz w:val="22"/>
          <w:szCs w:val="22"/>
        </w:rPr>
        <w:t xml:space="preserve"> </w:t>
      </w:r>
      <w:r w:rsidR="008D701F" w:rsidRPr="00BF59E1">
        <w:rPr>
          <w:b/>
          <w:bCs/>
          <w:sz w:val="22"/>
          <w:szCs w:val="22"/>
        </w:rPr>
        <w:t>Bristol Climate Action Investment</w:t>
      </w:r>
      <w:r w:rsidR="008D701F" w:rsidRPr="00BF59E1">
        <w:rPr>
          <w:sz w:val="22"/>
          <w:szCs w:val="22"/>
        </w:rPr>
        <w:t xml:space="preserve"> </w:t>
      </w:r>
      <w:r w:rsidR="00DF3896" w:rsidRPr="00BF59E1">
        <w:rPr>
          <w:sz w:val="22"/>
          <w:szCs w:val="22"/>
        </w:rPr>
        <w:t xml:space="preserve">– </w:t>
      </w:r>
      <w:r w:rsidR="00C45C8D" w:rsidRPr="00BF59E1">
        <w:rPr>
          <w:sz w:val="22"/>
          <w:szCs w:val="22"/>
        </w:rPr>
        <w:t>developed as part of its Net Zero Investment Co-Innovation Lab, funded by the EU Net Zero Cities</w:t>
      </w:r>
      <w:r w:rsidRPr="00BF59E1">
        <w:rPr>
          <w:rStyle w:val="FootnoteReference"/>
          <w:sz w:val="22"/>
          <w:szCs w:val="22"/>
        </w:rPr>
        <w:footnoteReference w:id="49"/>
      </w:r>
      <w:r w:rsidR="00C45C8D" w:rsidRPr="00BF59E1">
        <w:rPr>
          <w:sz w:val="22"/>
          <w:szCs w:val="22"/>
        </w:rPr>
        <w:t xml:space="preserve"> –</w:t>
      </w:r>
      <w:r w:rsidR="00DF3896" w:rsidRPr="00BF59E1">
        <w:rPr>
          <w:sz w:val="22"/>
          <w:szCs w:val="22"/>
        </w:rPr>
        <w:t xml:space="preserve"> </w:t>
      </w:r>
      <w:r w:rsidR="00C45C8D" w:rsidRPr="00BF59E1">
        <w:rPr>
          <w:sz w:val="22"/>
          <w:szCs w:val="22"/>
        </w:rPr>
        <w:t xml:space="preserve">where </w:t>
      </w:r>
      <w:r w:rsidR="00DF3896" w:rsidRPr="00BF59E1">
        <w:rPr>
          <w:sz w:val="22"/>
          <w:szCs w:val="22"/>
        </w:rPr>
        <w:t xml:space="preserve">investments as little as GBP 5 can be made by businesses, residents and </w:t>
      </w:r>
      <w:r w:rsidR="00AC4480" w:rsidRPr="00BF59E1">
        <w:rPr>
          <w:sz w:val="22"/>
          <w:szCs w:val="22"/>
        </w:rPr>
        <w:t>communities</w:t>
      </w:r>
      <w:r w:rsidR="00DF3896" w:rsidRPr="00BF59E1">
        <w:rPr>
          <w:sz w:val="22"/>
          <w:szCs w:val="22"/>
        </w:rPr>
        <w:t>. By 2025,</w:t>
      </w:r>
      <w:r w:rsidR="008D701F" w:rsidRPr="00BF59E1">
        <w:rPr>
          <w:sz w:val="22"/>
          <w:szCs w:val="22"/>
        </w:rPr>
        <w:t xml:space="preserve"> </w:t>
      </w:r>
      <w:r w:rsidR="00AC4480" w:rsidRPr="00BF59E1">
        <w:rPr>
          <w:sz w:val="22"/>
          <w:szCs w:val="22"/>
        </w:rPr>
        <w:t xml:space="preserve">the fund </w:t>
      </w:r>
      <w:r w:rsidR="008D701F" w:rsidRPr="00BF59E1">
        <w:rPr>
          <w:sz w:val="22"/>
          <w:szCs w:val="22"/>
        </w:rPr>
        <w:t xml:space="preserve">raised over </w:t>
      </w:r>
      <w:r w:rsidR="00AC4480" w:rsidRPr="00BF59E1">
        <w:rPr>
          <w:sz w:val="22"/>
          <w:szCs w:val="22"/>
        </w:rPr>
        <w:t xml:space="preserve">GBP </w:t>
      </w:r>
      <w:r w:rsidR="008D701F" w:rsidRPr="00BF59E1">
        <w:rPr>
          <w:sz w:val="22"/>
          <w:szCs w:val="22"/>
        </w:rPr>
        <w:t xml:space="preserve">500,000 in its first five weeks toward an initial </w:t>
      </w:r>
      <w:r w:rsidR="00AC4480" w:rsidRPr="00BF59E1">
        <w:rPr>
          <w:sz w:val="22"/>
          <w:szCs w:val="22"/>
        </w:rPr>
        <w:t xml:space="preserve">GBP </w:t>
      </w:r>
      <w:r w:rsidR="008D701F" w:rsidRPr="00BF59E1">
        <w:rPr>
          <w:sz w:val="22"/>
          <w:szCs w:val="22"/>
        </w:rPr>
        <w:t>1 million target</w:t>
      </w:r>
      <w:r w:rsidR="00AC4480" w:rsidRPr="00BF59E1">
        <w:rPr>
          <w:sz w:val="22"/>
          <w:szCs w:val="22"/>
        </w:rPr>
        <w:t xml:space="preserve">. </w:t>
      </w:r>
      <w:r w:rsidR="009C7303" w:rsidRPr="00BF59E1">
        <w:rPr>
          <w:sz w:val="22"/>
          <w:szCs w:val="22"/>
        </w:rPr>
        <w:t>The investments are</w:t>
      </w:r>
      <w:r w:rsidR="008D701F" w:rsidRPr="00BF59E1">
        <w:rPr>
          <w:sz w:val="22"/>
          <w:szCs w:val="22"/>
        </w:rPr>
        <w:t xml:space="preserve"> set up as a five-year loan offering 4.2% interest to finance energy-efficiency and renewable upgrades in council-owned buildings.</w:t>
      </w:r>
      <w:r w:rsidR="009C7303" w:rsidRPr="00BF59E1">
        <w:rPr>
          <w:sz w:val="22"/>
          <w:szCs w:val="22"/>
        </w:rPr>
        <w:t xml:space="preserve"> </w:t>
      </w:r>
      <w:r w:rsidR="00F26FE6" w:rsidRPr="00BF59E1">
        <w:rPr>
          <w:sz w:val="22"/>
          <w:szCs w:val="22"/>
        </w:rPr>
        <w:t xml:space="preserve">Click </w:t>
      </w:r>
      <w:hyperlink r:id="rId31">
        <w:r w:rsidR="00F26FE6" w:rsidRPr="00BF59E1">
          <w:rPr>
            <w:rStyle w:val="Hyperlink"/>
          </w:rPr>
          <w:t>here</w:t>
        </w:r>
      </w:hyperlink>
      <w:r w:rsidR="00F26FE6" w:rsidRPr="00BF59E1">
        <w:rPr>
          <w:sz w:val="22"/>
          <w:szCs w:val="22"/>
        </w:rPr>
        <w:t xml:space="preserve"> to know more.</w:t>
      </w:r>
      <w:r w:rsidRPr="00BF59E1">
        <w:rPr>
          <w:rStyle w:val="FootnoteReference"/>
          <w:sz w:val="22"/>
          <w:szCs w:val="22"/>
        </w:rPr>
        <w:footnoteReference w:id="50"/>
      </w:r>
      <w:r w:rsidR="00A95235" w:rsidRPr="00BF59E1">
        <w:rPr>
          <w:sz w:val="22"/>
          <w:szCs w:val="22"/>
          <w:vertAlign w:val="superscript"/>
        </w:rPr>
        <w:t>,</w:t>
      </w:r>
      <w:r w:rsidRPr="00BF59E1">
        <w:rPr>
          <w:rStyle w:val="FootnoteReference"/>
          <w:sz w:val="22"/>
          <w:szCs w:val="22"/>
        </w:rPr>
        <w:footnoteReference w:id="51"/>
      </w:r>
      <w:r w:rsidR="00F26FE6" w:rsidRPr="00BF59E1">
        <w:rPr>
          <w:sz w:val="22"/>
          <w:szCs w:val="22"/>
        </w:rPr>
        <w:t xml:space="preserve"> </w:t>
      </w:r>
    </w:p>
    <w:p w14:paraId="3BF2B085" w14:textId="07EC9339" w:rsidR="00FE204E" w:rsidRPr="00BF59E1" w:rsidRDefault="009C7303" w:rsidP="00F700E3">
      <w:pPr>
        <w:pStyle w:val="ListParagraph"/>
        <w:numPr>
          <w:ilvl w:val="0"/>
          <w:numId w:val="51"/>
        </w:numPr>
        <w:rPr>
          <w:sz w:val="22"/>
          <w:szCs w:val="22"/>
        </w:rPr>
      </w:pPr>
      <w:r w:rsidRPr="00BF59E1">
        <w:rPr>
          <w:sz w:val="22"/>
          <w:szCs w:val="22"/>
        </w:rPr>
        <w:lastRenderedPageBreak/>
        <w:t xml:space="preserve">Second is the </w:t>
      </w:r>
      <w:r w:rsidR="003E1D1C" w:rsidRPr="00BF59E1">
        <w:rPr>
          <w:b/>
          <w:bCs/>
          <w:sz w:val="22"/>
          <w:szCs w:val="22"/>
        </w:rPr>
        <w:t>Bristol City Leap Community Energy Fund</w:t>
      </w:r>
      <w:r w:rsidR="000B562C" w:rsidRPr="00BF59E1">
        <w:rPr>
          <w:b/>
          <w:bCs/>
          <w:sz w:val="22"/>
          <w:szCs w:val="22"/>
        </w:rPr>
        <w:t xml:space="preserve"> </w:t>
      </w:r>
      <w:r w:rsidR="003E1D1C" w:rsidRPr="00BF59E1">
        <w:rPr>
          <w:sz w:val="22"/>
          <w:szCs w:val="22"/>
        </w:rPr>
        <w:t xml:space="preserve">– a GBP 1.5 million, grant-and-loan facility backed </w:t>
      </w:r>
      <w:r w:rsidR="004C5CF8" w:rsidRPr="00BF59E1">
        <w:rPr>
          <w:sz w:val="22"/>
          <w:szCs w:val="22"/>
        </w:rPr>
        <w:t>by contributions of GBP 750,000 each</w:t>
      </w:r>
      <w:r w:rsidR="003E1D1C" w:rsidRPr="00BF59E1">
        <w:rPr>
          <w:sz w:val="22"/>
          <w:szCs w:val="22"/>
        </w:rPr>
        <w:t xml:space="preserve"> by Ameresco and Vattenfall, aimed at community-led energy projects, with any profits recycled back into the fund</w:t>
      </w:r>
      <w:r w:rsidR="00F26FE6" w:rsidRPr="00BF59E1">
        <w:rPr>
          <w:sz w:val="22"/>
          <w:szCs w:val="22"/>
        </w:rPr>
        <w:t>.</w:t>
      </w:r>
      <w:r w:rsidR="00CC7239" w:rsidRPr="00BF59E1">
        <w:rPr>
          <w:sz w:val="22"/>
          <w:szCs w:val="22"/>
        </w:rPr>
        <w:t xml:space="preserve"> </w:t>
      </w:r>
      <w:r w:rsidR="00ED68DB" w:rsidRPr="00BF59E1">
        <w:rPr>
          <w:sz w:val="22"/>
          <w:szCs w:val="22"/>
        </w:rPr>
        <w:t>This fund aims at reducing the use of fossil fuels and supporting local communities to reduce their energy consumption.</w:t>
      </w:r>
      <w:r w:rsidR="00D47A5C" w:rsidRPr="00BF59E1">
        <w:rPr>
          <w:rStyle w:val="FootnoteReference"/>
          <w:sz w:val="22"/>
          <w:szCs w:val="22"/>
        </w:rPr>
        <w:footnoteReference w:id="52"/>
      </w:r>
      <w:r w:rsidR="00ED68DB" w:rsidRPr="00BF59E1">
        <w:rPr>
          <w:sz w:val="22"/>
          <w:szCs w:val="22"/>
        </w:rPr>
        <w:t xml:space="preserve"> </w:t>
      </w:r>
      <w:r w:rsidR="00A95235" w:rsidRPr="00BF59E1">
        <w:rPr>
          <w:sz w:val="22"/>
          <w:szCs w:val="22"/>
        </w:rPr>
        <w:t xml:space="preserve">Click </w:t>
      </w:r>
      <w:hyperlink r:id="rId32" w:history="1">
        <w:r w:rsidR="00A95235" w:rsidRPr="00BF59E1">
          <w:rPr>
            <w:rStyle w:val="Hyperlink"/>
          </w:rPr>
          <w:t>here</w:t>
        </w:r>
      </w:hyperlink>
      <w:r w:rsidR="00A95235" w:rsidRPr="00BF59E1">
        <w:rPr>
          <w:sz w:val="22"/>
          <w:szCs w:val="22"/>
        </w:rPr>
        <w:t xml:space="preserve"> to know more.</w:t>
      </w:r>
    </w:p>
    <w:p w14:paraId="1447FCEB" w14:textId="77777777" w:rsidR="00C10E9F" w:rsidRDefault="00C10E9F" w:rsidP="001033A2">
      <w:pPr>
        <w:rPr>
          <w:b/>
          <w:bCs/>
          <w:sz w:val="22"/>
          <w:szCs w:val="22"/>
        </w:rPr>
      </w:pPr>
    </w:p>
    <w:p w14:paraId="3C225E0A" w14:textId="3544323C" w:rsidR="00C21F96" w:rsidRDefault="00E2575F" w:rsidP="001033A2">
      <w:pPr>
        <w:rPr>
          <w:sz w:val="22"/>
          <w:szCs w:val="22"/>
        </w:rPr>
      </w:pPr>
      <w:r w:rsidRPr="00E2575F">
        <w:rPr>
          <w:b/>
          <w:bCs/>
          <w:sz w:val="22"/>
          <w:szCs w:val="22"/>
        </w:rPr>
        <w:t>LoCAL</w:t>
      </w:r>
      <w:r w:rsidRPr="00E2575F">
        <w:rPr>
          <w:sz w:val="22"/>
          <w:szCs w:val="22"/>
        </w:rPr>
        <w:t xml:space="preserve"> is a country-based mechanism</w:t>
      </w:r>
      <w:r w:rsidR="0004610A">
        <w:rPr>
          <w:sz w:val="22"/>
          <w:szCs w:val="22"/>
        </w:rPr>
        <w:t xml:space="preserve"> spearheaded by the </w:t>
      </w:r>
      <w:r w:rsidR="00BC5B34">
        <w:rPr>
          <w:sz w:val="22"/>
          <w:szCs w:val="22"/>
        </w:rPr>
        <w:t>UN Capital Development Fund (UNCDF)</w:t>
      </w:r>
      <w:r w:rsidRPr="00E2575F">
        <w:rPr>
          <w:sz w:val="22"/>
          <w:szCs w:val="22"/>
        </w:rPr>
        <w:t xml:space="preserve"> </w:t>
      </w:r>
      <w:r w:rsidR="00BC5B34">
        <w:rPr>
          <w:sz w:val="22"/>
          <w:szCs w:val="22"/>
        </w:rPr>
        <w:t xml:space="preserve">It </w:t>
      </w:r>
      <w:r w:rsidRPr="00E2575F">
        <w:rPr>
          <w:sz w:val="22"/>
          <w:szCs w:val="22"/>
        </w:rPr>
        <w:t>helps local governments integrate climate adaptation into planning and budgeting</w:t>
      </w:r>
      <w:r w:rsidR="00706E25">
        <w:rPr>
          <w:sz w:val="22"/>
          <w:szCs w:val="22"/>
        </w:rPr>
        <w:t xml:space="preserve"> through </w:t>
      </w:r>
      <w:r w:rsidRPr="00E2575F">
        <w:rPr>
          <w:b/>
          <w:bCs/>
          <w:sz w:val="22"/>
          <w:szCs w:val="22"/>
        </w:rPr>
        <w:t>performance-based climate resilience grants</w:t>
      </w:r>
      <w:r w:rsidRPr="00E2575F">
        <w:rPr>
          <w:sz w:val="22"/>
          <w:szCs w:val="22"/>
        </w:rPr>
        <w:t xml:space="preserve"> </w:t>
      </w:r>
      <w:r w:rsidR="00706E25">
        <w:rPr>
          <w:sz w:val="22"/>
          <w:szCs w:val="22"/>
        </w:rPr>
        <w:t>and</w:t>
      </w:r>
      <w:r w:rsidRPr="00E2575F">
        <w:rPr>
          <w:sz w:val="22"/>
          <w:szCs w:val="22"/>
        </w:rPr>
        <w:t xml:space="preserve"> technical and capacity-building support.</w:t>
      </w:r>
      <w:r w:rsidR="00622BFB">
        <w:rPr>
          <w:rStyle w:val="FootnoteReference"/>
          <w:sz w:val="22"/>
          <w:szCs w:val="22"/>
        </w:rPr>
        <w:footnoteReference w:id="53"/>
      </w:r>
      <w:r w:rsidRPr="00E2575F">
        <w:rPr>
          <w:sz w:val="22"/>
          <w:szCs w:val="22"/>
        </w:rPr>
        <w:t xml:space="preserve"> It channels climate finance</w:t>
      </w:r>
      <w:r w:rsidR="00706E25">
        <w:rPr>
          <w:sz w:val="22"/>
          <w:szCs w:val="22"/>
        </w:rPr>
        <w:t xml:space="preserve"> to local governments</w:t>
      </w:r>
      <w:r w:rsidRPr="00E2575F">
        <w:rPr>
          <w:sz w:val="22"/>
          <w:szCs w:val="22"/>
        </w:rPr>
        <w:t xml:space="preserve"> through existing</w:t>
      </w:r>
      <w:r w:rsidR="00706E25">
        <w:rPr>
          <w:sz w:val="22"/>
          <w:szCs w:val="22"/>
        </w:rPr>
        <w:t xml:space="preserve"> national</w:t>
      </w:r>
      <w:r w:rsidRPr="00E2575F">
        <w:rPr>
          <w:sz w:val="22"/>
          <w:szCs w:val="22"/>
        </w:rPr>
        <w:t xml:space="preserve"> fiscal transfer systems. In practice, local governments assess risks and needs, prepare adaptation plans, </w:t>
      </w:r>
      <w:r w:rsidR="0079717D">
        <w:rPr>
          <w:sz w:val="22"/>
          <w:szCs w:val="22"/>
        </w:rPr>
        <w:t>identify</w:t>
      </w:r>
      <w:r w:rsidRPr="00E2575F">
        <w:rPr>
          <w:sz w:val="22"/>
          <w:szCs w:val="22"/>
        </w:rPr>
        <w:t xml:space="preserve"> and </w:t>
      </w:r>
      <w:r w:rsidR="0079717D">
        <w:rPr>
          <w:sz w:val="22"/>
          <w:szCs w:val="22"/>
        </w:rPr>
        <w:t>budget</w:t>
      </w:r>
      <w:r w:rsidRPr="00E2575F">
        <w:rPr>
          <w:sz w:val="22"/>
          <w:szCs w:val="22"/>
        </w:rPr>
        <w:t xml:space="preserve"> priority measures, and implement them through their annual budgeting cycles; performance reviews and audits then inform future allocations. LoCAL is designed to scale in phases, moving from piloting to learning and then to full national roll-out</w:t>
      </w:r>
      <w:r w:rsidR="001145B2">
        <w:rPr>
          <w:rStyle w:val="FootnoteReference"/>
          <w:sz w:val="22"/>
          <w:szCs w:val="22"/>
        </w:rPr>
        <w:footnoteReference w:id="54"/>
      </w:r>
      <w:r w:rsidRPr="00E2575F">
        <w:rPr>
          <w:sz w:val="22"/>
          <w:szCs w:val="22"/>
        </w:rPr>
        <w:t>, which makes it a strong example of a multilevel local climate finance structure embedded in national systems.</w:t>
      </w:r>
      <w:r w:rsidR="0069050F">
        <w:rPr>
          <w:sz w:val="22"/>
          <w:szCs w:val="22"/>
        </w:rPr>
        <w:t xml:space="preserve"> </w:t>
      </w:r>
      <w:r w:rsidR="0069050F" w:rsidRPr="0069050F">
        <w:rPr>
          <w:sz w:val="22"/>
          <w:szCs w:val="22"/>
        </w:rPr>
        <w:t xml:space="preserve">Since 2011, LoCAL has provided USD 8.3 million in grants to 64 local governments, </w:t>
      </w:r>
      <w:r w:rsidR="006D2365">
        <w:rPr>
          <w:sz w:val="22"/>
          <w:szCs w:val="22"/>
        </w:rPr>
        <w:t>impacting</w:t>
      </w:r>
      <w:r w:rsidR="0069050F" w:rsidRPr="0069050F">
        <w:rPr>
          <w:sz w:val="22"/>
          <w:szCs w:val="22"/>
        </w:rPr>
        <w:t xml:space="preserve"> over 5 million</w:t>
      </w:r>
      <w:r w:rsidR="006D2365">
        <w:rPr>
          <w:sz w:val="22"/>
          <w:szCs w:val="22"/>
        </w:rPr>
        <w:t xml:space="preserve"> people</w:t>
      </w:r>
      <w:r w:rsidR="0069050F" w:rsidRPr="0069050F">
        <w:rPr>
          <w:sz w:val="22"/>
          <w:szCs w:val="22"/>
        </w:rPr>
        <w:t xml:space="preserve"> across 12 countries in Asia (Bangladesh, Bhutan, Cambodia, Lao PDR and Nepal), the Pacific (Tuvalu) and Africa (Benin, Ghana, Mali, Mozambique, Niger and Tanzania)</w:t>
      </w:r>
      <w:r w:rsidR="006D2365">
        <w:rPr>
          <w:sz w:val="22"/>
          <w:szCs w:val="22"/>
        </w:rPr>
        <w:t xml:space="preserve">. </w:t>
      </w:r>
    </w:p>
    <w:p w14:paraId="5B4F1597" w14:textId="77777777" w:rsidR="00A57E5D" w:rsidRDefault="00A57E5D" w:rsidP="001033A2">
      <w:pPr>
        <w:rPr>
          <w:sz w:val="22"/>
          <w:szCs w:val="22"/>
        </w:rPr>
      </w:pPr>
    </w:p>
    <w:p w14:paraId="3A8A4134" w14:textId="126302BC" w:rsidR="00A57E5D" w:rsidRDefault="52632D71" w:rsidP="00A57E5D">
      <w:pPr>
        <w:rPr>
          <w:sz w:val="22"/>
          <w:szCs w:val="22"/>
        </w:rPr>
      </w:pPr>
      <w:r w:rsidRPr="229C7D95">
        <w:rPr>
          <w:b/>
          <w:bCs/>
          <w:sz w:val="22"/>
          <w:szCs w:val="22"/>
        </w:rPr>
        <w:t>Tamil Nadu Water and Sanitation Pooled Fund</w:t>
      </w:r>
      <w:r w:rsidRPr="229C7D95">
        <w:rPr>
          <w:sz w:val="22"/>
          <w:szCs w:val="22"/>
        </w:rPr>
        <w:t xml:space="preserve"> illustrates how a dedicated special purpose vehicle can connect municipal projects with state, national and private finance. Established by the Government of Tamil Nadu as a separate trust, the Fund pooled the borrowing needs of 13 small and medium-sized municipalities and issued a single bond to raise long-term capital for water and sanitation investments. Participating municipalities repaid the Fund through project and local revenues, while the state government strengthened the structure through reserve funds and the ability to intercept fiscal transfers if repayments fell short; a USAID partial guarantee provided additional protection to investors.</w:t>
      </w:r>
      <w:r w:rsidRPr="229C7D95">
        <w:rPr>
          <w:rStyle w:val="FootnoteReference"/>
          <w:sz w:val="22"/>
          <w:szCs w:val="22"/>
        </w:rPr>
        <w:t xml:space="preserve"> </w:t>
      </w:r>
      <w:r w:rsidR="00A57E5D" w:rsidRPr="229C7D95">
        <w:rPr>
          <w:rStyle w:val="FootnoteReference"/>
          <w:sz w:val="22"/>
          <w:szCs w:val="22"/>
        </w:rPr>
        <w:footnoteReference w:id="55"/>
      </w:r>
      <w:r w:rsidRPr="229C7D95">
        <w:rPr>
          <w:sz w:val="22"/>
          <w:szCs w:val="22"/>
        </w:rPr>
        <w:t xml:space="preserve"> By ring-fencing the financing and repayment arrangements, the SPV spread risk, reduced transaction costs and enabled municipalities that could not issue bonds independently to access capital markets. </w:t>
      </w:r>
      <w:r w:rsidR="563ACAFC" w:rsidRPr="229C7D95">
        <w:rPr>
          <w:sz w:val="22"/>
          <w:szCs w:val="22"/>
        </w:rPr>
        <w:t xml:space="preserve">The national government </w:t>
      </w:r>
      <w:r w:rsidRPr="229C7D95">
        <w:rPr>
          <w:sz w:val="22"/>
          <w:szCs w:val="22"/>
        </w:rPr>
        <w:t xml:space="preserve">subsequently embedded this approach in its national </w:t>
      </w:r>
      <w:r w:rsidRPr="229C7D95">
        <w:rPr>
          <w:b/>
          <w:bCs/>
          <w:sz w:val="22"/>
          <w:szCs w:val="22"/>
        </w:rPr>
        <w:t>Pooled Finance Development Fund</w:t>
      </w:r>
      <w:r w:rsidR="00A57E5D" w:rsidRPr="229C7D95">
        <w:rPr>
          <w:rStyle w:val="FootnoteReference"/>
          <w:b/>
          <w:bCs/>
          <w:sz w:val="22"/>
          <w:szCs w:val="22"/>
        </w:rPr>
        <w:footnoteReference w:id="56"/>
      </w:r>
      <w:r w:rsidRPr="229C7D95">
        <w:rPr>
          <w:sz w:val="22"/>
          <w:szCs w:val="22"/>
        </w:rPr>
        <w:t xml:space="preserve">, through which the central government </w:t>
      </w:r>
      <w:r w:rsidR="6CFC5883" w:rsidRPr="229C7D95">
        <w:rPr>
          <w:sz w:val="22"/>
          <w:szCs w:val="22"/>
        </w:rPr>
        <w:t>supports</w:t>
      </w:r>
      <w:r w:rsidRPr="229C7D95">
        <w:rPr>
          <w:sz w:val="22"/>
          <w:szCs w:val="22"/>
        </w:rPr>
        <w:t xml:space="preserve"> state-level pooled finance entities with project-preparation assistance and credit enhancement. The case shows how national and state governments can establish an intermediary SPV that aggregates local investment needs and mobilizes private capital while municipalities retain responsibility for project delivery and repayment.</w:t>
      </w:r>
    </w:p>
    <w:p w14:paraId="29C474B4" w14:textId="77777777" w:rsidR="003321BF" w:rsidRDefault="003321BF" w:rsidP="00A57E5D">
      <w:pPr>
        <w:rPr>
          <w:sz w:val="22"/>
          <w:szCs w:val="22"/>
        </w:rPr>
      </w:pPr>
    </w:p>
    <w:p w14:paraId="42DF22D0" w14:textId="780A32F5" w:rsidR="003321BF" w:rsidRDefault="003321BF" w:rsidP="00A57E5D">
      <w:pPr>
        <w:rPr>
          <w:sz w:val="22"/>
          <w:szCs w:val="22"/>
        </w:rPr>
      </w:pPr>
      <w:commentRangeStart w:id="78"/>
      <w:r w:rsidRPr="00BF59E1">
        <w:rPr>
          <w:b/>
          <w:bCs/>
          <w:sz w:val="22"/>
          <w:szCs w:val="22"/>
        </w:rPr>
        <w:t>Lund’s green bond programme</w:t>
      </w:r>
      <w:r w:rsidRPr="00BF59E1">
        <w:rPr>
          <w:sz w:val="22"/>
          <w:szCs w:val="22"/>
        </w:rPr>
        <w:t xml:space="preserve"> </w:t>
      </w:r>
      <w:commentRangeEnd w:id="78"/>
      <w:r w:rsidR="0005003A" w:rsidRPr="00BF59E1">
        <w:rPr>
          <w:rStyle w:val="CommentReference"/>
          <w:sz w:val="22"/>
          <w:szCs w:val="22"/>
        </w:rPr>
        <w:commentReference w:id="78"/>
      </w:r>
      <w:r w:rsidRPr="00BF59E1">
        <w:rPr>
          <w:sz w:val="22"/>
          <w:szCs w:val="22"/>
        </w:rPr>
        <w:t xml:space="preserve">is a strong example of a </w:t>
      </w:r>
      <w:r w:rsidRPr="00BF59E1">
        <w:rPr>
          <w:b/>
          <w:bCs/>
          <w:sz w:val="22"/>
          <w:szCs w:val="22"/>
        </w:rPr>
        <w:t>local climate finance structure</w:t>
      </w:r>
      <w:r w:rsidRPr="00BF59E1">
        <w:rPr>
          <w:sz w:val="22"/>
          <w:szCs w:val="22"/>
        </w:rPr>
        <w:t xml:space="preserve"> because it shows how a city can translate climate priorities into a municipally anchored </w:t>
      </w:r>
      <w:r w:rsidRPr="00BF59E1">
        <w:rPr>
          <w:sz w:val="22"/>
          <w:szCs w:val="22"/>
        </w:rPr>
        <w:lastRenderedPageBreak/>
        <w:t>investment vehicle. Lund began issuing green bonds in 2017, and by end-2025 had an outstanding green bond volume of USD 450 million</w:t>
      </w:r>
      <w:r w:rsidR="00755ACC" w:rsidRPr="00BF59E1">
        <w:rPr>
          <w:sz w:val="22"/>
          <w:szCs w:val="22"/>
        </w:rPr>
        <w:t>. Lund</w:t>
      </w:r>
      <w:r w:rsidR="00DD386D" w:rsidRPr="00BF59E1">
        <w:rPr>
          <w:sz w:val="22"/>
          <w:szCs w:val="22"/>
        </w:rPr>
        <w:t xml:space="preserve"> municipality updated its green bonds </w:t>
      </w:r>
      <w:r w:rsidRPr="00BF59E1">
        <w:rPr>
          <w:sz w:val="22"/>
          <w:szCs w:val="22"/>
        </w:rPr>
        <w:t>framewor</w:t>
      </w:r>
      <w:r w:rsidR="00C91E2A" w:rsidRPr="00BF59E1">
        <w:rPr>
          <w:sz w:val="22"/>
          <w:szCs w:val="22"/>
        </w:rPr>
        <w:t>k, incorporating elements from the EU Taxonomy for sustainable investments, broadening the range of</w:t>
      </w:r>
      <w:r w:rsidR="00DD386D" w:rsidRPr="00BF59E1">
        <w:rPr>
          <w:sz w:val="22"/>
          <w:szCs w:val="22"/>
        </w:rPr>
        <w:t xml:space="preserve"> </w:t>
      </w:r>
      <w:r w:rsidR="00C91E2A" w:rsidRPr="00BF59E1">
        <w:rPr>
          <w:sz w:val="22"/>
          <w:szCs w:val="22"/>
        </w:rPr>
        <w:t>eligible projects. The framework also sets up</w:t>
      </w:r>
      <w:r w:rsidRPr="00BF59E1">
        <w:rPr>
          <w:sz w:val="22"/>
          <w:szCs w:val="22"/>
        </w:rPr>
        <w:t xml:space="preserve"> how </w:t>
      </w:r>
      <w:r w:rsidR="00C91E2A" w:rsidRPr="00BF59E1">
        <w:rPr>
          <w:sz w:val="22"/>
          <w:szCs w:val="22"/>
        </w:rPr>
        <w:t>projects</w:t>
      </w:r>
      <w:r w:rsidRPr="00BF59E1">
        <w:rPr>
          <w:sz w:val="22"/>
          <w:szCs w:val="22"/>
        </w:rPr>
        <w:t xml:space="preserve"> are selected, monitored and reported, and is used to connect investment planning with climate and sustainability goals while improving transparency and accountability to investors</w:t>
      </w:r>
      <w:r w:rsidR="00B04C69" w:rsidRPr="00BF59E1">
        <w:rPr>
          <w:sz w:val="22"/>
          <w:szCs w:val="22"/>
        </w:rPr>
        <w:t xml:space="preserve">. </w:t>
      </w:r>
      <w:r w:rsidRPr="00BF59E1">
        <w:rPr>
          <w:sz w:val="22"/>
          <w:szCs w:val="22"/>
        </w:rPr>
        <w:t>The portfolio spans climate-smart infrastructure and buildings across the municipality and its wholly owned housing, parking and water utility companies, with examples such as the Lund tramway and the LKF housing project showing how the bond framework channels finance into a tracked green portfolio of approved projects.</w:t>
      </w:r>
      <w:r w:rsidR="00D41121" w:rsidRPr="00BF59E1">
        <w:rPr>
          <w:rStyle w:val="FootnoteReference"/>
          <w:sz w:val="22"/>
          <w:szCs w:val="22"/>
        </w:rPr>
        <w:footnoteReference w:id="57"/>
      </w:r>
    </w:p>
    <w:p w14:paraId="4947206E" w14:textId="77777777" w:rsidR="00C10E9F" w:rsidRDefault="00C10E9F" w:rsidP="001033A2">
      <w:pPr>
        <w:rPr>
          <w:sz w:val="22"/>
          <w:szCs w:val="22"/>
        </w:rPr>
      </w:pPr>
    </w:p>
    <w:p w14:paraId="2AF6F8BA" w14:textId="47605EBF" w:rsidR="001033A2" w:rsidRDefault="004223E2" w:rsidP="004223E2">
      <w:pPr>
        <w:pStyle w:val="Heading4"/>
      </w:pPr>
      <w:r>
        <w:t>Transferability</w:t>
      </w:r>
      <w:r w:rsidR="00B907B1">
        <w:t xml:space="preserve"> </w:t>
      </w:r>
      <w:r w:rsidR="00BF59E1">
        <w:t>c</w:t>
      </w:r>
      <w:r w:rsidR="00B907B1">
        <w:t>onsiderations</w:t>
      </w:r>
    </w:p>
    <w:p w14:paraId="198D26CA" w14:textId="77777777" w:rsidR="001033A2" w:rsidRDefault="001033A2" w:rsidP="001033A2">
      <w:pPr>
        <w:rPr>
          <w:sz w:val="22"/>
          <w:szCs w:val="22"/>
        </w:rPr>
      </w:pPr>
    </w:p>
    <w:p w14:paraId="0705820F" w14:textId="73AF30D6" w:rsidR="001033A2" w:rsidRPr="000E408F" w:rsidRDefault="00C3027E" w:rsidP="00F700E3">
      <w:pPr>
        <w:pStyle w:val="ListParagraph"/>
        <w:numPr>
          <w:ilvl w:val="0"/>
          <w:numId w:val="49"/>
        </w:numPr>
        <w:rPr>
          <w:sz w:val="22"/>
          <w:szCs w:val="22"/>
        </w:rPr>
      </w:pPr>
      <w:r w:rsidRPr="008A6F5A">
        <w:rPr>
          <w:b/>
          <w:bCs/>
          <w:sz w:val="22"/>
          <w:szCs w:val="22"/>
        </w:rPr>
        <w:t>Tailor</w:t>
      </w:r>
      <w:r w:rsidRPr="00946693">
        <w:rPr>
          <w:b/>
          <w:bCs/>
          <w:sz w:val="22"/>
          <w:szCs w:val="22"/>
        </w:rPr>
        <w:t xml:space="preserve"> the financing structure to the local fiscal system, </w:t>
      </w:r>
      <w:r w:rsidR="001E3A29" w:rsidRPr="00946693">
        <w:rPr>
          <w:b/>
          <w:bCs/>
          <w:sz w:val="22"/>
          <w:szCs w:val="22"/>
        </w:rPr>
        <w:t>borrowing regulations</w:t>
      </w:r>
      <w:r w:rsidRPr="00946693">
        <w:rPr>
          <w:b/>
          <w:bCs/>
          <w:sz w:val="22"/>
          <w:szCs w:val="22"/>
        </w:rPr>
        <w:t>, tax base and market maturity</w:t>
      </w:r>
      <w:r w:rsidRPr="00BA697F">
        <w:rPr>
          <w:sz w:val="22"/>
          <w:szCs w:val="22"/>
        </w:rPr>
        <w:t>:</w:t>
      </w:r>
      <w:r>
        <w:rPr>
          <w:rStyle w:val="FootnoteReference"/>
          <w:sz w:val="22"/>
          <w:szCs w:val="22"/>
        </w:rPr>
        <w:footnoteReference w:id="58"/>
      </w:r>
      <w:r w:rsidRPr="00BA697F">
        <w:rPr>
          <w:sz w:val="22"/>
          <w:szCs w:val="22"/>
        </w:rPr>
        <w:t xml:space="preserve"> where decentralization and private-sector depth are stronger, local trust funds or similar vehicles may work well; </w:t>
      </w:r>
      <w:r w:rsidRPr="000E408F">
        <w:rPr>
          <w:sz w:val="22"/>
          <w:szCs w:val="22"/>
        </w:rPr>
        <w:t xml:space="preserve">where responsibilities are devolved but fiscal space is limited, devolved funds may be a better fit; and in more unitary systems, </w:t>
      </w:r>
      <w:r w:rsidR="007D6FB9" w:rsidRPr="000E408F">
        <w:rPr>
          <w:sz w:val="22"/>
          <w:szCs w:val="22"/>
        </w:rPr>
        <w:t xml:space="preserve">country- or </w:t>
      </w:r>
      <w:r w:rsidRPr="000E408F">
        <w:rPr>
          <w:sz w:val="22"/>
          <w:szCs w:val="22"/>
        </w:rPr>
        <w:t>donor</w:t>
      </w:r>
      <w:r w:rsidR="00AE4702" w:rsidRPr="000E408F">
        <w:rPr>
          <w:sz w:val="22"/>
          <w:szCs w:val="22"/>
        </w:rPr>
        <w:t xml:space="preserve">-led funds, like the Viability Fund or </w:t>
      </w:r>
      <w:r w:rsidR="00BA697F" w:rsidRPr="000E408F">
        <w:rPr>
          <w:sz w:val="22"/>
          <w:szCs w:val="22"/>
        </w:rPr>
        <w:t xml:space="preserve">LoCAL program, </w:t>
      </w:r>
      <w:r w:rsidRPr="000E408F">
        <w:rPr>
          <w:sz w:val="22"/>
          <w:szCs w:val="22"/>
        </w:rPr>
        <w:t>may need to be channelled through existing fiscal transfer mechanisms.</w:t>
      </w:r>
      <w:r w:rsidR="0059247C" w:rsidRPr="000E408F">
        <w:rPr>
          <w:sz w:val="22"/>
          <w:szCs w:val="22"/>
        </w:rPr>
        <w:t xml:space="preserve"> In context where local governments have creditworthiness, a green bond framework like Lund could be utilized. </w:t>
      </w:r>
    </w:p>
    <w:p w14:paraId="02B3A0E3" w14:textId="5EDC0B52" w:rsidR="00BA697F" w:rsidRPr="000E408F" w:rsidRDefault="009A4624" w:rsidP="00F700E3">
      <w:pPr>
        <w:pStyle w:val="ListParagraph"/>
        <w:numPr>
          <w:ilvl w:val="0"/>
          <w:numId w:val="49"/>
        </w:numPr>
        <w:rPr>
          <w:sz w:val="22"/>
          <w:szCs w:val="22"/>
        </w:rPr>
      </w:pPr>
      <w:r w:rsidRPr="000E408F">
        <w:rPr>
          <w:b/>
          <w:bCs/>
          <w:sz w:val="22"/>
          <w:szCs w:val="22"/>
        </w:rPr>
        <w:t xml:space="preserve">When setting up a climate investment fund, start </w:t>
      </w:r>
      <w:r w:rsidR="00992B74" w:rsidRPr="000E408F">
        <w:rPr>
          <w:b/>
          <w:bCs/>
          <w:sz w:val="22"/>
          <w:szCs w:val="22"/>
        </w:rPr>
        <w:t xml:space="preserve">with </w:t>
      </w:r>
      <w:r w:rsidRPr="000E408F">
        <w:rPr>
          <w:b/>
          <w:bCs/>
          <w:sz w:val="22"/>
          <w:szCs w:val="22"/>
        </w:rPr>
        <w:t>a focused investment portfolio, aligned with national priorities and plans</w:t>
      </w:r>
      <w:r w:rsidR="009D2FD1" w:rsidRPr="000E408F">
        <w:rPr>
          <w:sz w:val="22"/>
          <w:szCs w:val="22"/>
        </w:rPr>
        <w:t xml:space="preserve">, </w:t>
      </w:r>
      <w:r w:rsidR="00A125F2" w:rsidRPr="000E408F">
        <w:rPr>
          <w:sz w:val="22"/>
          <w:szCs w:val="22"/>
        </w:rPr>
        <w:t>so that investor confidence improves and external finance could be mobilized</w:t>
      </w:r>
      <w:r w:rsidR="009D2FD1" w:rsidRPr="000E408F">
        <w:rPr>
          <w:sz w:val="22"/>
          <w:szCs w:val="22"/>
        </w:rPr>
        <w:t>.</w:t>
      </w:r>
      <w:r w:rsidR="00D040D4" w:rsidRPr="000E408F">
        <w:rPr>
          <w:rStyle w:val="FootnoteReference"/>
          <w:sz w:val="22"/>
          <w:szCs w:val="22"/>
        </w:rPr>
        <w:footnoteReference w:id="59"/>
      </w:r>
      <w:r w:rsidR="009D2FD1" w:rsidRPr="000E408F">
        <w:rPr>
          <w:sz w:val="22"/>
          <w:szCs w:val="22"/>
        </w:rPr>
        <w:t xml:space="preserve"> </w:t>
      </w:r>
    </w:p>
    <w:p w14:paraId="21078BD2" w14:textId="65ECC5C6" w:rsidR="004021D0" w:rsidRPr="00800972" w:rsidRDefault="004021D0" w:rsidP="00F700E3">
      <w:pPr>
        <w:pStyle w:val="ListParagraph"/>
        <w:numPr>
          <w:ilvl w:val="0"/>
          <w:numId w:val="49"/>
        </w:numPr>
        <w:spacing w:line="279" w:lineRule="auto"/>
        <w:rPr>
          <w:rFonts w:eastAsia="Avenir Next LT Pro" w:cs="Avenir Next LT Pro"/>
          <w:sz w:val="22"/>
          <w:szCs w:val="22"/>
        </w:rPr>
      </w:pPr>
      <w:r w:rsidRPr="000E408F">
        <w:rPr>
          <w:rFonts w:eastAsia="Avenir Next LT Pro" w:cs="Avenir Next LT Pro"/>
          <w:b/>
          <w:bCs/>
          <w:sz w:val="22"/>
          <w:szCs w:val="22"/>
        </w:rPr>
        <w:t xml:space="preserve">Carefully </w:t>
      </w:r>
      <w:r w:rsidR="00800972" w:rsidRPr="000E408F">
        <w:rPr>
          <w:rFonts w:eastAsia="Avenir Next LT Pro" w:cs="Avenir Next LT Pro"/>
          <w:b/>
          <w:bCs/>
          <w:sz w:val="22"/>
          <w:szCs w:val="22"/>
        </w:rPr>
        <w:t>structure SPVs</w:t>
      </w:r>
      <w:r w:rsidR="00800972" w:rsidRPr="00946693">
        <w:rPr>
          <w:rFonts w:eastAsia="Avenir Next LT Pro" w:cs="Avenir Next LT Pro"/>
          <w:b/>
          <w:bCs/>
          <w:sz w:val="22"/>
          <w:szCs w:val="22"/>
        </w:rPr>
        <w:t xml:space="preserve"> for</w:t>
      </w:r>
      <w:r w:rsidR="00F97535" w:rsidRPr="00946693">
        <w:rPr>
          <w:rFonts w:eastAsia="Avenir Next LT Pro" w:cs="Avenir Next LT Pro"/>
          <w:b/>
          <w:bCs/>
          <w:sz w:val="22"/>
          <w:szCs w:val="22"/>
        </w:rPr>
        <w:t xml:space="preserve"> project financing and implementation</w:t>
      </w:r>
      <w:r w:rsidR="00F97535" w:rsidRPr="00800972">
        <w:rPr>
          <w:rFonts w:eastAsia="Avenir Next LT Pro" w:cs="Avenir Next LT Pro"/>
          <w:sz w:val="22"/>
          <w:szCs w:val="22"/>
        </w:rPr>
        <w:t xml:space="preserve">. SPVs </w:t>
      </w:r>
      <w:r w:rsidRPr="00800972">
        <w:rPr>
          <w:rFonts w:eastAsia="Avenir Next LT Pro" w:cs="Avenir Next LT Pro"/>
          <w:sz w:val="22"/>
          <w:szCs w:val="22"/>
        </w:rPr>
        <w:t xml:space="preserve">are legally complex and expensive downscaling to smaller projects requires careful packaging </w:t>
      </w:r>
      <w:r w:rsidR="00800972" w:rsidRPr="00800972">
        <w:rPr>
          <w:rFonts w:eastAsia="Avenir Next LT Pro" w:cs="Avenir Next LT Pro"/>
          <w:sz w:val="22"/>
          <w:szCs w:val="22"/>
        </w:rPr>
        <w:t>and de-risking for banks</w:t>
      </w:r>
      <w:r w:rsidRPr="00800972">
        <w:rPr>
          <w:rFonts w:eastAsia="Avenir Next LT Pro" w:cs="Avenir Next LT Pro"/>
          <w:sz w:val="22"/>
          <w:szCs w:val="22"/>
        </w:rPr>
        <w:t xml:space="preserve"> </w:t>
      </w:r>
      <w:r w:rsidR="00800972" w:rsidRPr="00800972">
        <w:rPr>
          <w:rFonts w:eastAsia="Avenir Next LT Pro" w:cs="Avenir Next LT Pro"/>
          <w:sz w:val="22"/>
          <w:szCs w:val="22"/>
        </w:rPr>
        <w:t xml:space="preserve">and commercial investors </w:t>
      </w:r>
      <w:r w:rsidRPr="00800972">
        <w:rPr>
          <w:rFonts w:eastAsia="Avenir Next LT Pro" w:cs="Avenir Next LT Pro"/>
          <w:sz w:val="22"/>
          <w:szCs w:val="22"/>
        </w:rPr>
        <w:t>to participate.</w:t>
      </w:r>
      <w:r w:rsidR="00800972">
        <w:rPr>
          <w:rStyle w:val="FootnoteReference"/>
          <w:rFonts w:eastAsia="Avenir Next LT Pro" w:cs="Avenir Next LT Pro"/>
          <w:sz w:val="22"/>
          <w:szCs w:val="22"/>
        </w:rPr>
        <w:footnoteReference w:id="60"/>
      </w:r>
    </w:p>
    <w:p w14:paraId="2A5E3D40" w14:textId="6ED41FD9" w:rsidR="009D2FD1" w:rsidRDefault="00D040D4" w:rsidP="00F700E3">
      <w:pPr>
        <w:pStyle w:val="ListParagraph"/>
        <w:numPr>
          <w:ilvl w:val="0"/>
          <w:numId w:val="49"/>
        </w:numPr>
        <w:rPr>
          <w:sz w:val="22"/>
          <w:szCs w:val="22"/>
        </w:rPr>
      </w:pPr>
      <w:r w:rsidRPr="00C51C54">
        <w:rPr>
          <w:b/>
          <w:bCs/>
          <w:sz w:val="22"/>
          <w:szCs w:val="22"/>
        </w:rPr>
        <w:t xml:space="preserve">Regardless </w:t>
      </w:r>
      <w:r w:rsidR="001E3A29" w:rsidRPr="00C51C54">
        <w:rPr>
          <w:b/>
          <w:bCs/>
          <w:sz w:val="22"/>
          <w:szCs w:val="22"/>
        </w:rPr>
        <w:t xml:space="preserve">of </w:t>
      </w:r>
      <w:r w:rsidRPr="00C51C54">
        <w:rPr>
          <w:b/>
          <w:bCs/>
          <w:sz w:val="22"/>
          <w:szCs w:val="22"/>
        </w:rPr>
        <w:t>where the fund gets anchored, enable local planning control while bringing in external capital through multilevel partnerships</w:t>
      </w:r>
      <w:r w:rsidRPr="00D040D4">
        <w:rPr>
          <w:sz w:val="22"/>
          <w:szCs w:val="22"/>
        </w:rPr>
        <w:t>, so finance supports locally defined</w:t>
      </w:r>
      <w:r>
        <w:rPr>
          <w:sz w:val="22"/>
          <w:szCs w:val="22"/>
        </w:rPr>
        <w:t xml:space="preserve"> and locally led climate</w:t>
      </w:r>
      <w:r w:rsidRPr="00D040D4">
        <w:rPr>
          <w:sz w:val="22"/>
          <w:szCs w:val="22"/>
        </w:rPr>
        <w:t xml:space="preserve"> priorities.</w:t>
      </w:r>
    </w:p>
    <w:p w14:paraId="63F48966" w14:textId="77777777" w:rsidR="001E3A29" w:rsidRDefault="001E3A29" w:rsidP="001E3A29">
      <w:pPr>
        <w:pStyle w:val="ListParagraph"/>
        <w:rPr>
          <w:sz w:val="22"/>
          <w:szCs w:val="22"/>
        </w:rPr>
      </w:pPr>
    </w:p>
    <w:p w14:paraId="22C1E839" w14:textId="21AF358F" w:rsidR="001E3A29" w:rsidRDefault="001E3A29" w:rsidP="001E3A29">
      <w:pPr>
        <w:pStyle w:val="Heading4"/>
      </w:pPr>
      <w:r w:rsidRPr="001E3A29">
        <w:t>Enabling conditions</w:t>
      </w:r>
    </w:p>
    <w:p w14:paraId="562CBD1A" w14:textId="77777777" w:rsidR="009B1DB6" w:rsidRPr="009B1DB6" w:rsidRDefault="009B1DB6" w:rsidP="009B1DB6"/>
    <w:p w14:paraId="2B8E792E" w14:textId="62B7214A" w:rsidR="00841225" w:rsidRDefault="005E0449" w:rsidP="00F700E3">
      <w:pPr>
        <w:pStyle w:val="ListParagraph"/>
        <w:numPr>
          <w:ilvl w:val="0"/>
          <w:numId w:val="50"/>
        </w:numPr>
        <w:rPr>
          <w:sz w:val="22"/>
          <w:szCs w:val="22"/>
        </w:rPr>
      </w:pPr>
      <w:r>
        <w:rPr>
          <w:sz w:val="22"/>
          <w:szCs w:val="22"/>
        </w:rPr>
        <w:t>C</w:t>
      </w:r>
      <w:r w:rsidR="001A0DD3">
        <w:rPr>
          <w:sz w:val="22"/>
          <w:szCs w:val="22"/>
        </w:rPr>
        <w:t xml:space="preserve">redible </w:t>
      </w:r>
      <w:r w:rsidR="00835D78">
        <w:rPr>
          <w:sz w:val="22"/>
          <w:szCs w:val="22"/>
        </w:rPr>
        <w:t>leadership,</w:t>
      </w:r>
      <w:r w:rsidR="006C6FF4">
        <w:rPr>
          <w:sz w:val="22"/>
          <w:szCs w:val="22"/>
        </w:rPr>
        <w:t xml:space="preserve"> commitment </w:t>
      </w:r>
      <w:r w:rsidR="00835D78">
        <w:rPr>
          <w:sz w:val="22"/>
          <w:szCs w:val="22"/>
        </w:rPr>
        <w:t xml:space="preserve">and capacities </w:t>
      </w:r>
      <w:r w:rsidR="00605865">
        <w:rPr>
          <w:sz w:val="22"/>
          <w:szCs w:val="22"/>
        </w:rPr>
        <w:t xml:space="preserve">at various levels of government </w:t>
      </w:r>
      <w:r w:rsidRPr="005E0449">
        <w:rPr>
          <w:sz w:val="22"/>
          <w:szCs w:val="22"/>
        </w:rPr>
        <w:t xml:space="preserve">to structure and manage the </w:t>
      </w:r>
      <w:r w:rsidR="00605865">
        <w:rPr>
          <w:sz w:val="22"/>
          <w:szCs w:val="22"/>
        </w:rPr>
        <w:t>climate investment vehicles</w:t>
      </w:r>
      <w:r w:rsidRPr="005E0449">
        <w:rPr>
          <w:sz w:val="22"/>
          <w:szCs w:val="22"/>
        </w:rPr>
        <w:t xml:space="preserve">, or access to an intermediary </w:t>
      </w:r>
      <w:r w:rsidR="00B94FAC">
        <w:rPr>
          <w:sz w:val="22"/>
          <w:szCs w:val="22"/>
        </w:rPr>
        <w:t xml:space="preserve">manager, such as Bristol’s </w:t>
      </w:r>
      <w:r w:rsidR="00C2637E">
        <w:rPr>
          <w:sz w:val="22"/>
          <w:szCs w:val="22"/>
        </w:rPr>
        <w:t>Net Zero Investment Co-Innovation Lab</w:t>
      </w:r>
      <w:r w:rsidR="0038227B">
        <w:rPr>
          <w:sz w:val="22"/>
          <w:szCs w:val="22"/>
        </w:rPr>
        <w:t xml:space="preserve"> or Tamil Nadu’s </w:t>
      </w:r>
      <w:r w:rsidR="0038227B">
        <w:rPr>
          <w:sz w:val="22"/>
          <w:szCs w:val="22"/>
        </w:rPr>
        <w:lastRenderedPageBreak/>
        <w:t>subnational government</w:t>
      </w:r>
      <w:r w:rsidR="00C2637E">
        <w:rPr>
          <w:sz w:val="22"/>
          <w:szCs w:val="22"/>
        </w:rPr>
        <w:t>,</w:t>
      </w:r>
      <w:r w:rsidR="00B94FAC">
        <w:rPr>
          <w:sz w:val="22"/>
          <w:szCs w:val="22"/>
        </w:rPr>
        <w:t xml:space="preserve"> </w:t>
      </w:r>
      <w:r w:rsidR="00C2637E">
        <w:rPr>
          <w:sz w:val="22"/>
          <w:szCs w:val="22"/>
        </w:rPr>
        <w:t>to support local governments in setting up and managing such funds</w:t>
      </w:r>
      <w:r>
        <w:rPr>
          <w:sz w:val="22"/>
          <w:szCs w:val="22"/>
        </w:rPr>
        <w:t>.</w:t>
      </w:r>
      <w:r w:rsidR="004A5CFC">
        <w:rPr>
          <w:rStyle w:val="FootnoteReference"/>
          <w:sz w:val="22"/>
          <w:szCs w:val="22"/>
        </w:rPr>
        <w:footnoteReference w:id="61"/>
      </w:r>
      <w:r>
        <w:rPr>
          <w:sz w:val="22"/>
          <w:szCs w:val="22"/>
        </w:rPr>
        <w:t xml:space="preserve"> </w:t>
      </w:r>
    </w:p>
    <w:p w14:paraId="3978E8F6" w14:textId="4EFFC9D7" w:rsidR="005E597A" w:rsidRDefault="00954EE0" w:rsidP="00F700E3">
      <w:pPr>
        <w:pStyle w:val="ListParagraph"/>
        <w:numPr>
          <w:ilvl w:val="0"/>
          <w:numId w:val="50"/>
        </w:numPr>
        <w:rPr>
          <w:sz w:val="22"/>
          <w:szCs w:val="22"/>
        </w:rPr>
      </w:pPr>
      <w:r>
        <w:rPr>
          <w:sz w:val="22"/>
          <w:szCs w:val="22"/>
        </w:rPr>
        <w:t>Local alignment</w:t>
      </w:r>
      <w:r w:rsidR="002B7853" w:rsidRPr="002B7853">
        <w:rPr>
          <w:sz w:val="22"/>
          <w:szCs w:val="22"/>
        </w:rPr>
        <w:t xml:space="preserve"> with national plans, national platforms and coordination with national institutions </w:t>
      </w:r>
      <w:r w:rsidR="00605865">
        <w:rPr>
          <w:sz w:val="22"/>
          <w:szCs w:val="22"/>
        </w:rPr>
        <w:t>for long-term sustainability and ownership</w:t>
      </w:r>
    </w:p>
    <w:p w14:paraId="6A591458" w14:textId="2A41E634" w:rsidR="001033A2" w:rsidRDefault="00954EE0" w:rsidP="00F700E3">
      <w:pPr>
        <w:pStyle w:val="ListParagraph"/>
        <w:numPr>
          <w:ilvl w:val="0"/>
          <w:numId w:val="50"/>
        </w:numPr>
        <w:rPr>
          <w:sz w:val="22"/>
          <w:szCs w:val="22"/>
        </w:rPr>
      </w:pPr>
      <w:r>
        <w:rPr>
          <w:sz w:val="22"/>
          <w:szCs w:val="22"/>
        </w:rPr>
        <w:t>Multilevel partnerships</w:t>
      </w:r>
      <w:r w:rsidR="00AD49C0" w:rsidRPr="002B7853">
        <w:rPr>
          <w:sz w:val="22"/>
          <w:szCs w:val="22"/>
        </w:rPr>
        <w:t xml:space="preserve"> with donors,</w:t>
      </w:r>
      <w:r w:rsidR="006C6FF4" w:rsidRPr="002B7853">
        <w:rPr>
          <w:sz w:val="22"/>
          <w:szCs w:val="22"/>
        </w:rPr>
        <w:t xml:space="preserve"> corporates, </w:t>
      </w:r>
      <w:r w:rsidR="00605865">
        <w:rPr>
          <w:sz w:val="22"/>
          <w:szCs w:val="22"/>
        </w:rPr>
        <w:t xml:space="preserve">individuals, </w:t>
      </w:r>
      <w:r w:rsidR="00AD49C0" w:rsidRPr="002B7853">
        <w:rPr>
          <w:sz w:val="22"/>
          <w:szCs w:val="22"/>
        </w:rPr>
        <w:t xml:space="preserve">DFIs </w:t>
      </w:r>
      <w:r w:rsidR="006C6FF4" w:rsidRPr="002B7853">
        <w:rPr>
          <w:sz w:val="22"/>
          <w:szCs w:val="22"/>
        </w:rPr>
        <w:t xml:space="preserve">or national governments to </w:t>
      </w:r>
      <w:r w:rsidR="005E597A">
        <w:rPr>
          <w:sz w:val="22"/>
          <w:szCs w:val="22"/>
        </w:rPr>
        <w:t>mobilize</w:t>
      </w:r>
      <w:r w:rsidR="006C6FF4" w:rsidRPr="002B7853">
        <w:rPr>
          <w:sz w:val="22"/>
          <w:szCs w:val="22"/>
        </w:rPr>
        <w:t xml:space="preserve"> finance</w:t>
      </w:r>
      <w:r w:rsidR="00A851FE">
        <w:rPr>
          <w:sz w:val="22"/>
          <w:szCs w:val="22"/>
        </w:rPr>
        <w:t xml:space="preserve"> or </w:t>
      </w:r>
      <w:r w:rsidR="00C42F73">
        <w:rPr>
          <w:sz w:val="22"/>
          <w:szCs w:val="22"/>
        </w:rPr>
        <w:t>credible intermediary to hold this mandate</w:t>
      </w:r>
      <w:r w:rsidR="005C7B90">
        <w:rPr>
          <w:sz w:val="22"/>
          <w:szCs w:val="22"/>
        </w:rPr>
        <w:t xml:space="preserve">, </w:t>
      </w:r>
      <w:r w:rsidR="00C42F73">
        <w:rPr>
          <w:sz w:val="22"/>
          <w:szCs w:val="22"/>
        </w:rPr>
        <w:t xml:space="preserve">manage </w:t>
      </w:r>
      <w:r w:rsidR="005C7B90">
        <w:rPr>
          <w:sz w:val="22"/>
          <w:szCs w:val="22"/>
        </w:rPr>
        <w:t>these</w:t>
      </w:r>
      <w:r w:rsidR="00C42F73">
        <w:rPr>
          <w:sz w:val="22"/>
          <w:szCs w:val="22"/>
        </w:rPr>
        <w:t xml:space="preserve"> partnerships </w:t>
      </w:r>
      <w:r w:rsidR="005C7B90">
        <w:rPr>
          <w:sz w:val="22"/>
          <w:szCs w:val="22"/>
        </w:rPr>
        <w:t xml:space="preserve">and channel finance to local </w:t>
      </w:r>
      <w:r w:rsidR="00A851FE">
        <w:rPr>
          <w:sz w:val="22"/>
          <w:szCs w:val="22"/>
        </w:rPr>
        <w:t>investment vehicles</w:t>
      </w:r>
      <w:r w:rsidR="00547111">
        <w:rPr>
          <w:sz w:val="22"/>
          <w:szCs w:val="22"/>
        </w:rPr>
        <w:t>.</w:t>
      </w:r>
      <w:r w:rsidR="00547111">
        <w:rPr>
          <w:rStyle w:val="FootnoteReference"/>
          <w:sz w:val="22"/>
          <w:szCs w:val="22"/>
        </w:rPr>
        <w:footnoteReference w:id="62"/>
      </w:r>
      <w:r w:rsidR="00547111">
        <w:rPr>
          <w:sz w:val="22"/>
          <w:szCs w:val="22"/>
        </w:rPr>
        <w:t xml:space="preserve"> </w:t>
      </w:r>
    </w:p>
    <w:p w14:paraId="0609D20F" w14:textId="77777777" w:rsidR="001033A2" w:rsidRPr="00A851FE" w:rsidRDefault="001033A2" w:rsidP="00A851FE">
      <w:pPr>
        <w:ind w:left="360"/>
        <w:rPr>
          <w:sz w:val="22"/>
          <w:szCs w:val="22"/>
        </w:rPr>
      </w:pPr>
    </w:p>
    <w:p w14:paraId="32C78205" w14:textId="3A003E01" w:rsidR="003D2595" w:rsidRDefault="003D2595" w:rsidP="003D2595">
      <w:pPr>
        <w:pStyle w:val="Heading3"/>
      </w:pPr>
      <w:r>
        <w:t xml:space="preserve">5.2. </w:t>
      </w:r>
      <w:r w:rsidR="00F45A3F">
        <w:t xml:space="preserve">Innovative and </w:t>
      </w:r>
      <w:r>
        <w:t xml:space="preserve">De-risking </w:t>
      </w:r>
      <w:r w:rsidR="00F45A3F">
        <w:t>Financial Tools and Mechanisms</w:t>
      </w:r>
    </w:p>
    <w:p w14:paraId="5C871F5F" w14:textId="77777777" w:rsidR="003D2595" w:rsidRDefault="003D2595" w:rsidP="003D2595"/>
    <w:p w14:paraId="046E8982" w14:textId="10F91A86" w:rsidR="003D2595" w:rsidRPr="00B761A7" w:rsidRDefault="00B761A7" w:rsidP="00981F98">
      <w:pPr>
        <w:pStyle w:val="Heading4"/>
      </w:pPr>
      <w:r w:rsidRPr="00B761A7">
        <w:t xml:space="preserve">Overview: </w:t>
      </w:r>
    </w:p>
    <w:p w14:paraId="6EE29941" w14:textId="77777777" w:rsidR="00A90A3B" w:rsidRDefault="00A90A3B" w:rsidP="001033A2">
      <w:pPr>
        <w:rPr>
          <w:sz w:val="22"/>
          <w:szCs w:val="22"/>
        </w:rPr>
      </w:pPr>
    </w:p>
    <w:p w14:paraId="281B04F5" w14:textId="5CA98383" w:rsidR="00C57F93" w:rsidRDefault="00C922A4" w:rsidP="001033A2">
      <w:pPr>
        <w:rPr>
          <w:sz w:val="22"/>
          <w:szCs w:val="22"/>
        </w:rPr>
      </w:pPr>
      <w:r w:rsidRPr="00AE3CC1">
        <w:rPr>
          <w:b/>
          <w:bCs/>
          <w:sz w:val="22"/>
          <w:szCs w:val="22"/>
        </w:rPr>
        <w:t>What it is:</w:t>
      </w:r>
      <w:r>
        <w:rPr>
          <w:sz w:val="22"/>
          <w:szCs w:val="22"/>
        </w:rPr>
        <w:t xml:space="preserve"> </w:t>
      </w:r>
      <w:r w:rsidRPr="00C922A4">
        <w:rPr>
          <w:sz w:val="22"/>
          <w:szCs w:val="22"/>
        </w:rPr>
        <w:t xml:space="preserve">De-risking </w:t>
      </w:r>
      <w:r w:rsidR="00F45A3F">
        <w:rPr>
          <w:sz w:val="22"/>
          <w:szCs w:val="22"/>
        </w:rPr>
        <w:t xml:space="preserve">financial tools and </w:t>
      </w:r>
      <w:r w:rsidRPr="00C922A4">
        <w:rPr>
          <w:sz w:val="22"/>
          <w:szCs w:val="22"/>
        </w:rPr>
        <w:t xml:space="preserve">mechanisms reduce implementation and investment risk while helping mobilize larger pools of public and private capital. </w:t>
      </w:r>
      <w:r w:rsidR="000F579B">
        <w:rPr>
          <w:sz w:val="22"/>
          <w:szCs w:val="22"/>
        </w:rPr>
        <w:t xml:space="preserve">This could include </w:t>
      </w:r>
      <w:r w:rsidRPr="00852A8B">
        <w:rPr>
          <w:sz w:val="22"/>
          <w:szCs w:val="22"/>
        </w:rPr>
        <w:t>concessional</w:t>
      </w:r>
      <w:r w:rsidRPr="00C922A4">
        <w:rPr>
          <w:sz w:val="22"/>
          <w:szCs w:val="22"/>
        </w:rPr>
        <w:t xml:space="preserve"> finance, guarantees</w:t>
      </w:r>
      <w:r w:rsidR="00B404CC">
        <w:rPr>
          <w:sz w:val="22"/>
          <w:szCs w:val="22"/>
        </w:rPr>
        <w:t xml:space="preserve">, insurance </w:t>
      </w:r>
      <w:r w:rsidRPr="00C922A4">
        <w:rPr>
          <w:sz w:val="22"/>
          <w:szCs w:val="22"/>
        </w:rPr>
        <w:t xml:space="preserve">and blended-finance </w:t>
      </w:r>
      <w:r w:rsidR="00B404CC">
        <w:rPr>
          <w:sz w:val="22"/>
          <w:szCs w:val="22"/>
        </w:rPr>
        <w:t>mechanisms</w:t>
      </w:r>
      <w:r w:rsidRPr="00C922A4">
        <w:rPr>
          <w:sz w:val="22"/>
          <w:szCs w:val="22"/>
        </w:rPr>
        <w:t xml:space="preserve"> to crowd in investment, strengthen investor confidence and accelerate delivery of priority climate investments. They work best when linked to strong governance</w:t>
      </w:r>
      <w:r>
        <w:rPr>
          <w:sz w:val="22"/>
          <w:szCs w:val="22"/>
        </w:rPr>
        <w:t xml:space="preserve">, </w:t>
      </w:r>
      <w:r w:rsidRPr="00C922A4">
        <w:rPr>
          <w:sz w:val="22"/>
          <w:szCs w:val="22"/>
        </w:rPr>
        <w:t xml:space="preserve">project </w:t>
      </w:r>
      <w:r>
        <w:rPr>
          <w:sz w:val="22"/>
          <w:szCs w:val="22"/>
        </w:rPr>
        <w:t>portfolios</w:t>
      </w:r>
      <w:r w:rsidRPr="00C922A4">
        <w:rPr>
          <w:sz w:val="22"/>
          <w:szCs w:val="22"/>
        </w:rPr>
        <w:t xml:space="preserve"> and local </w:t>
      </w:r>
      <w:r w:rsidR="00467EAE">
        <w:rPr>
          <w:sz w:val="22"/>
          <w:szCs w:val="22"/>
        </w:rPr>
        <w:t>investment</w:t>
      </w:r>
      <w:r w:rsidRPr="00C922A4">
        <w:rPr>
          <w:sz w:val="22"/>
          <w:szCs w:val="22"/>
        </w:rPr>
        <w:t xml:space="preserve"> structures.</w:t>
      </w:r>
      <w:r w:rsidR="00065EA2">
        <w:rPr>
          <w:sz w:val="22"/>
          <w:szCs w:val="22"/>
        </w:rPr>
        <w:t xml:space="preserve"> </w:t>
      </w:r>
    </w:p>
    <w:p w14:paraId="3F09CE8F" w14:textId="77777777" w:rsidR="00C57F93" w:rsidRDefault="00C57F93" w:rsidP="001033A2">
      <w:pPr>
        <w:rPr>
          <w:sz w:val="22"/>
          <w:szCs w:val="22"/>
        </w:rPr>
      </w:pPr>
    </w:p>
    <w:p w14:paraId="62047F0A" w14:textId="24FB2379" w:rsidR="00852A8B" w:rsidRDefault="00C57F93" w:rsidP="00B34AFF">
      <w:pPr>
        <w:rPr>
          <w:sz w:val="22"/>
          <w:szCs w:val="22"/>
        </w:rPr>
      </w:pPr>
      <w:r w:rsidRPr="00C57F93">
        <w:rPr>
          <w:b/>
          <w:bCs/>
          <w:sz w:val="22"/>
          <w:szCs w:val="22"/>
        </w:rPr>
        <w:t>Key actors:</w:t>
      </w:r>
      <w:r>
        <w:rPr>
          <w:sz w:val="22"/>
          <w:szCs w:val="22"/>
        </w:rPr>
        <w:t xml:space="preserve"> </w:t>
      </w:r>
      <w:r w:rsidR="00C922A4" w:rsidRPr="00C922A4">
        <w:rPr>
          <w:sz w:val="22"/>
          <w:szCs w:val="22"/>
        </w:rPr>
        <w:t>national</w:t>
      </w:r>
      <w:r w:rsidR="00AE3CC1">
        <w:rPr>
          <w:sz w:val="22"/>
          <w:szCs w:val="22"/>
        </w:rPr>
        <w:t xml:space="preserve">, subnational or local governments, </w:t>
      </w:r>
      <w:r w:rsidR="00C922A4" w:rsidRPr="00C922A4">
        <w:rPr>
          <w:sz w:val="22"/>
          <w:szCs w:val="22"/>
        </w:rPr>
        <w:t>MDBs, DFIs, NDBs, donors, guarantee providers, insurance providers, blended finance facilities, commercial banks, institutional investors and financial intermediaries.</w:t>
      </w:r>
    </w:p>
    <w:p w14:paraId="1A47553A" w14:textId="77777777" w:rsidR="00334AD8" w:rsidRPr="00B34AFF" w:rsidRDefault="00334AD8" w:rsidP="00B34AFF">
      <w:pPr>
        <w:rPr>
          <w:sz w:val="22"/>
          <w:szCs w:val="22"/>
        </w:rPr>
      </w:pPr>
    </w:p>
    <w:p w14:paraId="04489285" w14:textId="618373D0" w:rsidR="00DE74FA" w:rsidRDefault="00DB0FA2" w:rsidP="00DB0FA2">
      <w:pPr>
        <w:rPr>
          <w:sz w:val="22"/>
          <w:szCs w:val="22"/>
        </w:rPr>
      </w:pPr>
      <w:r w:rsidRPr="001A22F7">
        <w:rPr>
          <w:b/>
          <w:bCs/>
          <w:sz w:val="22"/>
          <w:szCs w:val="22"/>
        </w:rPr>
        <w:t>Why it is important</w:t>
      </w:r>
      <w:r>
        <w:rPr>
          <w:sz w:val="22"/>
          <w:szCs w:val="22"/>
        </w:rPr>
        <w:t xml:space="preserve">: </w:t>
      </w:r>
      <w:r w:rsidR="00031D30">
        <w:rPr>
          <w:sz w:val="22"/>
          <w:szCs w:val="22"/>
        </w:rPr>
        <w:t xml:space="preserve">Utilizing innovative and de-risking tools and mechanisms </w:t>
      </w:r>
      <w:r w:rsidR="00EA7241">
        <w:rPr>
          <w:sz w:val="22"/>
          <w:szCs w:val="22"/>
        </w:rPr>
        <w:t xml:space="preserve">is crucial to mitigate perceived high risks and uncertainties for the investors. Many climate investments at the subnational or local level </w:t>
      </w:r>
      <w:r w:rsidR="00715D7C">
        <w:rPr>
          <w:sz w:val="22"/>
          <w:szCs w:val="22"/>
        </w:rPr>
        <w:t>may be</w:t>
      </w:r>
      <w:r w:rsidR="00EA7241">
        <w:rPr>
          <w:sz w:val="22"/>
          <w:szCs w:val="22"/>
        </w:rPr>
        <w:t xml:space="preserve"> held back not by a lack of ambition</w:t>
      </w:r>
      <w:r w:rsidR="00A46463">
        <w:rPr>
          <w:sz w:val="22"/>
          <w:szCs w:val="22"/>
        </w:rPr>
        <w:t xml:space="preserve">, </w:t>
      </w:r>
      <w:r w:rsidR="004B6326">
        <w:rPr>
          <w:sz w:val="22"/>
          <w:szCs w:val="22"/>
        </w:rPr>
        <w:t>institutional arrangements</w:t>
      </w:r>
      <w:r w:rsidR="00715D7C">
        <w:rPr>
          <w:sz w:val="22"/>
          <w:szCs w:val="22"/>
        </w:rPr>
        <w:t xml:space="preserve"> or political </w:t>
      </w:r>
      <w:r w:rsidR="00DE74FA">
        <w:rPr>
          <w:sz w:val="22"/>
          <w:szCs w:val="22"/>
        </w:rPr>
        <w:t>momentum behind them</w:t>
      </w:r>
      <w:r w:rsidR="00EA7241">
        <w:rPr>
          <w:sz w:val="22"/>
          <w:szCs w:val="22"/>
        </w:rPr>
        <w:t xml:space="preserve">, but </w:t>
      </w:r>
      <w:r w:rsidR="00715D7C">
        <w:rPr>
          <w:sz w:val="22"/>
          <w:szCs w:val="22"/>
        </w:rPr>
        <w:t xml:space="preserve">by the fact that </w:t>
      </w:r>
      <w:r w:rsidR="00715D7C" w:rsidRPr="00715D7C">
        <w:rPr>
          <w:sz w:val="22"/>
          <w:szCs w:val="22"/>
        </w:rPr>
        <w:t xml:space="preserve">their risks are too high or too uncertain for </w:t>
      </w:r>
      <w:r w:rsidR="00DE74FA">
        <w:rPr>
          <w:sz w:val="22"/>
          <w:szCs w:val="22"/>
        </w:rPr>
        <w:t>private investors</w:t>
      </w:r>
      <w:r w:rsidR="00715D7C" w:rsidRPr="00715D7C">
        <w:rPr>
          <w:sz w:val="22"/>
          <w:szCs w:val="22"/>
        </w:rPr>
        <w:t xml:space="preserve"> to engage at scale</w:t>
      </w:r>
      <w:r w:rsidR="00715D7C">
        <w:rPr>
          <w:sz w:val="22"/>
          <w:szCs w:val="22"/>
        </w:rPr>
        <w:t xml:space="preserve">. </w:t>
      </w:r>
    </w:p>
    <w:p w14:paraId="22E33C5D" w14:textId="77777777" w:rsidR="00B34AFF" w:rsidRDefault="00B34AFF" w:rsidP="00DB0FA2">
      <w:pPr>
        <w:rPr>
          <w:sz w:val="22"/>
          <w:szCs w:val="22"/>
        </w:rPr>
      </w:pPr>
    </w:p>
    <w:p w14:paraId="03513B5B" w14:textId="77777777" w:rsidR="00B34AFF" w:rsidRDefault="00B34AFF" w:rsidP="00B34AFF">
      <w:pPr>
        <w:pStyle w:val="Heading4"/>
      </w:pPr>
      <w:r>
        <w:t>Implementation guidance</w:t>
      </w:r>
    </w:p>
    <w:p w14:paraId="5E5EB75F" w14:textId="77777777" w:rsidR="00B34AFF" w:rsidRPr="00852A8B" w:rsidRDefault="00B34AFF" w:rsidP="00B34AFF"/>
    <w:p w14:paraId="72ADA2E2" w14:textId="2240B8F7" w:rsidR="00B34AFF" w:rsidRPr="00AE3CC1" w:rsidRDefault="00B34AFF" w:rsidP="00B34AFF">
      <w:pPr>
        <w:rPr>
          <w:sz w:val="22"/>
          <w:szCs w:val="22"/>
        </w:rPr>
      </w:pPr>
      <w:r>
        <w:rPr>
          <w:sz w:val="22"/>
          <w:szCs w:val="22"/>
        </w:rPr>
        <w:t xml:space="preserve">Working with de-risking and innovative financial mechanisms and tools entails the following </w:t>
      </w:r>
      <w:r w:rsidR="00D04201">
        <w:rPr>
          <w:sz w:val="22"/>
          <w:szCs w:val="22"/>
        </w:rPr>
        <w:t>activities</w:t>
      </w:r>
      <w:r>
        <w:rPr>
          <w:sz w:val="22"/>
          <w:szCs w:val="22"/>
        </w:rPr>
        <w:t xml:space="preserve"> that multilevel actors can utilize:</w:t>
      </w:r>
    </w:p>
    <w:p w14:paraId="0A4EB41D" w14:textId="77777777" w:rsidR="00B34AFF" w:rsidRDefault="00B34AFF" w:rsidP="00B34AFF">
      <w:pPr>
        <w:rPr>
          <w:sz w:val="22"/>
          <w:szCs w:val="22"/>
        </w:rPr>
      </w:pPr>
    </w:p>
    <w:p w14:paraId="08606154" w14:textId="77777777" w:rsidR="00B34AFF" w:rsidRPr="00A258F0" w:rsidRDefault="00B34AFF" w:rsidP="00B34AFF">
      <w:pPr>
        <w:pStyle w:val="ListParagraph"/>
        <w:numPr>
          <w:ilvl w:val="0"/>
          <w:numId w:val="53"/>
        </w:numPr>
        <w:rPr>
          <w:sz w:val="22"/>
          <w:szCs w:val="22"/>
        </w:rPr>
      </w:pPr>
      <w:r w:rsidRPr="00334AD8">
        <w:rPr>
          <w:b/>
          <w:bCs/>
          <w:sz w:val="22"/>
          <w:szCs w:val="22"/>
        </w:rPr>
        <w:t>Identify the main financial risks in the climate investment portfolio.</w:t>
      </w:r>
      <w:r w:rsidRPr="00A258F0">
        <w:rPr>
          <w:sz w:val="22"/>
          <w:szCs w:val="22"/>
        </w:rPr>
        <w:t xml:space="preserve"> These may include climate impact uncertainties, political risks, low market readiness, </w:t>
      </w:r>
      <w:r>
        <w:rPr>
          <w:sz w:val="22"/>
          <w:szCs w:val="22"/>
        </w:rPr>
        <w:t xml:space="preserve">currency risks, </w:t>
      </w:r>
      <w:r w:rsidRPr="00A258F0">
        <w:rPr>
          <w:sz w:val="22"/>
          <w:szCs w:val="22"/>
        </w:rPr>
        <w:t xml:space="preserve">weak enabling environments, revenue risks, high upfront costs of projects, small ticket sizes etc. </w:t>
      </w:r>
    </w:p>
    <w:p w14:paraId="74828E1B" w14:textId="77777777" w:rsidR="00B34AFF" w:rsidRPr="00A258F0" w:rsidRDefault="00B34AFF" w:rsidP="00B34AFF">
      <w:pPr>
        <w:pStyle w:val="ListParagraph"/>
        <w:numPr>
          <w:ilvl w:val="0"/>
          <w:numId w:val="53"/>
        </w:numPr>
        <w:rPr>
          <w:sz w:val="22"/>
          <w:szCs w:val="22"/>
        </w:rPr>
      </w:pPr>
      <w:r w:rsidRPr="00334AD8">
        <w:rPr>
          <w:b/>
          <w:bCs/>
          <w:sz w:val="22"/>
          <w:szCs w:val="22"/>
        </w:rPr>
        <w:t>Layer appropriate de-risking tool with the specific portfolio risks.</w:t>
      </w:r>
      <w:r w:rsidRPr="00A258F0">
        <w:rPr>
          <w:sz w:val="22"/>
          <w:szCs w:val="22"/>
        </w:rPr>
        <w:t xml:space="preserve"> For example, credit guarantees could help address revenue or political risks, insurance could de-risk climate impact uncertainties, </w:t>
      </w:r>
      <w:r>
        <w:rPr>
          <w:sz w:val="22"/>
          <w:szCs w:val="22"/>
        </w:rPr>
        <w:t xml:space="preserve">catalytic capital could help to mitigate early-stage </w:t>
      </w:r>
      <w:r>
        <w:rPr>
          <w:sz w:val="22"/>
          <w:szCs w:val="22"/>
        </w:rPr>
        <w:lastRenderedPageBreak/>
        <w:t>implementation risks, local currency financing could mitigate foreign exchange risk</w:t>
      </w:r>
      <w:r>
        <w:rPr>
          <w:rStyle w:val="FootnoteReference"/>
          <w:sz w:val="22"/>
          <w:szCs w:val="22"/>
        </w:rPr>
        <w:footnoteReference w:id="63"/>
      </w:r>
      <w:r w:rsidRPr="00A258F0">
        <w:rPr>
          <w:sz w:val="22"/>
          <w:szCs w:val="22"/>
        </w:rPr>
        <w:t>,and aggregation</w:t>
      </w:r>
      <w:r>
        <w:rPr>
          <w:rStyle w:val="FootnoteReference"/>
          <w:sz w:val="22"/>
          <w:szCs w:val="22"/>
        </w:rPr>
        <w:footnoteReference w:id="64"/>
      </w:r>
      <w:r w:rsidRPr="00A258F0">
        <w:rPr>
          <w:sz w:val="22"/>
          <w:szCs w:val="22"/>
        </w:rPr>
        <w:t xml:space="preserve"> could help avoid low ticket sizes</w:t>
      </w:r>
      <w:r>
        <w:rPr>
          <w:sz w:val="22"/>
          <w:szCs w:val="22"/>
        </w:rPr>
        <w:t xml:space="preserve"> and high upfront costs</w:t>
      </w:r>
      <w:r w:rsidRPr="00A258F0">
        <w:rPr>
          <w:sz w:val="22"/>
          <w:szCs w:val="22"/>
        </w:rPr>
        <w:t>.</w:t>
      </w:r>
      <w:r>
        <w:rPr>
          <w:rStyle w:val="FootnoteReference"/>
          <w:sz w:val="22"/>
          <w:szCs w:val="22"/>
        </w:rPr>
        <w:footnoteReference w:id="65"/>
      </w:r>
      <w:r w:rsidRPr="00A258F0">
        <w:rPr>
          <w:sz w:val="22"/>
          <w:szCs w:val="22"/>
        </w:rPr>
        <w:t xml:space="preserve"> </w:t>
      </w:r>
    </w:p>
    <w:p w14:paraId="4F92A3A9" w14:textId="77777777" w:rsidR="00B34AFF" w:rsidRPr="00A258F0" w:rsidRDefault="00B34AFF" w:rsidP="00B34AFF">
      <w:pPr>
        <w:pStyle w:val="ListParagraph"/>
        <w:numPr>
          <w:ilvl w:val="0"/>
          <w:numId w:val="53"/>
        </w:numPr>
        <w:rPr>
          <w:sz w:val="22"/>
          <w:szCs w:val="22"/>
        </w:rPr>
      </w:pPr>
      <w:r w:rsidRPr="00334AD8">
        <w:rPr>
          <w:b/>
          <w:bCs/>
          <w:sz w:val="22"/>
          <w:szCs w:val="22"/>
        </w:rPr>
        <w:t>Blend public finance, including concessional public or donor finance or guarantees, with private investment such as loans or equities, to crowd-in private investors.</w:t>
      </w:r>
      <w:r>
        <w:rPr>
          <w:rStyle w:val="FootnoteReference"/>
          <w:sz w:val="22"/>
          <w:szCs w:val="22"/>
        </w:rPr>
        <w:footnoteReference w:id="66"/>
      </w:r>
    </w:p>
    <w:p w14:paraId="479D5BFE" w14:textId="77777777" w:rsidR="00B34AFF" w:rsidRDefault="00B34AFF" w:rsidP="00B34AFF">
      <w:pPr>
        <w:pStyle w:val="ListParagraph"/>
        <w:numPr>
          <w:ilvl w:val="0"/>
          <w:numId w:val="53"/>
        </w:numPr>
        <w:rPr>
          <w:sz w:val="22"/>
          <w:szCs w:val="22"/>
        </w:rPr>
      </w:pPr>
      <w:r w:rsidRPr="00334AD8">
        <w:rPr>
          <w:b/>
          <w:bCs/>
          <w:sz w:val="22"/>
          <w:szCs w:val="22"/>
        </w:rPr>
        <w:t>Integrate these de-risking tools and blended finance approaches within local climate investment structures</w:t>
      </w:r>
      <w:r>
        <w:rPr>
          <w:rStyle w:val="FootnoteReference"/>
          <w:sz w:val="22"/>
          <w:szCs w:val="22"/>
        </w:rPr>
        <w:footnoteReference w:id="67"/>
      </w:r>
      <w:r>
        <w:rPr>
          <w:sz w:val="22"/>
          <w:szCs w:val="22"/>
        </w:rPr>
        <w:t xml:space="preserve">, </w:t>
      </w:r>
      <w:r w:rsidRPr="00774A6B">
        <w:rPr>
          <w:sz w:val="22"/>
          <w:szCs w:val="22"/>
        </w:rPr>
        <w:t xml:space="preserve">with public institutions helping coordinate and de-risk while private capital enters </w:t>
      </w:r>
      <w:r>
        <w:rPr>
          <w:sz w:val="22"/>
          <w:szCs w:val="22"/>
        </w:rPr>
        <w:t>once risk is</w:t>
      </w:r>
      <w:r w:rsidRPr="00774A6B">
        <w:rPr>
          <w:sz w:val="22"/>
          <w:szCs w:val="22"/>
        </w:rPr>
        <w:t xml:space="preserve"> acceptable.</w:t>
      </w:r>
    </w:p>
    <w:p w14:paraId="229540A5" w14:textId="77777777" w:rsidR="00B34AFF" w:rsidRDefault="00B34AFF" w:rsidP="00B34AFF">
      <w:pPr>
        <w:pStyle w:val="ListParagraph"/>
        <w:rPr>
          <w:sz w:val="22"/>
          <w:szCs w:val="22"/>
        </w:rPr>
      </w:pPr>
    </w:p>
    <w:p w14:paraId="565B301A" w14:textId="7ADEF1B1" w:rsidR="00B34AFF" w:rsidRDefault="00B34AFF" w:rsidP="00B34AFF">
      <w:pPr>
        <w:rPr>
          <w:sz w:val="22"/>
          <w:szCs w:val="22"/>
        </w:rPr>
      </w:pPr>
      <w:r>
        <w:rPr>
          <w:sz w:val="22"/>
          <w:szCs w:val="22"/>
        </w:rPr>
        <w:t>While structuring de-risking approaches, have continuous coordination between commercial investors, development institutions and governments to leverage each partner’s comparative advantage and maximize impact.</w:t>
      </w:r>
      <w:r>
        <w:rPr>
          <w:rStyle w:val="FootnoteReference"/>
          <w:sz w:val="22"/>
          <w:szCs w:val="22"/>
        </w:rPr>
        <w:footnoteReference w:id="68"/>
      </w:r>
    </w:p>
    <w:tbl>
      <w:tblPr>
        <w:tblStyle w:val="TableGrid"/>
        <w:tblpPr w:leftFromText="180" w:rightFromText="180" w:vertAnchor="text" w:horzAnchor="margin" w:tblpY="174"/>
        <w:tblW w:w="0" w:type="auto"/>
        <w:shd w:val="clear" w:color="auto" w:fill="F2F2F2" w:themeFill="background1" w:themeFillShade="F2"/>
        <w:tblLook w:val="04A0" w:firstRow="1" w:lastRow="0" w:firstColumn="1" w:lastColumn="0" w:noHBand="0" w:noVBand="1"/>
      </w:tblPr>
      <w:tblGrid>
        <w:gridCol w:w="9350"/>
      </w:tblGrid>
      <w:tr w:rsidR="00B34AFF" w14:paraId="26A26909" w14:textId="77777777" w:rsidTr="00B34AFF">
        <w:tc>
          <w:tcPr>
            <w:tcW w:w="9350" w:type="dxa"/>
            <w:shd w:val="clear" w:color="auto" w:fill="F2F2F2" w:themeFill="background1" w:themeFillShade="F2"/>
          </w:tcPr>
          <w:p w14:paraId="773EF295" w14:textId="77777777" w:rsidR="00B34AFF" w:rsidRDefault="00B34AFF" w:rsidP="00B34AFF">
            <w:commentRangeStart w:id="79"/>
            <w:commentRangeStart w:id="80"/>
            <w:r w:rsidRPr="57011EEA">
              <w:rPr>
                <w:b/>
                <w:bCs/>
                <w:sz w:val="22"/>
                <w:szCs w:val="22"/>
              </w:rPr>
              <w:t xml:space="preserve">What is Blended Finance?  </w:t>
            </w:r>
            <w:commentRangeEnd w:id="79"/>
            <w:r>
              <w:rPr>
                <w:rStyle w:val="CommentReference"/>
                <w:sz w:val="24"/>
                <w:szCs w:val="24"/>
              </w:rPr>
              <w:commentReference w:id="79"/>
            </w:r>
            <w:commentRangeEnd w:id="80"/>
            <w:r>
              <w:rPr>
                <w:rStyle w:val="CommentReference"/>
                <w:sz w:val="24"/>
                <w:szCs w:val="24"/>
              </w:rPr>
              <w:commentReference w:id="80"/>
            </w:r>
          </w:p>
          <w:p w14:paraId="44ED26A7" w14:textId="77777777" w:rsidR="00B34AFF" w:rsidRDefault="00B34AFF" w:rsidP="00B34AFF">
            <w:pPr>
              <w:rPr>
                <w:rFonts w:eastAsia="Avenir Next LT Pro" w:cs="Avenir Next LT Pro"/>
                <w:sz w:val="22"/>
                <w:szCs w:val="22"/>
              </w:rPr>
            </w:pPr>
            <w:r w:rsidRPr="57011EEA">
              <w:rPr>
                <w:rFonts w:eastAsia="Avenir Next LT Pro" w:cs="Avenir Next LT Pro"/>
                <w:sz w:val="22"/>
                <w:szCs w:val="22"/>
              </w:rPr>
              <w:t xml:space="preserve">Blended finance is the strategic use of a limited amount of concessional public or philanthropic capital to mobilize additional finance, primarily from commercial and private sources — toward sustainable development and climate goals. Rather than a single financial instrument, it is a structuring approach: public actors (donors, development agencies, philanthropies, and development finance institutions) absorb or share risks that would otherwise deter private investors, improving a project's risk-return profile enough to attract market-rate capital. The concessional capital at the core of a blended structure can take several forms, including grants, concessional debt or equity, guarantees, and other risk-sharing facilities. These de-risking mechanisms matter most in emerging markets and developing economies, where country-specific risk accounts for between 60 and 90 percent of investors' risk considerations, and where about 80–90 percent of climate mitigation investment is expected to come from the private sector. The overarching goal is to crowd in private money that would not have been invested otherwise, deploying only as much public subsidy as is needed to make a project viable. </w:t>
            </w:r>
          </w:p>
          <w:p w14:paraId="58F0BD7E" w14:textId="77777777" w:rsidR="00B34AFF" w:rsidRDefault="00B34AFF" w:rsidP="00B34AFF">
            <w:pPr>
              <w:rPr>
                <w:sz w:val="22"/>
                <w:szCs w:val="22"/>
              </w:rPr>
            </w:pPr>
          </w:p>
        </w:tc>
      </w:tr>
    </w:tbl>
    <w:p w14:paraId="6F3317B6" w14:textId="77777777" w:rsidR="00B34AFF" w:rsidRDefault="00B34AFF" w:rsidP="00DB0FA2">
      <w:pPr>
        <w:rPr>
          <w:sz w:val="22"/>
          <w:szCs w:val="22"/>
        </w:rPr>
      </w:pPr>
    </w:p>
    <w:p w14:paraId="2CF83930" w14:textId="3039CE1D" w:rsidR="00DE74FA" w:rsidRPr="00DB0FA2" w:rsidRDefault="00DE74FA" w:rsidP="00DE74FA">
      <w:pPr>
        <w:pStyle w:val="Heading4"/>
      </w:pPr>
      <w:r>
        <w:t>Illustrative examples</w:t>
      </w:r>
    </w:p>
    <w:p w14:paraId="4BF40282" w14:textId="77777777" w:rsidR="00B761A7" w:rsidRDefault="00B761A7" w:rsidP="001033A2">
      <w:pPr>
        <w:rPr>
          <w:sz w:val="22"/>
          <w:szCs w:val="22"/>
        </w:rPr>
      </w:pPr>
    </w:p>
    <w:p w14:paraId="76DA1189" w14:textId="348AC111" w:rsidR="00916884" w:rsidRDefault="00916884" w:rsidP="00916884">
      <w:pPr>
        <w:rPr>
          <w:sz w:val="22"/>
          <w:szCs w:val="22"/>
        </w:rPr>
      </w:pPr>
      <w:r w:rsidRPr="00186100">
        <w:rPr>
          <w:b/>
          <w:bCs/>
          <w:sz w:val="22"/>
          <w:szCs w:val="22"/>
        </w:rPr>
        <w:t xml:space="preserve">Viability Fund for Cities </w:t>
      </w:r>
      <w:r w:rsidRPr="00186100">
        <w:rPr>
          <w:sz w:val="22"/>
          <w:szCs w:val="22"/>
        </w:rPr>
        <w:t xml:space="preserve">is a </w:t>
      </w:r>
      <w:r>
        <w:rPr>
          <w:sz w:val="22"/>
          <w:szCs w:val="22"/>
        </w:rPr>
        <w:t xml:space="preserve">donor-led, catalytic, </w:t>
      </w:r>
      <w:r w:rsidRPr="00186100">
        <w:rPr>
          <w:sz w:val="22"/>
          <w:szCs w:val="22"/>
        </w:rPr>
        <w:t xml:space="preserve">multilevel </w:t>
      </w:r>
      <w:r>
        <w:rPr>
          <w:sz w:val="22"/>
          <w:szCs w:val="22"/>
        </w:rPr>
        <w:t xml:space="preserve">funding </w:t>
      </w:r>
      <w:r w:rsidRPr="00186100">
        <w:rPr>
          <w:sz w:val="22"/>
          <w:szCs w:val="22"/>
        </w:rPr>
        <w:t>platform designed to help cities</w:t>
      </w:r>
      <w:r w:rsidR="000C0EF4">
        <w:rPr>
          <w:sz w:val="22"/>
          <w:szCs w:val="22"/>
        </w:rPr>
        <w:t xml:space="preserve">, especially in EMDEs, to </w:t>
      </w:r>
      <w:r w:rsidRPr="00186100">
        <w:rPr>
          <w:sz w:val="22"/>
          <w:szCs w:val="22"/>
        </w:rPr>
        <w:t xml:space="preserve">move from isolated </w:t>
      </w:r>
      <w:r>
        <w:rPr>
          <w:sz w:val="22"/>
          <w:szCs w:val="22"/>
        </w:rPr>
        <w:t>projects</w:t>
      </w:r>
      <w:r w:rsidRPr="00186100">
        <w:rPr>
          <w:sz w:val="22"/>
          <w:szCs w:val="22"/>
        </w:rPr>
        <w:t xml:space="preserve"> to scalable, investment-ready climate portfolios by linking local investment vehicles with national, regional and international funders.</w:t>
      </w:r>
      <w:r w:rsidRPr="00186100">
        <w:rPr>
          <w:b/>
          <w:bCs/>
          <w:sz w:val="22"/>
          <w:szCs w:val="22"/>
        </w:rPr>
        <w:t xml:space="preserve"> </w:t>
      </w:r>
      <w:r w:rsidRPr="00186100">
        <w:rPr>
          <w:sz w:val="22"/>
          <w:szCs w:val="22"/>
        </w:rPr>
        <w:t xml:space="preserve">It is built around local investment funds as </w:t>
      </w:r>
      <w:r>
        <w:rPr>
          <w:sz w:val="22"/>
          <w:szCs w:val="22"/>
        </w:rPr>
        <w:t xml:space="preserve">a key </w:t>
      </w:r>
      <w:r w:rsidRPr="00186100">
        <w:rPr>
          <w:sz w:val="22"/>
          <w:szCs w:val="22"/>
        </w:rPr>
        <w:t>vehicle for channelling co-finance into city-level priorities</w:t>
      </w:r>
      <w:r>
        <w:rPr>
          <w:sz w:val="22"/>
          <w:szCs w:val="22"/>
        </w:rPr>
        <w:t>. Th</w:t>
      </w:r>
      <w:r w:rsidRPr="00186100">
        <w:rPr>
          <w:sz w:val="22"/>
          <w:szCs w:val="22"/>
        </w:rPr>
        <w:t>e Fund provides limited</w:t>
      </w:r>
      <w:r>
        <w:rPr>
          <w:sz w:val="22"/>
          <w:szCs w:val="22"/>
        </w:rPr>
        <w:t xml:space="preserve"> catalytic capital to</w:t>
      </w:r>
      <w:r w:rsidRPr="00186100">
        <w:rPr>
          <w:sz w:val="22"/>
          <w:szCs w:val="22"/>
        </w:rPr>
        <w:t xml:space="preserve"> support a small number </w:t>
      </w:r>
      <w:r w:rsidRPr="00186100">
        <w:rPr>
          <w:sz w:val="22"/>
          <w:szCs w:val="22"/>
        </w:rPr>
        <w:lastRenderedPageBreak/>
        <w:t xml:space="preserve">of </w:t>
      </w:r>
      <w:r>
        <w:rPr>
          <w:sz w:val="22"/>
          <w:szCs w:val="22"/>
        </w:rPr>
        <w:t>“</w:t>
      </w:r>
      <w:r w:rsidRPr="00186100">
        <w:rPr>
          <w:sz w:val="22"/>
          <w:szCs w:val="22"/>
        </w:rPr>
        <w:t>game-changing</w:t>
      </w:r>
      <w:r>
        <w:rPr>
          <w:sz w:val="22"/>
          <w:szCs w:val="22"/>
        </w:rPr>
        <w:t>”</w:t>
      </w:r>
      <w:r w:rsidRPr="00186100">
        <w:rPr>
          <w:sz w:val="22"/>
          <w:szCs w:val="22"/>
        </w:rPr>
        <w:t xml:space="preserve"> interventions and creates a shared framework that can be adapted across contexts, including in the </w:t>
      </w:r>
      <w:r>
        <w:rPr>
          <w:sz w:val="22"/>
          <w:szCs w:val="22"/>
        </w:rPr>
        <w:t>EMDEs</w:t>
      </w:r>
      <w:r w:rsidRPr="00186100">
        <w:rPr>
          <w:sz w:val="22"/>
          <w:szCs w:val="22"/>
        </w:rPr>
        <w:t xml:space="preserve">. </w:t>
      </w:r>
      <w:r>
        <w:rPr>
          <w:sz w:val="22"/>
          <w:szCs w:val="22"/>
        </w:rPr>
        <w:t xml:space="preserve">Viability Fund’s theory of change is built around three components – </w:t>
      </w:r>
      <w:r w:rsidRPr="004B51D5">
        <w:rPr>
          <w:b/>
          <w:bCs/>
          <w:sz w:val="22"/>
          <w:szCs w:val="22"/>
        </w:rPr>
        <w:t>align</w:t>
      </w:r>
      <w:r w:rsidRPr="00186100">
        <w:rPr>
          <w:sz w:val="22"/>
          <w:szCs w:val="22"/>
        </w:rPr>
        <w:t xml:space="preserve"> funders</w:t>
      </w:r>
      <w:r>
        <w:rPr>
          <w:sz w:val="22"/>
          <w:szCs w:val="22"/>
        </w:rPr>
        <w:t xml:space="preserve"> across public and private sectors</w:t>
      </w:r>
      <w:r w:rsidRPr="00186100">
        <w:rPr>
          <w:sz w:val="22"/>
          <w:szCs w:val="22"/>
        </w:rPr>
        <w:t xml:space="preserve">, </w:t>
      </w:r>
      <w:r w:rsidRPr="004B51D5">
        <w:rPr>
          <w:b/>
          <w:bCs/>
          <w:sz w:val="22"/>
          <w:szCs w:val="22"/>
        </w:rPr>
        <w:t>co-finance</w:t>
      </w:r>
      <w:r w:rsidRPr="00186100">
        <w:rPr>
          <w:sz w:val="22"/>
          <w:szCs w:val="22"/>
        </w:rPr>
        <w:t xml:space="preserve"> priority </w:t>
      </w:r>
      <w:r>
        <w:rPr>
          <w:sz w:val="22"/>
          <w:szCs w:val="22"/>
        </w:rPr>
        <w:t>investments</w:t>
      </w:r>
      <w:r w:rsidRPr="00186100">
        <w:rPr>
          <w:sz w:val="22"/>
          <w:szCs w:val="22"/>
        </w:rPr>
        <w:t xml:space="preserve"> that no single actor would back alone, and </w:t>
      </w:r>
      <w:r w:rsidRPr="002B3DCE">
        <w:rPr>
          <w:b/>
          <w:bCs/>
          <w:sz w:val="22"/>
          <w:szCs w:val="22"/>
        </w:rPr>
        <w:t>aggregate demand</w:t>
      </w:r>
      <w:r w:rsidRPr="00186100">
        <w:rPr>
          <w:sz w:val="22"/>
          <w:szCs w:val="22"/>
        </w:rPr>
        <w:t xml:space="preserve"> through procurement so that demonstrated solutions can move into wider deployment.</w:t>
      </w:r>
      <w:r>
        <w:rPr>
          <w:sz w:val="22"/>
          <w:szCs w:val="22"/>
        </w:rPr>
        <w:t xml:space="preserve"> </w:t>
      </w:r>
      <w:r w:rsidRPr="00A13A9A">
        <w:rPr>
          <w:sz w:val="22"/>
          <w:szCs w:val="22"/>
        </w:rPr>
        <w:t>The Fund aims to partner with key global funders and implementation actors to deploy EUR 10 million by 2030 in co-financing and another EUR 10 million in aggregated demand through a focus on climate-aligned procurement.</w:t>
      </w:r>
      <w:r>
        <w:rPr>
          <w:rStyle w:val="FootnoteReference"/>
          <w:sz w:val="22"/>
          <w:szCs w:val="22"/>
        </w:rPr>
        <w:footnoteReference w:id="69"/>
      </w:r>
    </w:p>
    <w:p w14:paraId="598487C3" w14:textId="77777777" w:rsidR="002E1866" w:rsidRDefault="002E1866" w:rsidP="00916884">
      <w:pPr>
        <w:rPr>
          <w:sz w:val="22"/>
          <w:szCs w:val="22"/>
        </w:rPr>
      </w:pPr>
    </w:p>
    <w:tbl>
      <w:tblPr>
        <w:tblStyle w:val="TableGrid"/>
        <w:tblW w:w="0" w:type="auto"/>
        <w:tblLook w:val="04A0" w:firstRow="1" w:lastRow="0" w:firstColumn="1" w:lastColumn="0" w:noHBand="0" w:noVBand="1"/>
      </w:tblPr>
      <w:tblGrid>
        <w:gridCol w:w="9350"/>
      </w:tblGrid>
      <w:tr w:rsidR="002E1866" w14:paraId="606ACA65" w14:textId="77777777" w:rsidTr="57011EEA">
        <w:tc>
          <w:tcPr>
            <w:tcW w:w="9350" w:type="dxa"/>
            <w:shd w:val="clear" w:color="auto" w:fill="F2F2F2" w:themeFill="background1" w:themeFillShade="F2"/>
          </w:tcPr>
          <w:p w14:paraId="40571137" w14:textId="77777777" w:rsidR="002E1866" w:rsidRPr="00C873E4" w:rsidRDefault="11A16D3F" w:rsidP="00916884">
            <w:commentRangeStart w:id="82"/>
            <w:r w:rsidRPr="57011EEA">
              <w:rPr>
                <w:b/>
                <w:bCs/>
                <w:sz w:val="22"/>
                <w:szCs w:val="22"/>
              </w:rPr>
              <w:t>Viability Fund’s support offer</w:t>
            </w:r>
            <w:commentRangeEnd w:id="82"/>
            <w:r w:rsidR="002E1866" w:rsidRPr="00C873E4">
              <w:rPr>
                <w:rStyle w:val="CommentReference"/>
                <w:sz w:val="24"/>
                <w:szCs w:val="24"/>
              </w:rPr>
              <w:commentReference w:id="82"/>
            </w:r>
          </w:p>
          <w:p w14:paraId="4D94CC34" w14:textId="1B603745" w:rsidR="00DD1A69" w:rsidRPr="00DD1A69" w:rsidRDefault="152FA16D" w:rsidP="57011EEA">
            <w:r w:rsidRPr="57011EEA">
              <w:rPr>
                <w:rFonts w:eastAsia="Avenir Next LT Pro" w:cs="Avenir Next LT Pro"/>
                <w:sz w:val="22"/>
                <w:szCs w:val="22"/>
              </w:rPr>
              <w:t xml:space="preserve">The Viability Fund offers cities two core forms of support. First, catalytic co-financing: through its Co-finance pillar, the Fund </w:t>
            </w:r>
            <w:r w:rsidR="00A46895">
              <w:rPr>
                <w:rFonts w:eastAsia="Avenir Next LT Pro" w:cs="Avenir Next LT Pro"/>
                <w:sz w:val="22"/>
                <w:szCs w:val="22"/>
              </w:rPr>
              <w:t>will contribute</w:t>
            </w:r>
            <w:r w:rsidRPr="57011EEA">
              <w:rPr>
                <w:rFonts w:eastAsia="Avenir Next LT Pro" w:cs="Avenir Next LT Pro"/>
                <w:sz w:val="22"/>
                <w:szCs w:val="22"/>
              </w:rPr>
              <w:t xml:space="preserve"> roughly 10 percent of the capital needed for a local investment, taking an early, credibility-anchoring position that is then topped up through national and international co-financing dialogues rather than covering the full cost itself. Second, a local investment fund as a service: because a city must establish its own local climate investment fund, built on shared principles, to receive the Fund's co-financing, the Fund helps set up and run that vehicle, potentially through a fund-manager partner, so it can channel capital to local stakeholders such as solar, batteries, energy infrastructure and SMEs, and recycle returns into harder-to-finance areas like wetlands. Alongside both sits governance and coordination support: aligning funders around common grant principles without pooling capital, and helping cities connect governance, investment planning and procurement — reflecting the Fund's guiding logic that finance follows governance.</w:t>
            </w:r>
          </w:p>
        </w:tc>
      </w:tr>
    </w:tbl>
    <w:p w14:paraId="26DFB4C0" w14:textId="77777777" w:rsidR="00916884" w:rsidRDefault="00916884" w:rsidP="00916884">
      <w:pPr>
        <w:rPr>
          <w:sz w:val="22"/>
          <w:szCs w:val="22"/>
        </w:rPr>
      </w:pPr>
    </w:p>
    <w:p w14:paraId="6F25E684" w14:textId="10EA4BE5" w:rsidR="00916884" w:rsidRDefault="00916884" w:rsidP="00916884">
      <w:pPr>
        <w:rPr>
          <w:sz w:val="22"/>
          <w:szCs w:val="22"/>
        </w:rPr>
      </w:pPr>
      <w:r>
        <w:rPr>
          <w:sz w:val="22"/>
          <w:szCs w:val="22"/>
        </w:rPr>
        <w:t>To know more about with the Viability Fund for cities</w:t>
      </w:r>
      <w:r w:rsidRPr="6309EA44">
        <w:rPr>
          <w:sz w:val="22"/>
          <w:szCs w:val="22"/>
        </w:rPr>
        <w:t xml:space="preserve">, click </w:t>
      </w:r>
      <w:hyperlink r:id="rId33">
        <w:r w:rsidRPr="6309EA44">
          <w:rPr>
            <w:rStyle w:val="Hyperlink"/>
          </w:rPr>
          <w:t>here</w:t>
        </w:r>
      </w:hyperlink>
      <w:r w:rsidRPr="6309EA44">
        <w:rPr>
          <w:sz w:val="22"/>
          <w:szCs w:val="22"/>
        </w:rPr>
        <w:t>.</w:t>
      </w:r>
    </w:p>
    <w:p w14:paraId="23673941" w14:textId="77777777" w:rsidR="00301197" w:rsidRDefault="00301197" w:rsidP="00916884">
      <w:pPr>
        <w:rPr>
          <w:sz w:val="22"/>
          <w:szCs w:val="22"/>
        </w:rPr>
      </w:pPr>
    </w:p>
    <w:p w14:paraId="29A4C84F" w14:textId="7BC98053" w:rsidR="00DF4AA7" w:rsidRDefault="00604027" w:rsidP="00916884">
      <w:pPr>
        <w:rPr>
          <w:sz w:val="22"/>
          <w:szCs w:val="22"/>
        </w:rPr>
      </w:pPr>
      <w:r w:rsidRPr="00604027">
        <w:rPr>
          <w:b/>
          <w:bCs/>
          <w:sz w:val="22"/>
          <w:szCs w:val="22"/>
        </w:rPr>
        <w:t>Urban Infrastructure Insurance Facility (UIIF</w:t>
      </w:r>
      <w:r w:rsidR="00A602F5">
        <w:rPr>
          <w:b/>
          <w:bCs/>
          <w:sz w:val="22"/>
          <w:szCs w:val="22"/>
        </w:rPr>
        <w:t>)</w:t>
      </w:r>
      <w:r w:rsidRPr="00604027">
        <w:rPr>
          <w:sz w:val="22"/>
          <w:szCs w:val="22"/>
        </w:rPr>
        <w:t xml:space="preserve"> </w:t>
      </w:r>
      <w:r w:rsidR="00436248">
        <w:rPr>
          <w:sz w:val="22"/>
          <w:szCs w:val="22"/>
        </w:rPr>
        <w:t>is a</w:t>
      </w:r>
      <w:r w:rsidR="00764C2B">
        <w:rPr>
          <w:sz w:val="22"/>
          <w:szCs w:val="22"/>
        </w:rPr>
        <w:t xml:space="preserve"> </w:t>
      </w:r>
      <w:r w:rsidR="00764C2B" w:rsidRPr="00764C2B">
        <w:rPr>
          <w:sz w:val="22"/>
          <w:szCs w:val="22"/>
        </w:rPr>
        <w:t xml:space="preserve">multilevel </w:t>
      </w:r>
      <w:r w:rsidR="00436248">
        <w:rPr>
          <w:sz w:val="22"/>
          <w:szCs w:val="22"/>
        </w:rPr>
        <w:t xml:space="preserve">insurance-based risk pooling mechanism </w:t>
      </w:r>
      <w:r w:rsidR="00114FD2">
        <w:rPr>
          <w:sz w:val="22"/>
          <w:szCs w:val="22"/>
        </w:rPr>
        <w:t>involving municipal governments,</w:t>
      </w:r>
      <w:r w:rsidR="009A6625">
        <w:rPr>
          <w:sz w:val="22"/>
          <w:szCs w:val="22"/>
        </w:rPr>
        <w:t xml:space="preserve"> international donor agencies and </w:t>
      </w:r>
      <w:r w:rsidR="00295484">
        <w:rPr>
          <w:sz w:val="22"/>
          <w:szCs w:val="22"/>
        </w:rPr>
        <w:t>city networks. It demonstrates</w:t>
      </w:r>
      <w:r w:rsidRPr="00604027">
        <w:rPr>
          <w:sz w:val="22"/>
          <w:szCs w:val="22"/>
        </w:rPr>
        <w:t xml:space="preserve"> how cities </w:t>
      </w:r>
      <w:r w:rsidR="00436248">
        <w:rPr>
          <w:sz w:val="22"/>
          <w:szCs w:val="22"/>
        </w:rPr>
        <w:t xml:space="preserve">can address </w:t>
      </w:r>
      <w:r w:rsidRPr="00604027">
        <w:rPr>
          <w:sz w:val="22"/>
          <w:szCs w:val="22"/>
        </w:rPr>
        <w:t>climate and disaster exposure</w:t>
      </w:r>
      <w:r w:rsidR="00247A80">
        <w:rPr>
          <w:sz w:val="22"/>
          <w:szCs w:val="22"/>
        </w:rPr>
        <w:t xml:space="preserve"> risks</w:t>
      </w:r>
      <w:r w:rsidRPr="00604027">
        <w:rPr>
          <w:sz w:val="22"/>
          <w:szCs w:val="22"/>
        </w:rPr>
        <w:t xml:space="preserve"> and protect critical infrastructure. In the UIIF model, ten cities in Latin America and the Caribbean undergo risk assessments that inform tailored insurance coverage and disaster risk reduction measures, with individual city risks transferred into a pooled structure that reduces premiums through economies of scale and risk sharing. After a disaster, cities can access financing more quickly to rebuild infrastructure and support vulnerable residents, while also benefiting from better risk management, legal and technical support, and stronger relationships with financial institutions. </w:t>
      </w:r>
      <w:r w:rsidR="00EA0A2D">
        <w:rPr>
          <w:sz w:val="22"/>
          <w:szCs w:val="22"/>
        </w:rPr>
        <w:t xml:space="preserve">UIIF </w:t>
      </w:r>
      <w:r w:rsidR="00EA0A2D" w:rsidRPr="00EA0A2D">
        <w:rPr>
          <w:sz w:val="22"/>
          <w:szCs w:val="22"/>
        </w:rPr>
        <w:t xml:space="preserve">follows a </w:t>
      </w:r>
      <w:r w:rsidR="00EA0A2D" w:rsidRPr="00EA0A2D">
        <w:rPr>
          <w:b/>
          <w:bCs/>
          <w:sz w:val="22"/>
          <w:szCs w:val="22"/>
        </w:rPr>
        <w:t>7-stage roadmap</w:t>
      </w:r>
      <w:r w:rsidR="00EA535A">
        <w:rPr>
          <w:sz w:val="22"/>
          <w:szCs w:val="22"/>
        </w:rPr>
        <w:t>, which includes</w:t>
      </w:r>
      <w:r w:rsidR="00EA0A2D" w:rsidRPr="00EA0A2D">
        <w:rPr>
          <w:sz w:val="22"/>
          <w:szCs w:val="22"/>
        </w:rPr>
        <w:t xml:space="preserve"> profiling and selecting cities,</w:t>
      </w:r>
      <w:r w:rsidR="00EA535A">
        <w:rPr>
          <w:sz w:val="22"/>
          <w:szCs w:val="22"/>
        </w:rPr>
        <w:t xml:space="preserve"> </w:t>
      </w:r>
      <w:r w:rsidR="00EA0A2D" w:rsidRPr="00EA0A2D">
        <w:rPr>
          <w:sz w:val="22"/>
          <w:szCs w:val="22"/>
        </w:rPr>
        <w:t>assessing risk and tailoring products, designing premium subsidies, tendering the insurance solution, and disbursing the subsidy over time.</w:t>
      </w:r>
    </w:p>
    <w:p w14:paraId="195CAE3B" w14:textId="13879382" w:rsidR="00A602F5" w:rsidRDefault="00A602F5" w:rsidP="00916884">
      <w:pPr>
        <w:rPr>
          <w:sz w:val="22"/>
          <w:szCs w:val="22"/>
        </w:rPr>
      </w:pPr>
    </w:p>
    <w:p w14:paraId="597A4B79" w14:textId="3E8C8AFF" w:rsidR="00A602F5" w:rsidRDefault="00A602F5" w:rsidP="00916884">
      <w:pPr>
        <w:rPr>
          <w:sz w:val="22"/>
          <w:szCs w:val="22"/>
        </w:rPr>
      </w:pPr>
      <w:r>
        <w:rPr>
          <w:sz w:val="22"/>
          <w:szCs w:val="22"/>
        </w:rPr>
        <w:t xml:space="preserve">To know more about UIIF, click </w:t>
      </w:r>
      <w:hyperlink r:id="rId34" w:history="1">
        <w:r w:rsidRPr="00436248">
          <w:rPr>
            <w:rStyle w:val="Hyperlink"/>
            <w:sz w:val="22"/>
            <w:szCs w:val="22"/>
          </w:rPr>
          <w:t>here</w:t>
        </w:r>
      </w:hyperlink>
      <w:r>
        <w:rPr>
          <w:sz w:val="22"/>
          <w:szCs w:val="22"/>
        </w:rPr>
        <w:t xml:space="preserve">. </w:t>
      </w:r>
    </w:p>
    <w:p w14:paraId="2B29ED5C" w14:textId="77777777" w:rsidR="00EA535A" w:rsidRDefault="00EA535A" w:rsidP="00916884">
      <w:pPr>
        <w:rPr>
          <w:sz w:val="22"/>
          <w:szCs w:val="22"/>
        </w:rPr>
      </w:pPr>
    </w:p>
    <w:p w14:paraId="5586CA07" w14:textId="09CF76EB" w:rsidR="005A54FD" w:rsidRPr="005A54FD" w:rsidRDefault="0010114B" w:rsidP="005A54FD">
      <w:pPr>
        <w:rPr>
          <w:sz w:val="22"/>
          <w:szCs w:val="22"/>
        </w:rPr>
      </w:pPr>
      <w:r w:rsidRPr="00073F49">
        <w:rPr>
          <w:b/>
          <w:bCs/>
          <w:sz w:val="22"/>
          <w:szCs w:val="22"/>
        </w:rPr>
        <w:t>InfraCredit Nigeria</w:t>
      </w:r>
      <w:r w:rsidRPr="0010114B">
        <w:rPr>
          <w:sz w:val="22"/>
          <w:szCs w:val="22"/>
        </w:rPr>
        <w:t xml:space="preserve"> is a strong example of how a local credit-enhancement facility can unlock domestic capital for infrastructure. Established in 2017 through a partnership between PIDG</w:t>
      </w:r>
      <w:r w:rsidR="00321158">
        <w:rPr>
          <w:sz w:val="22"/>
          <w:szCs w:val="22"/>
        </w:rPr>
        <w:t>, GuarantCo</w:t>
      </w:r>
      <w:r w:rsidRPr="0010114B">
        <w:rPr>
          <w:sz w:val="22"/>
          <w:szCs w:val="22"/>
        </w:rPr>
        <w:t xml:space="preserve"> and the Nigeria Sovereign Investment Authority, InfraCredit provides NGN-</w:t>
      </w:r>
      <w:r w:rsidRPr="0010114B">
        <w:rPr>
          <w:sz w:val="22"/>
          <w:szCs w:val="22"/>
        </w:rPr>
        <w:lastRenderedPageBreak/>
        <w:t>denominated guarantees that improve the credit quality of local-currency debt instruments and help projects access longer-tenor finance from institutional investors such as pension funds, insurers and banks</w:t>
      </w:r>
      <w:r w:rsidR="007C4FE9">
        <w:rPr>
          <w:sz w:val="22"/>
          <w:szCs w:val="22"/>
        </w:rPr>
        <w:t xml:space="preserve"> that would otherwise </w:t>
      </w:r>
      <w:r w:rsidR="00E5797E">
        <w:rPr>
          <w:sz w:val="22"/>
          <w:szCs w:val="22"/>
        </w:rPr>
        <w:t>not invest</w:t>
      </w:r>
      <w:r w:rsidRPr="0010114B">
        <w:rPr>
          <w:sz w:val="22"/>
          <w:szCs w:val="22"/>
        </w:rPr>
        <w:t xml:space="preserve">. By end-2024, it had guaranteed 24 transactions mobilising over NGN 200 billion in private investment, supported nearly NGN 150 billion in bond issuances, and helped first-time issuers such as North South Power access the domestic capital market. </w:t>
      </w:r>
      <w:r w:rsidR="005A54FD" w:rsidRPr="005A54FD">
        <w:rPr>
          <w:sz w:val="22"/>
          <w:szCs w:val="22"/>
        </w:rPr>
        <w:t>InfraCredit’s portfolio spans projects in Abuja, Lagos, Ondo, Imo, Abia, Cross River, Enugu, Bayelsa, Ado Ekiti and Victoria Island, including solar mini-grids, embedded power, housing, telecoms, a ring road and industrial infrastructure, showing how a national credit-enhancement vehicle can channel finance into a wide range of place-based investments.</w:t>
      </w:r>
      <w:r w:rsidR="00CF65C9">
        <w:rPr>
          <w:rStyle w:val="FootnoteReference"/>
          <w:sz w:val="22"/>
          <w:szCs w:val="22"/>
        </w:rPr>
        <w:footnoteReference w:id="70"/>
      </w:r>
    </w:p>
    <w:p w14:paraId="2F016408" w14:textId="77777777" w:rsidR="005A54FD" w:rsidRPr="005A54FD" w:rsidRDefault="005A54FD" w:rsidP="005A54FD">
      <w:pPr>
        <w:rPr>
          <w:sz w:val="22"/>
          <w:szCs w:val="22"/>
        </w:rPr>
      </w:pPr>
    </w:p>
    <w:p w14:paraId="652A06E3" w14:textId="1BDDB467" w:rsidR="00AE3583" w:rsidRDefault="005A54FD" w:rsidP="005A54FD">
      <w:pPr>
        <w:rPr>
          <w:sz w:val="22"/>
          <w:szCs w:val="22"/>
        </w:rPr>
      </w:pPr>
      <w:r w:rsidRPr="005A54FD">
        <w:rPr>
          <w:sz w:val="22"/>
          <w:szCs w:val="22"/>
        </w:rPr>
        <w:t>The model has also been replicated beyond Nigeria through sister facilities in Pakistan, Kenya and Cambodia, with additional markets including Vietnam, Ghana and Francophone West Africa under development or review.</w:t>
      </w:r>
      <w:r w:rsidR="00CF65C9">
        <w:rPr>
          <w:rStyle w:val="FootnoteReference"/>
          <w:sz w:val="22"/>
          <w:szCs w:val="22"/>
        </w:rPr>
        <w:footnoteReference w:id="71"/>
      </w:r>
    </w:p>
    <w:p w14:paraId="46080B58" w14:textId="77777777" w:rsidR="00290EF2" w:rsidRDefault="00290EF2" w:rsidP="005A54FD">
      <w:pPr>
        <w:rPr>
          <w:sz w:val="22"/>
          <w:szCs w:val="22"/>
        </w:rPr>
      </w:pPr>
    </w:p>
    <w:p w14:paraId="1C3361B6" w14:textId="77777777" w:rsidR="00290EF2" w:rsidRDefault="00290EF2" w:rsidP="00290EF2">
      <w:pPr>
        <w:rPr>
          <w:sz w:val="22"/>
          <w:szCs w:val="22"/>
        </w:rPr>
      </w:pPr>
      <w:r>
        <w:rPr>
          <w:sz w:val="22"/>
          <w:szCs w:val="22"/>
        </w:rPr>
        <w:t xml:space="preserve">To know more about InfraCredit Nigeria, click </w:t>
      </w:r>
      <w:hyperlink r:id="rId35">
        <w:r w:rsidRPr="610C30AF">
          <w:rPr>
            <w:rStyle w:val="Hyperlink"/>
            <w:sz w:val="22"/>
            <w:szCs w:val="22"/>
          </w:rPr>
          <w:t>here</w:t>
        </w:r>
      </w:hyperlink>
      <w:r>
        <w:rPr>
          <w:sz w:val="22"/>
          <w:szCs w:val="22"/>
        </w:rPr>
        <w:t xml:space="preserve">. </w:t>
      </w:r>
    </w:p>
    <w:p w14:paraId="337260C3" w14:textId="77777777" w:rsidR="00144D17" w:rsidRDefault="00144D17" w:rsidP="005A54FD">
      <w:pPr>
        <w:rPr>
          <w:sz w:val="22"/>
          <w:szCs w:val="22"/>
        </w:rPr>
      </w:pPr>
    </w:p>
    <w:p w14:paraId="2D4D3472" w14:textId="5764C9F1" w:rsidR="00144D17" w:rsidRDefault="00144D17" w:rsidP="005A54FD">
      <w:pPr>
        <w:rPr>
          <w:sz w:val="22"/>
          <w:szCs w:val="22"/>
        </w:rPr>
      </w:pPr>
      <w:commentRangeStart w:id="84"/>
      <w:r w:rsidRPr="00B505EB">
        <w:rPr>
          <w:b/>
          <w:bCs/>
          <w:sz w:val="22"/>
          <w:szCs w:val="22"/>
        </w:rPr>
        <w:t xml:space="preserve">Kommuninvest </w:t>
      </w:r>
      <w:r w:rsidRPr="00B505EB">
        <w:rPr>
          <w:sz w:val="22"/>
          <w:szCs w:val="22"/>
        </w:rPr>
        <w:t>is a</w:t>
      </w:r>
      <w:r>
        <w:rPr>
          <w:sz w:val="22"/>
          <w:szCs w:val="22"/>
        </w:rPr>
        <w:t xml:space="preserve"> locally led </w:t>
      </w:r>
      <w:r w:rsidRPr="00B505EB">
        <w:rPr>
          <w:sz w:val="22"/>
          <w:szCs w:val="22"/>
        </w:rPr>
        <w:t xml:space="preserve">Swedish </w:t>
      </w:r>
      <w:r w:rsidRPr="00BE520F">
        <w:rPr>
          <w:b/>
          <w:bCs/>
          <w:sz w:val="22"/>
          <w:szCs w:val="22"/>
        </w:rPr>
        <w:t xml:space="preserve">municipal aggregation </w:t>
      </w:r>
      <w:r>
        <w:rPr>
          <w:b/>
          <w:bCs/>
          <w:sz w:val="22"/>
          <w:szCs w:val="22"/>
        </w:rPr>
        <w:t>mechanism</w:t>
      </w:r>
      <w:r w:rsidRPr="00B505EB">
        <w:rPr>
          <w:sz w:val="22"/>
          <w:szCs w:val="22"/>
        </w:rPr>
        <w:t xml:space="preserve"> that pools borrowing demand from municipalities and regions, giving them access to capital on more favourable terms. It raises money in the market and on-lends it to its members, operating as a lending-only institution rather than a grant fund or equity vehicle. The model is backed by a joint guarantee from its 282 municipal and 15 regional members, which helps de-risk lending and lower borrowing costs. In 2025, Kommuninvest’s total lending reached SEK 563.9 billion, showing the scale that pooled municipal finance can achieve.</w:t>
      </w:r>
      <w:commentRangeEnd w:id="84"/>
      <w:r>
        <w:rPr>
          <w:rStyle w:val="CommentReference"/>
          <w:sz w:val="22"/>
          <w:szCs w:val="22"/>
        </w:rPr>
        <w:commentReference w:id="84"/>
      </w:r>
    </w:p>
    <w:p w14:paraId="6EDDE9E5" w14:textId="77777777" w:rsidR="00A61275" w:rsidRDefault="00A61275" w:rsidP="005A54FD">
      <w:pPr>
        <w:rPr>
          <w:sz w:val="22"/>
          <w:szCs w:val="22"/>
        </w:rPr>
      </w:pPr>
    </w:p>
    <w:p w14:paraId="7C624ED5" w14:textId="275CE2A7" w:rsidR="006B44D8" w:rsidRDefault="00290EF2" w:rsidP="005A54FD">
      <w:pPr>
        <w:rPr>
          <w:sz w:val="22"/>
          <w:szCs w:val="22"/>
        </w:rPr>
      </w:pPr>
      <w:r w:rsidRPr="1A26A1EC">
        <w:rPr>
          <w:sz w:val="22"/>
          <w:szCs w:val="22"/>
        </w:rPr>
        <w:t xml:space="preserve">To know more about Kommuninvest, click </w:t>
      </w:r>
      <w:hyperlink r:id="rId36">
        <w:r w:rsidRPr="1A26A1EC">
          <w:rPr>
            <w:rStyle w:val="Hyperlink"/>
          </w:rPr>
          <w:t>here</w:t>
        </w:r>
      </w:hyperlink>
      <w:r w:rsidRPr="1A26A1EC">
        <w:rPr>
          <w:sz w:val="22"/>
          <w:szCs w:val="22"/>
        </w:rPr>
        <w:t xml:space="preserve">. </w:t>
      </w:r>
    </w:p>
    <w:p w14:paraId="7B3F9F6C" w14:textId="77777777" w:rsidR="008D2CDC" w:rsidRDefault="008D2CDC" w:rsidP="005A54FD">
      <w:pPr>
        <w:rPr>
          <w:sz w:val="22"/>
          <w:szCs w:val="22"/>
        </w:rPr>
      </w:pPr>
    </w:p>
    <w:p w14:paraId="5BA1E0EF" w14:textId="73735848" w:rsidR="00A95147" w:rsidRDefault="004A3228" w:rsidP="004A3228">
      <w:pPr>
        <w:pStyle w:val="Heading4"/>
      </w:pPr>
      <w:r>
        <w:t>Transferability</w:t>
      </w:r>
      <w:r w:rsidR="009D72FA">
        <w:t xml:space="preserve"> considerations</w:t>
      </w:r>
    </w:p>
    <w:p w14:paraId="2E4EAFF7" w14:textId="6BD3AB20" w:rsidR="00473E27" w:rsidRDefault="00473E27" w:rsidP="00916884">
      <w:pPr>
        <w:rPr>
          <w:sz w:val="22"/>
          <w:szCs w:val="22"/>
        </w:rPr>
      </w:pPr>
    </w:p>
    <w:p w14:paraId="7E76CB45" w14:textId="57732D89" w:rsidR="00644146" w:rsidRPr="00027C73" w:rsidRDefault="00EC6910" w:rsidP="00F700E3">
      <w:pPr>
        <w:pStyle w:val="ListParagraph"/>
        <w:numPr>
          <w:ilvl w:val="0"/>
          <w:numId w:val="54"/>
        </w:numPr>
        <w:rPr>
          <w:sz w:val="22"/>
          <w:szCs w:val="22"/>
        </w:rPr>
      </w:pPr>
      <w:r w:rsidRPr="00B84CF1">
        <w:rPr>
          <w:b/>
          <w:bCs/>
          <w:sz w:val="22"/>
          <w:szCs w:val="22"/>
        </w:rPr>
        <w:t xml:space="preserve">Match the </w:t>
      </w:r>
      <w:r w:rsidR="00253DD6" w:rsidRPr="00B84CF1">
        <w:rPr>
          <w:b/>
          <w:bCs/>
          <w:sz w:val="22"/>
          <w:szCs w:val="22"/>
        </w:rPr>
        <w:t>financial</w:t>
      </w:r>
      <w:r w:rsidRPr="00B84CF1">
        <w:rPr>
          <w:b/>
          <w:bCs/>
          <w:sz w:val="22"/>
          <w:szCs w:val="22"/>
        </w:rPr>
        <w:t xml:space="preserve"> mechanisms and tools to legal and regulatory conditions, capacities of multilevel actors, risk-return profile</w:t>
      </w:r>
      <w:r w:rsidR="007064DB">
        <w:rPr>
          <w:b/>
          <w:bCs/>
          <w:sz w:val="22"/>
          <w:szCs w:val="22"/>
        </w:rPr>
        <w:t>s</w:t>
      </w:r>
      <w:r w:rsidRPr="00B84CF1">
        <w:rPr>
          <w:b/>
          <w:bCs/>
          <w:sz w:val="22"/>
          <w:szCs w:val="22"/>
        </w:rPr>
        <w:t xml:space="preserve"> of projects and market maturity.</w:t>
      </w:r>
      <w:r w:rsidR="002D2466" w:rsidRPr="00B84CF1">
        <w:rPr>
          <w:b/>
          <w:bCs/>
          <w:sz w:val="22"/>
          <w:szCs w:val="22"/>
        </w:rPr>
        <w:t xml:space="preserve"> </w:t>
      </w:r>
      <w:r w:rsidR="002D2466" w:rsidRPr="00B84CF1">
        <w:rPr>
          <w:sz w:val="22"/>
          <w:szCs w:val="22"/>
        </w:rPr>
        <w:t xml:space="preserve">Catalytic funding </w:t>
      </w:r>
      <w:r w:rsidR="00CD5ECF">
        <w:rPr>
          <w:sz w:val="22"/>
          <w:szCs w:val="22"/>
        </w:rPr>
        <w:t>could be</w:t>
      </w:r>
      <w:r w:rsidR="002D2466" w:rsidRPr="00B84CF1">
        <w:rPr>
          <w:sz w:val="22"/>
          <w:szCs w:val="22"/>
        </w:rPr>
        <w:t xml:space="preserve"> most effective in low-capacity contexts that require initial upfront capital to demonstrate implementation capabilities </w:t>
      </w:r>
      <w:r w:rsidR="00D37105">
        <w:rPr>
          <w:sz w:val="22"/>
          <w:szCs w:val="22"/>
        </w:rPr>
        <w:t>to</w:t>
      </w:r>
      <w:r w:rsidR="002D2466" w:rsidRPr="00B84CF1">
        <w:rPr>
          <w:sz w:val="22"/>
          <w:szCs w:val="22"/>
        </w:rPr>
        <w:t xml:space="preserve"> </w:t>
      </w:r>
      <w:r w:rsidR="001C7BF8">
        <w:rPr>
          <w:sz w:val="22"/>
          <w:szCs w:val="22"/>
        </w:rPr>
        <w:t>crowd in additional</w:t>
      </w:r>
      <w:r w:rsidR="00253DD6" w:rsidRPr="00B84CF1">
        <w:rPr>
          <w:sz w:val="22"/>
          <w:szCs w:val="22"/>
        </w:rPr>
        <w:t xml:space="preserve"> </w:t>
      </w:r>
      <w:r w:rsidR="001C7BF8">
        <w:rPr>
          <w:sz w:val="22"/>
          <w:szCs w:val="22"/>
        </w:rPr>
        <w:t>finance</w:t>
      </w:r>
      <w:r w:rsidR="00253DD6" w:rsidRPr="00B84CF1">
        <w:rPr>
          <w:sz w:val="22"/>
          <w:szCs w:val="22"/>
        </w:rPr>
        <w:t>.</w:t>
      </w:r>
      <w:r w:rsidR="005A5A12">
        <w:rPr>
          <w:rStyle w:val="FootnoteReference"/>
          <w:sz w:val="22"/>
          <w:szCs w:val="22"/>
        </w:rPr>
        <w:footnoteReference w:id="72"/>
      </w:r>
      <w:r w:rsidRPr="00B84CF1">
        <w:rPr>
          <w:sz w:val="22"/>
          <w:szCs w:val="22"/>
        </w:rPr>
        <w:t xml:space="preserve"> </w:t>
      </w:r>
      <w:r w:rsidR="00026CD4" w:rsidRPr="00B84CF1">
        <w:rPr>
          <w:sz w:val="22"/>
          <w:szCs w:val="22"/>
        </w:rPr>
        <w:t xml:space="preserve">Insurance and risk pooling are most transferable where climate-disaster exposure is the main challenge to fiscal resilience; local-currency guarantees fit contexts </w:t>
      </w:r>
      <w:r w:rsidR="00AA0339" w:rsidRPr="00B84CF1">
        <w:rPr>
          <w:sz w:val="22"/>
          <w:szCs w:val="22"/>
        </w:rPr>
        <w:t xml:space="preserve">with a bankable portfolio, </w:t>
      </w:r>
      <w:r w:rsidR="00026CD4" w:rsidRPr="00B84CF1">
        <w:rPr>
          <w:sz w:val="22"/>
          <w:szCs w:val="22"/>
        </w:rPr>
        <w:t xml:space="preserve">where the main constraint is credit quality and investor confidence; pooled borrowing works where municipalities already have a shared financing base and want lower-cost market </w:t>
      </w:r>
      <w:r w:rsidR="00253DD6" w:rsidRPr="00B84CF1">
        <w:rPr>
          <w:sz w:val="22"/>
          <w:szCs w:val="22"/>
        </w:rPr>
        <w:t>access or</w:t>
      </w:r>
      <w:r w:rsidR="00A71960" w:rsidRPr="00B84CF1">
        <w:rPr>
          <w:sz w:val="22"/>
          <w:szCs w:val="22"/>
        </w:rPr>
        <w:t xml:space="preserve"> have small ticket sizes </w:t>
      </w:r>
      <w:r w:rsidR="002D2466" w:rsidRPr="00B84CF1">
        <w:rPr>
          <w:sz w:val="22"/>
          <w:szCs w:val="22"/>
        </w:rPr>
        <w:t>and limited creditworthiness to access the market individually</w:t>
      </w:r>
      <w:r w:rsidR="00026CD4" w:rsidRPr="00B84CF1">
        <w:rPr>
          <w:sz w:val="22"/>
          <w:szCs w:val="22"/>
        </w:rPr>
        <w:t xml:space="preserve">. </w:t>
      </w:r>
    </w:p>
    <w:p w14:paraId="5B39027D" w14:textId="34DBC502" w:rsidR="00644146" w:rsidRDefault="007F2B09" w:rsidP="00F700E3">
      <w:pPr>
        <w:pStyle w:val="ListParagraph"/>
        <w:numPr>
          <w:ilvl w:val="0"/>
          <w:numId w:val="54"/>
        </w:numPr>
        <w:rPr>
          <w:sz w:val="22"/>
          <w:szCs w:val="22"/>
        </w:rPr>
      </w:pPr>
      <w:r w:rsidRPr="007F2B09">
        <w:rPr>
          <w:b/>
          <w:bCs/>
          <w:sz w:val="22"/>
          <w:szCs w:val="22"/>
        </w:rPr>
        <w:lastRenderedPageBreak/>
        <w:t>Replication works best when a trusted intermediary can hold the mandate, coordinate actors and manage risk</w:t>
      </w:r>
      <w:r w:rsidR="00052D20" w:rsidRPr="00027C73">
        <w:rPr>
          <w:b/>
          <w:bCs/>
          <w:sz w:val="22"/>
          <w:szCs w:val="22"/>
        </w:rPr>
        <w:t xml:space="preserve">. </w:t>
      </w:r>
      <w:r w:rsidR="00AF7737" w:rsidRPr="00027C73">
        <w:rPr>
          <w:sz w:val="22"/>
          <w:szCs w:val="22"/>
        </w:rPr>
        <w:t xml:space="preserve">For example, </w:t>
      </w:r>
      <w:r w:rsidR="00D019E5" w:rsidRPr="00027C73">
        <w:rPr>
          <w:sz w:val="22"/>
          <w:szCs w:val="22"/>
        </w:rPr>
        <w:t xml:space="preserve">Viable Cities </w:t>
      </w:r>
      <w:r w:rsidR="00B3743E">
        <w:rPr>
          <w:sz w:val="22"/>
          <w:szCs w:val="22"/>
        </w:rPr>
        <w:t>plays that coordinating role</w:t>
      </w:r>
      <w:r w:rsidR="00D019E5" w:rsidRPr="00027C73">
        <w:rPr>
          <w:sz w:val="22"/>
          <w:szCs w:val="22"/>
        </w:rPr>
        <w:t xml:space="preserve"> </w:t>
      </w:r>
      <w:r w:rsidR="00B3743E">
        <w:rPr>
          <w:sz w:val="22"/>
          <w:szCs w:val="22"/>
        </w:rPr>
        <w:t>for the Viability</w:t>
      </w:r>
      <w:r w:rsidR="00D019E5" w:rsidRPr="00027C73">
        <w:rPr>
          <w:sz w:val="22"/>
          <w:szCs w:val="22"/>
        </w:rPr>
        <w:t xml:space="preserve"> fund</w:t>
      </w:r>
      <w:r w:rsidR="00B3743E">
        <w:rPr>
          <w:sz w:val="22"/>
          <w:szCs w:val="22"/>
        </w:rPr>
        <w:t>, linking it</w:t>
      </w:r>
      <w:r w:rsidR="00D019E5" w:rsidRPr="00027C73">
        <w:rPr>
          <w:sz w:val="22"/>
          <w:szCs w:val="22"/>
        </w:rPr>
        <w:t xml:space="preserve"> with EU</w:t>
      </w:r>
      <w:r w:rsidR="00947F54" w:rsidRPr="00027C73">
        <w:rPr>
          <w:sz w:val="22"/>
          <w:szCs w:val="22"/>
        </w:rPr>
        <w:t xml:space="preserve"> grants opportunities, local trust funds, systems demonstrators etc</w:t>
      </w:r>
      <w:r w:rsidR="00B3743E">
        <w:rPr>
          <w:sz w:val="22"/>
          <w:szCs w:val="22"/>
        </w:rPr>
        <w:t xml:space="preserve"> and the wider multilateral initiatives</w:t>
      </w:r>
      <w:r w:rsidR="00947F54" w:rsidRPr="00027C73">
        <w:rPr>
          <w:sz w:val="22"/>
          <w:szCs w:val="22"/>
        </w:rPr>
        <w:t>.</w:t>
      </w:r>
      <w:r w:rsidR="00027C73">
        <w:rPr>
          <w:rStyle w:val="FootnoteReference"/>
          <w:sz w:val="22"/>
          <w:szCs w:val="22"/>
        </w:rPr>
        <w:footnoteReference w:id="73"/>
      </w:r>
      <w:r w:rsidR="00947F54" w:rsidRPr="00027C73">
        <w:rPr>
          <w:sz w:val="22"/>
          <w:szCs w:val="22"/>
        </w:rPr>
        <w:t xml:space="preserve"> Similarly, ICLEI </w:t>
      </w:r>
      <w:r w:rsidR="00055927">
        <w:rPr>
          <w:sz w:val="22"/>
          <w:szCs w:val="22"/>
        </w:rPr>
        <w:t xml:space="preserve">and PIDG </w:t>
      </w:r>
      <w:r w:rsidR="00947F54" w:rsidRPr="00027C73">
        <w:rPr>
          <w:sz w:val="22"/>
          <w:szCs w:val="22"/>
        </w:rPr>
        <w:t xml:space="preserve">play the coordinating, </w:t>
      </w:r>
      <w:r w:rsidR="00055927">
        <w:rPr>
          <w:sz w:val="22"/>
          <w:szCs w:val="22"/>
        </w:rPr>
        <w:t>implementation or</w:t>
      </w:r>
      <w:r w:rsidR="00947F54" w:rsidRPr="00027C73">
        <w:rPr>
          <w:sz w:val="22"/>
          <w:szCs w:val="22"/>
        </w:rPr>
        <w:t xml:space="preserve"> capacity building role</w:t>
      </w:r>
      <w:r w:rsidR="00055927">
        <w:rPr>
          <w:sz w:val="22"/>
          <w:szCs w:val="22"/>
        </w:rPr>
        <w:t>s</w:t>
      </w:r>
      <w:r w:rsidR="00947F54" w:rsidRPr="00027C73">
        <w:rPr>
          <w:sz w:val="22"/>
          <w:szCs w:val="22"/>
        </w:rPr>
        <w:t xml:space="preserve"> for UIIF </w:t>
      </w:r>
      <w:r w:rsidR="00055927">
        <w:rPr>
          <w:sz w:val="22"/>
          <w:szCs w:val="22"/>
        </w:rPr>
        <w:t>and InfraCredit.</w:t>
      </w:r>
    </w:p>
    <w:p w14:paraId="30ECBD35" w14:textId="2D2EC943" w:rsidR="00906247" w:rsidRDefault="00906247" w:rsidP="00F700E3">
      <w:pPr>
        <w:pStyle w:val="ListParagraph"/>
        <w:numPr>
          <w:ilvl w:val="0"/>
          <w:numId w:val="54"/>
        </w:numPr>
        <w:rPr>
          <w:sz w:val="22"/>
          <w:szCs w:val="22"/>
        </w:rPr>
      </w:pPr>
      <w:r>
        <w:rPr>
          <w:b/>
          <w:bCs/>
          <w:sz w:val="22"/>
          <w:szCs w:val="22"/>
        </w:rPr>
        <w:t>Adopt a</w:t>
      </w:r>
      <w:r w:rsidR="00C17162" w:rsidRPr="004E7251">
        <w:rPr>
          <w:b/>
          <w:bCs/>
          <w:sz w:val="22"/>
          <w:szCs w:val="22"/>
        </w:rPr>
        <w:t xml:space="preserve"> phased approach </w:t>
      </w:r>
      <w:r>
        <w:rPr>
          <w:b/>
          <w:bCs/>
          <w:sz w:val="22"/>
          <w:szCs w:val="22"/>
        </w:rPr>
        <w:t>for</w:t>
      </w:r>
      <w:r w:rsidR="00C17162" w:rsidRPr="004E7251">
        <w:rPr>
          <w:b/>
          <w:bCs/>
          <w:sz w:val="22"/>
          <w:szCs w:val="22"/>
        </w:rPr>
        <w:t xml:space="preserve"> transferability in lower-capacity contexts.</w:t>
      </w:r>
      <w:r w:rsidR="00C17162">
        <w:rPr>
          <w:sz w:val="22"/>
          <w:szCs w:val="22"/>
        </w:rPr>
        <w:t xml:space="preserve"> </w:t>
      </w:r>
      <w:r w:rsidR="004E3E80" w:rsidRPr="004E7251">
        <w:rPr>
          <w:sz w:val="22"/>
          <w:szCs w:val="22"/>
        </w:rPr>
        <w:t xml:space="preserve">UIIFs’ seven-stage roadmap shows that de-risking instruments are more transferable when they are introduced step-by-step, </w:t>
      </w:r>
      <w:r w:rsidR="00065DA3" w:rsidRPr="004E7251">
        <w:rPr>
          <w:sz w:val="22"/>
          <w:szCs w:val="22"/>
        </w:rPr>
        <w:t xml:space="preserve">giving cities and parters time to align data, governance and build capacities progressively. </w:t>
      </w:r>
      <w:r w:rsidR="008D3AE5">
        <w:rPr>
          <w:sz w:val="22"/>
          <w:szCs w:val="22"/>
        </w:rPr>
        <w:t xml:space="preserve">Similarly, Viability Fund also plans to </w:t>
      </w:r>
      <w:r w:rsidR="00305FF9">
        <w:rPr>
          <w:sz w:val="22"/>
          <w:szCs w:val="22"/>
        </w:rPr>
        <w:t xml:space="preserve">adopt a phased approach, focusing on a few high potential projects, cities </w:t>
      </w:r>
      <w:r w:rsidR="00552558">
        <w:rPr>
          <w:sz w:val="22"/>
          <w:szCs w:val="22"/>
        </w:rPr>
        <w:t>and partnerships to</w:t>
      </w:r>
      <w:r w:rsidR="0089321A">
        <w:rPr>
          <w:sz w:val="22"/>
          <w:szCs w:val="22"/>
        </w:rPr>
        <w:t xml:space="preserve"> demonstrate early success and</w:t>
      </w:r>
      <w:r w:rsidR="00552558">
        <w:rPr>
          <w:sz w:val="22"/>
          <w:szCs w:val="22"/>
        </w:rPr>
        <w:t xml:space="preserve"> help inspire other actors to replicate the model.</w:t>
      </w:r>
      <w:r w:rsidR="0089321A">
        <w:rPr>
          <w:rStyle w:val="FootnoteReference"/>
          <w:sz w:val="22"/>
          <w:szCs w:val="22"/>
        </w:rPr>
        <w:footnoteReference w:id="74"/>
      </w:r>
      <w:r w:rsidR="00552558">
        <w:rPr>
          <w:sz w:val="22"/>
          <w:szCs w:val="22"/>
        </w:rPr>
        <w:t xml:space="preserve"> </w:t>
      </w:r>
    </w:p>
    <w:p w14:paraId="5C62F557" w14:textId="4A1D6891" w:rsidR="00065DA3" w:rsidRDefault="00B01155" w:rsidP="00F700E3">
      <w:pPr>
        <w:pStyle w:val="ListParagraph"/>
        <w:numPr>
          <w:ilvl w:val="0"/>
          <w:numId w:val="54"/>
        </w:numPr>
        <w:rPr>
          <w:sz w:val="22"/>
          <w:szCs w:val="22"/>
        </w:rPr>
      </w:pPr>
      <w:r w:rsidRPr="00752E82">
        <w:rPr>
          <w:b/>
          <w:bCs/>
          <w:sz w:val="22"/>
          <w:szCs w:val="22"/>
        </w:rPr>
        <w:t xml:space="preserve">Embed the tools within existing </w:t>
      </w:r>
      <w:r w:rsidR="00951B34" w:rsidRPr="00752E82">
        <w:rPr>
          <w:b/>
          <w:bCs/>
          <w:sz w:val="22"/>
          <w:szCs w:val="22"/>
        </w:rPr>
        <w:t xml:space="preserve">domestic </w:t>
      </w:r>
      <w:r w:rsidRPr="00752E82">
        <w:rPr>
          <w:b/>
          <w:bCs/>
          <w:sz w:val="22"/>
          <w:szCs w:val="22"/>
        </w:rPr>
        <w:t>governance systems</w:t>
      </w:r>
      <w:r w:rsidR="00D54984" w:rsidRPr="00752E82">
        <w:rPr>
          <w:b/>
          <w:bCs/>
          <w:sz w:val="22"/>
          <w:szCs w:val="22"/>
        </w:rPr>
        <w:t>, portfolios</w:t>
      </w:r>
      <w:r w:rsidR="00C063EA" w:rsidRPr="00752E82">
        <w:rPr>
          <w:b/>
          <w:bCs/>
          <w:sz w:val="22"/>
          <w:szCs w:val="22"/>
        </w:rPr>
        <w:t>, investors</w:t>
      </w:r>
      <w:r w:rsidR="00D54984" w:rsidRPr="00752E82">
        <w:rPr>
          <w:b/>
          <w:bCs/>
          <w:sz w:val="22"/>
          <w:szCs w:val="22"/>
        </w:rPr>
        <w:t xml:space="preserve"> and</w:t>
      </w:r>
      <w:r w:rsidR="00CA7815" w:rsidRPr="00752E82">
        <w:rPr>
          <w:b/>
          <w:bCs/>
          <w:sz w:val="22"/>
          <w:szCs w:val="22"/>
        </w:rPr>
        <w:t xml:space="preserve"> financial structures</w:t>
      </w:r>
      <w:r w:rsidR="00C063EA" w:rsidRPr="00752E82">
        <w:rPr>
          <w:b/>
          <w:bCs/>
          <w:sz w:val="22"/>
          <w:szCs w:val="22"/>
        </w:rPr>
        <w:t xml:space="preserve">. </w:t>
      </w:r>
      <w:r w:rsidR="009644DE" w:rsidRPr="00906247">
        <w:rPr>
          <w:sz w:val="22"/>
          <w:szCs w:val="22"/>
        </w:rPr>
        <w:t xml:space="preserve">InfraCredit </w:t>
      </w:r>
      <w:r w:rsidR="00951B34" w:rsidRPr="00906247">
        <w:rPr>
          <w:sz w:val="22"/>
          <w:szCs w:val="22"/>
        </w:rPr>
        <w:t>work</w:t>
      </w:r>
      <w:r w:rsidR="000C0EF4">
        <w:rPr>
          <w:sz w:val="22"/>
          <w:szCs w:val="22"/>
        </w:rPr>
        <w:t>s</w:t>
      </w:r>
      <w:r w:rsidR="00951B34" w:rsidRPr="00906247">
        <w:rPr>
          <w:sz w:val="22"/>
          <w:szCs w:val="22"/>
        </w:rPr>
        <w:t xml:space="preserve"> </w:t>
      </w:r>
      <w:r w:rsidR="00752E82">
        <w:rPr>
          <w:sz w:val="22"/>
          <w:szCs w:val="22"/>
        </w:rPr>
        <w:t xml:space="preserve">well </w:t>
      </w:r>
      <w:r w:rsidR="00951B34" w:rsidRPr="00906247">
        <w:rPr>
          <w:sz w:val="22"/>
          <w:szCs w:val="22"/>
        </w:rPr>
        <w:t>when</w:t>
      </w:r>
      <w:r w:rsidR="00EC6AB6" w:rsidRPr="00906247">
        <w:rPr>
          <w:sz w:val="22"/>
          <w:szCs w:val="22"/>
        </w:rPr>
        <w:t xml:space="preserve"> anchored in a sovereign </w:t>
      </w:r>
      <w:r w:rsidR="000B5D7A">
        <w:rPr>
          <w:sz w:val="22"/>
          <w:szCs w:val="22"/>
        </w:rPr>
        <w:t xml:space="preserve">institution and domestic capital markets </w:t>
      </w:r>
      <w:r w:rsidR="00951B34" w:rsidRPr="00906247">
        <w:rPr>
          <w:sz w:val="22"/>
          <w:szCs w:val="22"/>
        </w:rPr>
        <w:t>to mobilize local institutional investors which would benefit from local currency</w:t>
      </w:r>
      <w:r w:rsidR="000B5D7A">
        <w:rPr>
          <w:sz w:val="22"/>
          <w:szCs w:val="22"/>
        </w:rPr>
        <w:t xml:space="preserve"> guarantees. </w:t>
      </w:r>
      <w:r w:rsidR="00F905BB" w:rsidRPr="00906247">
        <w:rPr>
          <w:sz w:val="22"/>
          <w:szCs w:val="22"/>
        </w:rPr>
        <w:t>Kommuninvest works well because it is owned jointly by municipalitie</w:t>
      </w:r>
      <w:r w:rsidR="0046711D">
        <w:rPr>
          <w:sz w:val="22"/>
          <w:szCs w:val="22"/>
        </w:rPr>
        <w:t>s and is tied to their joint guarantees</w:t>
      </w:r>
      <w:r w:rsidR="00DD3447" w:rsidRPr="00906247">
        <w:rPr>
          <w:sz w:val="22"/>
          <w:szCs w:val="22"/>
        </w:rPr>
        <w:t>. Viability fund similarly looks to invest in local investment structures from the outset to maximize the impact of its mobilized funds.</w:t>
      </w:r>
      <w:r w:rsidR="000C0EF4">
        <w:rPr>
          <w:rStyle w:val="FootnoteReference"/>
          <w:sz w:val="22"/>
          <w:szCs w:val="22"/>
        </w:rPr>
        <w:footnoteReference w:id="75"/>
      </w:r>
      <w:r w:rsidR="00DD3447" w:rsidRPr="00906247">
        <w:rPr>
          <w:sz w:val="22"/>
          <w:szCs w:val="22"/>
        </w:rPr>
        <w:t xml:space="preserve"> </w:t>
      </w:r>
    </w:p>
    <w:p w14:paraId="159E5B9D" w14:textId="40CAE72E" w:rsidR="000C0EF4" w:rsidRDefault="000C0EF4" w:rsidP="000C0EF4">
      <w:pPr>
        <w:rPr>
          <w:sz w:val="22"/>
          <w:szCs w:val="22"/>
        </w:rPr>
      </w:pPr>
    </w:p>
    <w:p w14:paraId="62EF4851" w14:textId="5C3D9FCF" w:rsidR="000C0EF4" w:rsidRPr="008D7D2C" w:rsidRDefault="000C0EF4" w:rsidP="008D7D2C">
      <w:pPr>
        <w:pStyle w:val="Heading4"/>
      </w:pPr>
      <w:r w:rsidRPr="008D7D2C">
        <w:t>Enabling Conditions</w:t>
      </w:r>
    </w:p>
    <w:p w14:paraId="3370C58C" w14:textId="77777777" w:rsidR="00065DA3" w:rsidRDefault="00065DA3" w:rsidP="00916884">
      <w:pPr>
        <w:rPr>
          <w:sz w:val="22"/>
          <w:szCs w:val="22"/>
        </w:rPr>
      </w:pPr>
    </w:p>
    <w:p w14:paraId="11DEBBB9" w14:textId="6989B39A" w:rsidR="00883751" w:rsidRPr="00397412" w:rsidRDefault="00C42ED6" w:rsidP="00F700E3">
      <w:pPr>
        <w:pStyle w:val="ListParagraph"/>
        <w:numPr>
          <w:ilvl w:val="0"/>
          <w:numId w:val="55"/>
        </w:numPr>
        <w:rPr>
          <w:sz w:val="22"/>
          <w:szCs w:val="22"/>
        </w:rPr>
      </w:pPr>
      <w:r w:rsidRPr="00397412">
        <w:rPr>
          <w:b/>
          <w:bCs/>
          <w:sz w:val="22"/>
          <w:szCs w:val="22"/>
        </w:rPr>
        <w:t xml:space="preserve">A clear risk profile and a </w:t>
      </w:r>
      <w:r w:rsidR="00E44162" w:rsidRPr="00397412">
        <w:rPr>
          <w:b/>
          <w:bCs/>
          <w:sz w:val="22"/>
          <w:szCs w:val="22"/>
        </w:rPr>
        <w:t>portfolio</w:t>
      </w:r>
      <w:r w:rsidRPr="00397412">
        <w:rPr>
          <w:b/>
          <w:bCs/>
          <w:sz w:val="22"/>
          <w:szCs w:val="22"/>
        </w:rPr>
        <w:t xml:space="preserve"> of investable projects.</w:t>
      </w:r>
      <w:r w:rsidRPr="00397412">
        <w:rPr>
          <w:sz w:val="22"/>
          <w:szCs w:val="22"/>
        </w:rPr>
        <w:t xml:space="preserve"> These tools work best when cities can identify whether the main constraint is credit risk, disaster exposure, foreign exchange risk or early-stage delivery risk, and when there is already a project </w:t>
      </w:r>
      <w:r w:rsidR="00821B0C" w:rsidRPr="00397412">
        <w:rPr>
          <w:sz w:val="22"/>
          <w:szCs w:val="22"/>
        </w:rPr>
        <w:t>portfolio</w:t>
      </w:r>
      <w:r w:rsidRPr="00397412">
        <w:rPr>
          <w:sz w:val="22"/>
          <w:szCs w:val="22"/>
        </w:rPr>
        <w:t xml:space="preserve"> that can absorb guarantees, insurance or blended finance.</w:t>
      </w:r>
    </w:p>
    <w:p w14:paraId="2DD70686" w14:textId="77777777" w:rsidR="00E805DF" w:rsidRDefault="00883751" w:rsidP="00F700E3">
      <w:pPr>
        <w:pStyle w:val="ListParagraph"/>
        <w:numPr>
          <w:ilvl w:val="0"/>
          <w:numId w:val="55"/>
        </w:numPr>
        <w:rPr>
          <w:sz w:val="22"/>
          <w:szCs w:val="22"/>
        </w:rPr>
      </w:pPr>
      <w:r w:rsidRPr="00397412">
        <w:rPr>
          <w:b/>
          <w:bCs/>
          <w:sz w:val="22"/>
          <w:szCs w:val="22"/>
        </w:rPr>
        <w:t xml:space="preserve">A legal and </w:t>
      </w:r>
      <w:r w:rsidR="0001064F">
        <w:rPr>
          <w:b/>
          <w:bCs/>
          <w:sz w:val="22"/>
          <w:szCs w:val="22"/>
        </w:rPr>
        <w:t>regulatory</w:t>
      </w:r>
      <w:r w:rsidRPr="00397412">
        <w:rPr>
          <w:b/>
          <w:bCs/>
          <w:sz w:val="22"/>
          <w:szCs w:val="22"/>
        </w:rPr>
        <w:t xml:space="preserve"> setup</w:t>
      </w:r>
      <w:r w:rsidR="0001064F">
        <w:rPr>
          <w:b/>
          <w:bCs/>
          <w:sz w:val="22"/>
          <w:szCs w:val="22"/>
        </w:rPr>
        <w:t xml:space="preserve"> </w:t>
      </w:r>
      <w:r w:rsidRPr="00397412">
        <w:rPr>
          <w:b/>
          <w:bCs/>
          <w:sz w:val="22"/>
          <w:szCs w:val="22"/>
        </w:rPr>
        <w:t xml:space="preserve">that allows the instrument to </w:t>
      </w:r>
      <w:r w:rsidR="00D93EC6" w:rsidRPr="00397412">
        <w:rPr>
          <w:b/>
          <w:bCs/>
          <w:sz w:val="22"/>
          <w:szCs w:val="22"/>
        </w:rPr>
        <w:t>be deployed</w:t>
      </w:r>
      <w:r w:rsidRPr="00397412">
        <w:rPr>
          <w:b/>
          <w:bCs/>
          <w:sz w:val="22"/>
          <w:szCs w:val="22"/>
        </w:rPr>
        <w:t>.</w:t>
      </w:r>
      <w:r w:rsidRPr="00397412">
        <w:rPr>
          <w:sz w:val="22"/>
          <w:szCs w:val="22"/>
        </w:rPr>
        <w:t xml:space="preserve"> The </w:t>
      </w:r>
      <w:r w:rsidR="00D93EC6" w:rsidRPr="00397412">
        <w:rPr>
          <w:sz w:val="22"/>
          <w:szCs w:val="22"/>
        </w:rPr>
        <w:t>tools</w:t>
      </w:r>
      <w:r w:rsidRPr="00397412">
        <w:rPr>
          <w:sz w:val="22"/>
          <w:szCs w:val="22"/>
        </w:rPr>
        <w:t xml:space="preserve"> ha</w:t>
      </w:r>
      <w:r w:rsidR="00D93EC6" w:rsidRPr="00397412">
        <w:rPr>
          <w:sz w:val="22"/>
          <w:szCs w:val="22"/>
        </w:rPr>
        <w:t>ve</w:t>
      </w:r>
      <w:r w:rsidRPr="00397412">
        <w:rPr>
          <w:sz w:val="22"/>
          <w:szCs w:val="22"/>
        </w:rPr>
        <w:t xml:space="preserve"> to </w:t>
      </w:r>
      <w:r w:rsidR="00D93EC6" w:rsidRPr="00397412">
        <w:rPr>
          <w:sz w:val="22"/>
          <w:szCs w:val="22"/>
        </w:rPr>
        <w:t>align with</w:t>
      </w:r>
      <w:r w:rsidRPr="00397412">
        <w:rPr>
          <w:sz w:val="22"/>
          <w:szCs w:val="22"/>
        </w:rPr>
        <w:t xml:space="preserve"> the </w:t>
      </w:r>
      <w:r w:rsidR="00D93EC6" w:rsidRPr="00397412">
        <w:rPr>
          <w:sz w:val="22"/>
          <w:szCs w:val="22"/>
        </w:rPr>
        <w:t>regulations</w:t>
      </w:r>
      <w:r w:rsidRPr="00397412">
        <w:rPr>
          <w:sz w:val="22"/>
          <w:szCs w:val="22"/>
        </w:rPr>
        <w:t xml:space="preserve"> for borrowing, guarantees, subsidies, or pooled finance, and public actors need enough budget authority to commit</w:t>
      </w:r>
      <w:r w:rsidR="008D7D2C">
        <w:rPr>
          <w:sz w:val="22"/>
          <w:szCs w:val="22"/>
        </w:rPr>
        <w:t xml:space="preserve"> long-term</w:t>
      </w:r>
      <w:r w:rsidRPr="00397412">
        <w:rPr>
          <w:sz w:val="22"/>
          <w:szCs w:val="22"/>
        </w:rPr>
        <w:t xml:space="preserve"> resources </w:t>
      </w:r>
      <w:r w:rsidR="008D7D2C">
        <w:rPr>
          <w:sz w:val="22"/>
          <w:szCs w:val="22"/>
        </w:rPr>
        <w:t>to investment portfolios.</w:t>
      </w:r>
      <w:r w:rsidR="00E805DF">
        <w:rPr>
          <w:sz w:val="22"/>
          <w:szCs w:val="22"/>
        </w:rPr>
        <w:t xml:space="preserve"> </w:t>
      </w:r>
    </w:p>
    <w:p w14:paraId="25262D64" w14:textId="25477EDB" w:rsidR="00174FDA" w:rsidRPr="00397412" w:rsidRDefault="00295561" w:rsidP="00F700E3">
      <w:pPr>
        <w:pStyle w:val="ListParagraph"/>
        <w:numPr>
          <w:ilvl w:val="0"/>
          <w:numId w:val="55"/>
        </w:numPr>
        <w:rPr>
          <w:sz w:val="22"/>
          <w:szCs w:val="22"/>
        </w:rPr>
      </w:pPr>
      <w:r>
        <w:rPr>
          <w:b/>
          <w:bCs/>
          <w:sz w:val="22"/>
          <w:szCs w:val="22"/>
        </w:rPr>
        <w:t xml:space="preserve">Financial structures to absorb capital and integrate </w:t>
      </w:r>
      <w:r w:rsidR="00686FB2">
        <w:rPr>
          <w:b/>
          <w:bCs/>
          <w:sz w:val="22"/>
          <w:szCs w:val="22"/>
        </w:rPr>
        <w:t xml:space="preserve">innovative financial </w:t>
      </w:r>
      <w:r w:rsidR="00EF2D87">
        <w:rPr>
          <w:b/>
          <w:bCs/>
          <w:sz w:val="22"/>
          <w:szCs w:val="22"/>
        </w:rPr>
        <w:t>mechanisms</w:t>
      </w:r>
      <w:r w:rsidR="00686FB2">
        <w:rPr>
          <w:b/>
          <w:bCs/>
          <w:sz w:val="22"/>
          <w:szCs w:val="22"/>
        </w:rPr>
        <w:t>.</w:t>
      </w:r>
      <w:r>
        <w:rPr>
          <w:b/>
          <w:bCs/>
          <w:sz w:val="22"/>
          <w:szCs w:val="22"/>
        </w:rPr>
        <w:t xml:space="preserve"> </w:t>
      </w:r>
      <w:r w:rsidR="00E805DF">
        <w:rPr>
          <w:sz w:val="22"/>
          <w:szCs w:val="22"/>
        </w:rPr>
        <w:t xml:space="preserve">In contexts where local balance sheets are not strong enough, investment vehicles, like SPVs </w:t>
      </w:r>
      <w:r w:rsidR="00686FB2">
        <w:rPr>
          <w:sz w:val="22"/>
          <w:szCs w:val="22"/>
        </w:rPr>
        <w:t>could</w:t>
      </w:r>
      <w:r w:rsidR="00E805DF">
        <w:rPr>
          <w:sz w:val="22"/>
          <w:szCs w:val="22"/>
        </w:rPr>
        <w:t xml:space="preserve"> </w:t>
      </w:r>
      <w:r w:rsidR="00EF2D87">
        <w:rPr>
          <w:sz w:val="22"/>
          <w:szCs w:val="22"/>
        </w:rPr>
        <w:t xml:space="preserve">be used to integrate mechanisms like aggregation and blended finance. </w:t>
      </w:r>
    </w:p>
    <w:p w14:paraId="365F4EEE" w14:textId="315D3E65" w:rsidR="00065DA3" w:rsidRPr="00F405CF" w:rsidRDefault="006B3D83" w:rsidP="00F700E3">
      <w:pPr>
        <w:pStyle w:val="ListParagraph"/>
        <w:numPr>
          <w:ilvl w:val="0"/>
          <w:numId w:val="55"/>
        </w:numPr>
        <w:rPr>
          <w:sz w:val="22"/>
          <w:szCs w:val="22"/>
        </w:rPr>
      </w:pPr>
      <w:r w:rsidRPr="00397412">
        <w:rPr>
          <w:b/>
          <w:bCs/>
          <w:sz w:val="22"/>
          <w:szCs w:val="22"/>
        </w:rPr>
        <w:t xml:space="preserve">Risk-bearing capital and counterparties willing to participate. </w:t>
      </w:r>
      <w:r w:rsidR="00B130D3" w:rsidRPr="00397412">
        <w:rPr>
          <w:sz w:val="22"/>
          <w:szCs w:val="22"/>
        </w:rPr>
        <w:t>De-risking tools will need first-loss or catalytic capital, a financing partner, and investors prepared to take exposure once risk is reduced. That is visible in KfW/BMZ backing</w:t>
      </w:r>
      <w:r w:rsidR="00606D9E" w:rsidRPr="00397412">
        <w:rPr>
          <w:sz w:val="22"/>
          <w:szCs w:val="22"/>
        </w:rPr>
        <w:t xml:space="preserve"> UIIF premiums</w:t>
      </w:r>
      <w:r w:rsidR="00B130D3" w:rsidRPr="00397412">
        <w:rPr>
          <w:sz w:val="22"/>
          <w:szCs w:val="22"/>
        </w:rPr>
        <w:t xml:space="preserve">, </w:t>
      </w:r>
      <w:r w:rsidR="008449A4" w:rsidRPr="00397412">
        <w:rPr>
          <w:sz w:val="22"/>
          <w:szCs w:val="22"/>
        </w:rPr>
        <w:t xml:space="preserve">and </w:t>
      </w:r>
      <w:r w:rsidR="00B130D3" w:rsidRPr="00397412">
        <w:rPr>
          <w:sz w:val="22"/>
          <w:szCs w:val="22"/>
        </w:rPr>
        <w:t>PIDG and NSIA backing InfraCredit</w:t>
      </w:r>
      <w:r w:rsidR="00397412" w:rsidRPr="00397412">
        <w:rPr>
          <w:sz w:val="22"/>
          <w:szCs w:val="22"/>
        </w:rPr>
        <w:t xml:space="preserve"> to crowd in institutional investors. </w:t>
      </w:r>
    </w:p>
    <w:p w14:paraId="725149BD" w14:textId="77777777" w:rsidR="00B761A7" w:rsidRDefault="00B761A7" w:rsidP="001033A2">
      <w:pPr>
        <w:rPr>
          <w:sz w:val="22"/>
          <w:szCs w:val="22"/>
        </w:rPr>
      </w:pPr>
    </w:p>
    <w:p w14:paraId="12DCAA09" w14:textId="12602483" w:rsidR="00483AE4" w:rsidRDefault="00483AE4" w:rsidP="00483AE4">
      <w:pPr>
        <w:pStyle w:val="Heading3"/>
      </w:pPr>
      <w:r>
        <w:t>5.3. Colla</w:t>
      </w:r>
      <w:r w:rsidR="001E3756">
        <w:t>borative Portfolio Implementation Environments</w:t>
      </w:r>
    </w:p>
    <w:p w14:paraId="09877FCE" w14:textId="77777777" w:rsidR="001E3756" w:rsidRDefault="001E3756" w:rsidP="001E3756"/>
    <w:p w14:paraId="6548D913" w14:textId="76B7D5F7" w:rsidR="00443606" w:rsidRDefault="00443606" w:rsidP="00443606">
      <w:pPr>
        <w:pStyle w:val="Heading4"/>
      </w:pPr>
      <w:r>
        <w:lastRenderedPageBreak/>
        <w:t>Overview</w:t>
      </w:r>
    </w:p>
    <w:p w14:paraId="7C8D54B7" w14:textId="77777777" w:rsidR="00443606" w:rsidRDefault="00443606" w:rsidP="001E3756">
      <w:pPr>
        <w:rPr>
          <w:b/>
          <w:bCs/>
          <w:sz w:val="22"/>
          <w:szCs w:val="22"/>
        </w:rPr>
      </w:pPr>
    </w:p>
    <w:p w14:paraId="0A7D11BD" w14:textId="36BC9AD9" w:rsidR="00E63AB8" w:rsidRPr="002A3AB4" w:rsidRDefault="007E1186" w:rsidP="001E3756">
      <w:pPr>
        <w:rPr>
          <w:b/>
          <w:bCs/>
          <w:sz w:val="22"/>
          <w:szCs w:val="22"/>
        </w:rPr>
      </w:pPr>
      <w:r w:rsidRPr="003C175D">
        <w:rPr>
          <w:b/>
          <w:bCs/>
          <w:sz w:val="22"/>
          <w:szCs w:val="22"/>
        </w:rPr>
        <w:t xml:space="preserve">What it is: </w:t>
      </w:r>
      <w:r w:rsidR="003F3586" w:rsidRPr="003F3586">
        <w:rPr>
          <w:sz w:val="22"/>
          <w:szCs w:val="22"/>
        </w:rPr>
        <w:t>A collaborative portfolio implementation environment is a place-based setup where public, private and civic actors jointly implement, test and adapt a portfolio of mutually reinforcing interventions around a shared transition mission</w:t>
      </w:r>
      <w:r w:rsidR="008A1AD2" w:rsidRPr="003C175D">
        <w:rPr>
          <w:sz w:val="22"/>
          <w:szCs w:val="22"/>
        </w:rPr>
        <w:t>.</w:t>
      </w:r>
      <w:r w:rsidR="003F3586">
        <w:rPr>
          <w:rStyle w:val="FootnoteReference"/>
          <w:sz w:val="22"/>
          <w:szCs w:val="22"/>
        </w:rPr>
        <w:footnoteReference w:id="76"/>
      </w:r>
      <w:r w:rsidR="008A1AD2" w:rsidRPr="003C175D">
        <w:rPr>
          <w:sz w:val="22"/>
          <w:szCs w:val="22"/>
        </w:rPr>
        <w:t xml:space="preserve"> </w:t>
      </w:r>
      <w:r w:rsidR="00FC683B" w:rsidRPr="003C175D">
        <w:rPr>
          <w:sz w:val="22"/>
          <w:szCs w:val="22"/>
        </w:rPr>
        <w:t xml:space="preserve">These place-based initiatives go beyond </w:t>
      </w:r>
      <w:r w:rsidR="0014567F" w:rsidRPr="003C175D">
        <w:rPr>
          <w:sz w:val="22"/>
          <w:szCs w:val="22"/>
        </w:rPr>
        <w:t xml:space="preserve">individual pilots or project-level coordination activities. Instead, </w:t>
      </w:r>
      <w:r w:rsidR="00B37AFD">
        <w:rPr>
          <w:sz w:val="22"/>
          <w:szCs w:val="22"/>
        </w:rPr>
        <w:t>they</w:t>
      </w:r>
      <w:r w:rsidR="005310EA" w:rsidRPr="003C175D">
        <w:rPr>
          <w:sz w:val="22"/>
          <w:szCs w:val="22"/>
        </w:rPr>
        <w:t xml:space="preserve"> create a shared, ongoing environment where governance, finance, procurement, regulations</w:t>
      </w:r>
      <w:r w:rsidR="0090255C" w:rsidRPr="003C175D">
        <w:rPr>
          <w:sz w:val="22"/>
          <w:szCs w:val="22"/>
        </w:rPr>
        <w:t xml:space="preserve">, organizational cultures </w:t>
      </w:r>
      <w:r w:rsidR="005310EA" w:rsidRPr="003C175D">
        <w:rPr>
          <w:sz w:val="22"/>
          <w:szCs w:val="22"/>
        </w:rPr>
        <w:t>and technologies are aligned around a common mission</w:t>
      </w:r>
      <w:r w:rsidR="0090255C" w:rsidRPr="003C175D">
        <w:rPr>
          <w:sz w:val="22"/>
          <w:szCs w:val="22"/>
        </w:rPr>
        <w:t xml:space="preserve">, such as </w:t>
      </w:r>
      <w:r w:rsidR="00E63AB8" w:rsidRPr="003C175D">
        <w:rPr>
          <w:sz w:val="22"/>
          <w:szCs w:val="22"/>
        </w:rPr>
        <w:t>climate action.</w:t>
      </w:r>
      <w:r w:rsidR="00F01BC6" w:rsidRPr="003C175D">
        <w:rPr>
          <w:rStyle w:val="FootnoteReference"/>
          <w:sz w:val="22"/>
          <w:szCs w:val="22"/>
        </w:rPr>
        <w:footnoteReference w:id="77"/>
      </w:r>
      <w:r w:rsidR="00E63AB8" w:rsidRPr="003C175D">
        <w:rPr>
          <w:b/>
          <w:bCs/>
          <w:sz w:val="22"/>
          <w:szCs w:val="22"/>
        </w:rPr>
        <w:t xml:space="preserve"> </w:t>
      </w:r>
      <w:r w:rsidR="00A47C97" w:rsidRPr="00A47C97">
        <w:rPr>
          <w:sz w:val="22"/>
          <w:szCs w:val="22"/>
        </w:rPr>
        <w:t>These implementation environments help generate the evidence, partnerships and institutional changes needed to move successful interventions toward investment and scale.</w:t>
      </w:r>
    </w:p>
    <w:p w14:paraId="685DE360" w14:textId="77777777" w:rsidR="00A267D5" w:rsidRDefault="00A267D5" w:rsidP="00A267D5">
      <w:pPr>
        <w:pStyle w:val="ListParagraph"/>
        <w:rPr>
          <w:sz w:val="22"/>
          <w:szCs w:val="22"/>
        </w:rPr>
      </w:pPr>
    </w:p>
    <w:p w14:paraId="383FD917" w14:textId="46B4C710" w:rsidR="00A267D5" w:rsidRDefault="00A267D5" w:rsidP="00A267D5">
      <w:pPr>
        <w:rPr>
          <w:sz w:val="22"/>
          <w:szCs w:val="22"/>
        </w:rPr>
      </w:pPr>
      <w:r w:rsidRPr="00A267D5">
        <w:rPr>
          <w:b/>
          <w:bCs/>
          <w:sz w:val="22"/>
          <w:szCs w:val="22"/>
        </w:rPr>
        <w:t>Why it is important</w:t>
      </w:r>
      <w:r>
        <w:rPr>
          <w:b/>
          <w:bCs/>
          <w:sz w:val="22"/>
          <w:szCs w:val="22"/>
        </w:rPr>
        <w:t xml:space="preserve">: </w:t>
      </w:r>
      <w:r w:rsidR="00DD6D5A" w:rsidRPr="00DD6D5A">
        <w:rPr>
          <w:sz w:val="22"/>
          <w:szCs w:val="22"/>
        </w:rPr>
        <w:t>Developing a portfolio and the governance and finance arrangements around it is not sufficient on its own; climate portfolios also need collaborative implementation environments where public, private and civic actors can joint</w:t>
      </w:r>
      <w:r w:rsidR="00D12141">
        <w:rPr>
          <w:sz w:val="22"/>
          <w:szCs w:val="22"/>
        </w:rPr>
        <w:t>ly contribute, deliver, learn and adapt</w:t>
      </w:r>
      <w:r w:rsidR="00DD6D5A" w:rsidRPr="00DD6D5A">
        <w:rPr>
          <w:sz w:val="22"/>
          <w:szCs w:val="22"/>
        </w:rPr>
        <w:t>. Without that environment, portfolios can fragment into isolated projects, learning is harder to share, and the system conditions needed for scale do not change.</w:t>
      </w:r>
      <w:r w:rsidR="007E773E">
        <w:rPr>
          <w:rStyle w:val="FootnoteReference"/>
          <w:sz w:val="22"/>
          <w:szCs w:val="22"/>
        </w:rPr>
        <w:footnoteReference w:id="78"/>
      </w:r>
    </w:p>
    <w:p w14:paraId="2E2CB690" w14:textId="77777777" w:rsidR="002A3AB4" w:rsidRDefault="002A3AB4" w:rsidP="00A267D5">
      <w:pPr>
        <w:rPr>
          <w:sz w:val="22"/>
          <w:szCs w:val="22"/>
        </w:rPr>
      </w:pPr>
    </w:p>
    <w:p w14:paraId="206185D8" w14:textId="073E8780" w:rsidR="002A3AB4" w:rsidRPr="005646AD" w:rsidRDefault="002A3AB4" w:rsidP="00A267D5">
      <w:pPr>
        <w:rPr>
          <w:sz w:val="22"/>
          <w:szCs w:val="22"/>
        </w:rPr>
      </w:pPr>
      <w:r w:rsidRPr="002A3AB4">
        <w:rPr>
          <w:b/>
          <w:bCs/>
          <w:sz w:val="22"/>
          <w:szCs w:val="22"/>
        </w:rPr>
        <w:t xml:space="preserve">Key actors: </w:t>
      </w:r>
      <w:r w:rsidR="005646AD" w:rsidRPr="005646AD">
        <w:rPr>
          <w:sz w:val="22"/>
          <w:szCs w:val="22"/>
        </w:rPr>
        <w:t xml:space="preserve">City and subnational governments, relevant national ministries and agencies, utilities and infrastructure owners, property owners and developers, businesses and solution providers, financiers and investors, procurement actors, </w:t>
      </w:r>
      <w:r w:rsidR="005646AD">
        <w:rPr>
          <w:sz w:val="22"/>
          <w:szCs w:val="22"/>
        </w:rPr>
        <w:t>academia</w:t>
      </w:r>
      <w:r w:rsidR="005646AD" w:rsidRPr="005646AD">
        <w:rPr>
          <w:sz w:val="22"/>
          <w:szCs w:val="22"/>
        </w:rPr>
        <w:t xml:space="preserve"> </w:t>
      </w:r>
      <w:r w:rsidR="005646AD">
        <w:rPr>
          <w:sz w:val="22"/>
          <w:szCs w:val="22"/>
        </w:rPr>
        <w:t>and</w:t>
      </w:r>
      <w:r w:rsidR="005646AD" w:rsidRPr="005646AD">
        <w:rPr>
          <w:sz w:val="22"/>
          <w:szCs w:val="22"/>
        </w:rPr>
        <w:t xml:space="preserve"> civil-society</w:t>
      </w:r>
    </w:p>
    <w:p w14:paraId="4DF66584" w14:textId="77777777" w:rsidR="002A3AB4" w:rsidRDefault="002A3AB4" w:rsidP="00A267D5">
      <w:pPr>
        <w:rPr>
          <w:sz w:val="22"/>
          <w:szCs w:val="22"/>
        </w:rPr>
      </w:pPr>
    </w:p>
    <w:p w14:paraId="0D54ED3D" w14:textId="77777777" w:rsidR="002A3AB4" w:rsidRDefault="002A3AB4" w:rsidP="002A3AB4">
      <w:pPr>
        <w:pStyle w:val="Heading4"/>
      </w:pPr>
      <w:r>
        <w:t>Implementation guidance</w:t>
      </w:r>
    </w:p>
    <w:p w14:paraId="0E1DF356" w14:textId="77777777" w:rsidR="002A3AB4" w:rsidRDefault="002A3AB4" w:rsidP="002A3AB4">
      <w:pPr>
        <w:rPr>
          <w:b/>
          <w:bCs/>
          <w:sz w:val="22"/>
          <w:szCs w:val="22"/>
        </w:rPr>
      </w:pPr>
    </w:p>
    <w:p w14:paraId="2E0CEA3B" w14:textId="77777777" w:rsidR="002A3AB4" w:rsidRDefault="002A3AB4" w:rsidP="002A3AB4">
      <w:pPr>
        <w:rPr>
          <w:sz w:val="22"/>
          <w:szCs w:val="22"/>
        </w:rPr>
      </w:pPr>
      <w:r w:rsidRPr="009B1B7C">
        <w:rPr>
          <w:sz w:val="22"/>
          <w:szCs w:val="22"/>
        </w:rPr>
        <w:t>The below actions could help create collaborative portfolio environments</w:t>
      </w:r>
      <w:r>
        <w:rPr>
          <w:sz w:val="22"/>
          <w:szCs w:val="22"/>
        </w:rPr>
        <w:t xml:space="preserve">. </w:t>
      </w:r>
    </w:p>
    <w:p w14:paraId="4082B7EB" w14:textId="77777777" w:rsidR="002A3AB4" w:rsidRDefault="002A3AB4" w:rsidP="002A3AB4">
      <w:pPr>
        <w:rPr>
          <w:sz w:val="22"/>
          <w:szCs w:val="22"/>
        </w:rPr>
      </w:pPr>
    </w:p>
    <w:p w14:paraId="71D68E15" w14:textId="77777777" w:rsidR="002A3AB4" w:rsidRDefault="002A3AB4" w:rsidP="002A3AB4">
      <w:pPr>
        <w:pStyle w:val="ListParagraph"/>
        <w:numPr>
          <w:ilvl w:val="0"/>
          <w:numId w:val="56"/>
        </w:numPr>
        <w:rPr>
          <w:sz w:val="22"/>
          <w:szCs w:val="22"/>
        </w:rPr>
      </w:pPr>
      <w:r w:rsidRPr="000578FE">
        <w:rPr>
          <w:b/>
          <w:bCs/>
          <w:sz w:val="22"/>
          <w:szCs w:val="22"/>
        </w:rPr>
        <w:t>Anchor implementation in a locally relevant mission and system boundary.</w:t>
      </w:r>
      <w:r w:rsidRPr="000578FE">
        <w:rPr>
          <w:sz w:val="22"/>
          <w:szCs w:val="22"/>
        </w:rPr>
        <w:t xml:space="preserve"> Connect it to the city’s climate/investment priorities and, where possible, national climate priorities, rather than starting with a technology or individual project.</w:t>
      </w:r>
      <w:r>
        <w:rPr>
          <w:rStyle w:val="FootnoteReference"/>
          <w:sz w:val="22"/>
          <w:szCs w:val="22"/>
        </w:rPr>
        <w:footnoteReference w:id="79"/>
      </w:r>
    </w:p>
    <w:p w14:paraId="4F15A20E" w14:textId="77777777" w:rsidR="002A3AB4" w:rsidRPr="000578FE" w:rsidRDefault="002A3AB4" w:rsidP="002A3AB4">
      <w:pPr>
        <w:pStyle w:val="ListParagraph"/>
        <w:numPr>
          <w:ilvl w:val="0"/>
          <w:numId w:val="56"/>
        </w:numPr>
        <w:rPr>
          <w:sz w:val="22"/>
          <w:szCs w:val="22"/>
        </w:rPr>
      </w:pPr>
      <w:r w:rsidRPr="001C681D">
        <w:rPr>
          <w:b/>
          <w:bCs/>
          <w:sz w:val="22"/>
          <w:szCs w:val="22"/>
        </w:rPr>
        <w:t>Map the system, actors, structural barriers and opportunities before selecting solutions.</w:t>
      </w:r>
      <w:r w:rsidRPr="001C681D">
        <w:rPr>
          <w:sz w:val="22"/>
          <w:szCs w:val="22"/>
        </w:rPr>
        <w:t xml:space="preserve"> This is important because the system demonstrator experience showed that starting with existing solutions often reproduces incremental pilots rather than creating space for more transformative approaches.</w:t>
      </w:r>
      <w:r>
        <w:rPr>
          <w:rStyle w:val="FootnoteReference"/>
          <w:sz w:val="22"/>
          <w:szCs w:val="22"/>
        </w:rPr>
        <w:footnoteReference w:id="80"/>
      </w:r>
    </w:p>
    <w:p w14:paraId="0BF6D89E" w14:textId="77777777" w:rsidR="002A3AB4" w:rsidRPr="007D35B8" w:rsidRDefault="002A3AB4" w:rsidP="002A3AB4">
      <w:pPr>
        <w:pStyle w:val="ListParagraph"/>
        <w:numPr>
          <w:ilvl w:val="0"/>
          <w:numId w:val="56"/>
        </w:numPr>
        <w:rPr>
          <w:sz w:val="22"/>
          <w:szCs w:val="22"/>
        </w:rPr>
      </w:pPr>
      <w:r w:rsidRPr="00BA07BF">
        <w:rPr>
          <w:b/>
          <w:bCs/>
          <w:sz w:val="22"/>
          <w:szCs w:val="22"/>
        </w:rPr>
        <w:t>Start with a real local testbed where the portfolio can be implemented against actual users, assets and constraints.</w:t>
      </w:r>
      <w:r w:rsidRPr="007D35B8">
        <w:rPr>
          <w:sz w:val="22"/>
          <w:szCs w:val="22"/>
        </w:rPr>
        <w:t xml:space="preserve"> It should be bounded enough to manage but expansive enough to generate evidence for scale and expose the governance, infrastructure or market challenges to overcome. </w:t>
      </w:r>
    </w:p>
    <w:p w14:paraId="17E0DD99" w14:textId="77777777" w:rsidR="002A3AB4" w:rsidRPr="007D35B8" w:rsidRDefault="002A3AB4" w:rsidP="002A3AB4">
      <w:pPr>
        <w:pStyle w:val="ListParagraph"/>
        <w:numPr>
          <w:ilvl w:val="0"/>
          <w:numId w:val="56"/>
        </w:numPr>
        <w:rPr>
          <w:sz w:val="20"/>
          <w:szCs w:val="20"/>
        </w:rPr>
      </w:pPr>
      <w:r w:rsidRPr="00BA07BF">
        <w:rPr>
          <w:b/>
          <w:bCs/>
          <w:sz w:val="22"/>
          <w:szCs w:val="22"/>
        </w:rPr>
        <w:t>Convene the delivery ecosystem and keep it aligned through continuous orchestration.</w:t>
      </w:r>
      <w:r w:rsidRPr="007D35B8">
        <w:rPr>
          <w:sz w:val="22"/>
          <w:szCs w:val="22"/>
        </w:rPr>
        <w:t xml:space="preserve"> </w:t>
      </w:r>
      <w:r>
        <w:rPr>
          <w:sz w:val="22"/>
          <w:szCs w:val="22"/>
        </w:rPr>
        <w:t xml:space="preserve">While </w:t>
      </w:r>
      <w:r w:rsidRPr="007D35B8">
        <w:rPr>
          <w:sz w:val="22"/>
          <w:szCs w:val="22"/>
        </w:rPr>
        <w:t>local government</w:t>
      </w:r>
      <w:r>
        <w:rPr>
          <w:sz w:val="22"/>
          <w:szCs w:val="22"/>
        </w:rPr>
        <w:t>s</w:t>
      </w:r>
      <w:r w:rsidRPr="007D35B8">
        <w:rPr>
          <w:sz w:val="22"/>
          <w:szCs w:val="22"/>
        </w:rPr>
        <w:t xml:space="preserve"> </w:t>
      </w:r>
      <w:r>
        <w:rPr>
          <w:sz w:val="22"/>
          <w:szCs w:val="22"/>
        </w:rPr>
        <w:t xml:space="preserve">could </w:t>
      </w:r>
      <w:r w:rsidRPr="007D35B8">
        <w:rPr>
          <w:sz w:val="22"/>
          <w:szCs w:val="22"/>
        </w:rPr>
        <w:t xml:space="preserve">anchor the </w:t>
      </w:r>
      <w:r>
        <w:rPr>
          <w:sz w:val="22"/>
          <w:szCs w:val="22"/>
        </w:rPr>
        <w:t xml:space="preserve">portfolio implementation </w:t>
      </w:r>
      <w:r w:rsidRPr="007D35B8">
        <w:rPr>
          <w:sz w:val="22"/>
          <w:szCs w:val="22"/>
        </w:rPr>
        <w:lastRenderedPageBreak/>
        <w:t xml:space="preserve">process, </w:t>
      </w:r>
      <w:r>
        <w:rPr>
          <w:sz w:val="22"/>
          <w:szCs w:val="22"/>
        </w:rPr>
        <w:t>it</w:t>
      </w:r>
      <w:r w:rsidRPr="007D35B8">
        <w:rPr>
          <w:sz w:val="22"/>
          <w:szCs w:val="22"/>
        </w:rPr>
        <w:t xml:space="preserve"> also needs higher tiers of governments, utilities, property owners, developers, investors and community actors, with continuous dialogue and coordination to maintain momentum</w:t>
      </w:r>
      <w:r>
        <w:rPr>
          <w:sz w:val="22"/>
          <w:szCs w:val="22"/>
        </w:rPr>
        <w:t xml:space="preserve"> and identify key implementation challenges. </w:t>
      </w:r>
      <w:r w:rsidRPr="00190186">
        <w:rPr>
          <w:sz w:val="22"/>
          <w:szCs w:val="22"/>
        </w:rPr>
        <w:t>A dedicated orchestration</w:t>
      </w:r>
      <w:r>
        <w:rPr>
          <w:sz w:val="22"/>
          <w:szCs w:val="22"/>
        </w:rPr>
        <w:t xml:space="preserve"> function</w:t>
      </w:r>
      <w:r w:rsidRPr="00190186">
        <w:rPr>
          <w:sz w:val="22"/>
          <w:szCs w:val="22"/>
        </w:rPr>
        <w:t xml:space="preserve"> </w:t>
      </w:r>
      <w:r>
        <w:rPr>
          <w:sz w:val="22"/>
          <w:szCs w:val="22"/>
        </w:rPr>
        <w:t xml:space="preserve">is also needed to </w:t>
      </w:r>
      <w:r w:rsidRPr="00190186">
        <w:rPr>
          <w:sz w:val="22"/>
          <w:szCs w:val="22"/>
        </w:rPr>
        <w:t>maintain alignment across the portfolio, bring in relevant actors as implementation needs evolve, resolve bottlenecks, capture learning and sustain momentum toward the shared mission.</w:t>
      </w:r>
    </w:p>
    <w:p w14:paraId="28A1F2E7" w14:textId="77777777" w:rsidR="002A3AB4" w:rsidRDefault="002A3AB4" w:rsidP="002A3AB4">
      <w:pPr>
        <w:pStyle w:val="ListParagraph"/>
        <w:numPr>
          <w:ilvl w:val="0"/>
          <w:numId w:val="56"/>
        </w:numPr>
        <w:rPr>
          <w:sz w:val="22"/>
          <w:szCs w:val="22"/>
        </w:rPr>
      </w:pPr>
      <w:r w:rsidRPr="00D46453">
        <w:rPr>
          <w:b/>
          <w:bCs/>
          <w:sz w:val="22"/>
          <w:szCs w:val="22"/>
        </w:rPr>
        <w:t>Implement the portfolio as one coherent system</w:t>
      </w:r>
      <w:r>
        <w:rPr>
          <w:b/>
          <w:bCs/>
          <w:sz w:val="22"/>
          <w:szCs w:val="22"/>
        </w:rPr>
        <w:t xml:space="preserve"> of mutually reinforcing</w:t>
      </w:r>
      <w:r w:rsidRPr="00D46453">
        <w:rPr>
          <w:b/>
          <w:bCs/>
          <w:sz w:val="22"/>
          <w:szCs w:val="22"/>
        </w:rPr>
        <w:t xml:space="preserve"> intervention, not a set of separate projects.</w:t>
      </w:r>
      <w:r w:rsidRPr="00D46453">
        <w:rPr>
          <w:sz w:val="22"/>
          <w:szCs w:val="22"/>
        </w:rPr>
        <w:t xml:space="preserve"> The portfolio should connect governance, finance, procurement, regulation, behaviour and technology so that the combined effect shifts the system, not just individual parts of it.</w:t>
      </w:r>
      <w:r>
        <w:rPr>
          <w:rStyle w:val="FootnoteReference"/>
          <w:sz w:val="22"/>
          <w:szCs w:val="22"/>
        </w:rPr>
        <w:footnoteReference w:id="81"/>
      </w:r>
      <w:r>
        <w:rPr>
          <w:sz w:val="22"/>
          <w:szCs w:val="22"/>
        </w:rPr>
        <w:t xml:space="preserve"> </w:t>
      </w:r>
      <w:r w:rsidRPr="00E81CE5">
        <w:rPr>
          <w:sz w:val="22"/>
          <w:szCs w:val="22"/>
        </w:rPr>
        <w:t>Not every intervention needs to be commercially investible; the portfolio can generate investible pipelines as learning progresses.</w:t>
      </w:r>
      <w:r>
        <w:rPr>
          <w:rStyle w:val="FootnoteReference"/>
          <w:sz w:val="22"/>
          <w:szCs w:val="22"/>
        </w:rPr>
        <w:footnoteReference w:id="82"/>
      </w:r>
    </w:p>
    <w:p w14:paraId="67F043DC" w14:textId="77777777" w:rsidR="002A3AB4" w:rsidRPr="00B63DD7" w:rsidRDefault="002A3AB4" w:rsidP="002A3AB4">
      <w:pPr>
        <w:pStyle w:val="ListParagraph"/>
        <w:numPr>
          <w:ilvl w:val="0"/>
          <w:numId w:val="56"/>
        </w:numPr>
        <w:rPr>
          <w:sz w:val="22"/>
          <w:szCs w:val="22"/>
        </w:rPr>
      </w:pPr>
      <w:r w:rsidRPr="00F44D6D">
        <w:rPr>
          <w:b/>
          <w:bCs/>
          <w:sz w:val="22"/>
          <w:szCs w:val="22"/>
        </w:rPr>
        <w:t>Use implementation to generate evidence that “de-risks” policy and investment and enables scale-up.</w:t>
      </w:r>
      <w:r w:rsidRPr="00F44D6D">
        <w:rPr>
          <w:sz w:val="22"/>
          <w:szCs w:val="22"/>
        </w:rPr>
        <w:t xml:space="preserve"> Track what changes in regulation, costs, technical performance, institutional arrangements, behaviour and business models—not simply whether an individual technology works.</w:t>
      </w:r>
    </w:p>
    <w:p w14:paraId="19E1BA6F" w14:textId="77777777" w:rsidR="00A267D5" w:rsidRDefault="00A267D5" w:rsidP="00A267D5">
      <w:pPr>
        <w:rPr>
          <w:b/>
          <w:bCs/>
          <w:sz w:val="22"/>
          <w:szCs w:val="22"/>
        </w:rPr>
      </w:pPr>
    </w:p>
    <w:p w14:paraId="10F832E0" w14:textId="29BC568E" w:rsidR="00A267D5" w:rsidRDefault="00A267D5" w:rsidP="00A267D5">
      <w:pPr>
        <w:pStyle w:val="Heading4"/>
      </w:pPr>
      <w:r>
        <w:t>Illustrative examples</w:t>
      </w:r>
    </w:p>
    <w:p w14:paraId="535240EC" w14:textId="77777777" w:rsidR="00A267D5" w:rsidRDefault="00A267D5" w:rsidP="00A267D5"/>
    <w:p w14:paraId="0B655465" w14:textId="619795FD" w:rsidR="00A267D5" w:rsidRPr="00021B95" w:rsidRDefault="00930877" w:rsidP="00A267D5">
      <w:pPr>
        <w:rPr>
          <w:sz w:val="22"/>
          <w:szCs w:val="22"/>
        </w:rPr>
      </w:pPr>
      <w:r w:rsidRPr="00021B95">
        <w:rPr>
          <w:b/>
          <w:bCs/>
          <w:sz w:val="22"/>
          <w:szCs w:val="22"/>
        </w:rPr>
        <w:t>System Demonstrators</w:t>
      </w:r>
      <w:r w:rsidRPr="00021B95">
        <w:rPr>
          <w:sz w:val="22"/>
          <w:szCs w:val="22"/>
        </w:rPr>
        <w:t xml:space="preserve"> </w:t>
      </w:r>
      <w:r w:rsidR="000C6BB4" w:rsidRPr="00021B95">
        <w:rPr>
          <w:sz w:val="22"/>
          <w:szCs w:val="22"/>
        </w:rPr>
        <w:t>provide implementation environments that put investible portfolios into on-ground local testbeds where public, private and civic actors jointly shape the implementation, exchange learnings and</w:t>
      </w:r>
      <w:r w:rsidR="00D12AA4" w:rsidRPr="00021B95">
        <w:rPr>
          <w:sz w:val="22"/>
          <w:szCs w:val="22"/>
        </w:rPr>
        <w:t xml:space="preserve"> adapt as needed. Rather than a project-by-project implementation approach, the demonstrators </w:t>
      </w:r>
      <w:r w:rsidR="006A40A3" w:rsidRPr="00021B95">
        <w:rPr>
          <w:sz w:val="22"/>
          <w:szCs w:val="22"/>
        </w:rPr>
        <w:t xml:space="preserve">create a systemic implementation environment </w:t>
      </w:r>
      <w:r w:rsidR="00CC132A" w:rsidRPr="00021B95">
        <w:rPr>
          <w:sz w:val="22"/>
          <w:szCs w:val="22"/>
        </w:rPr>
        <w:t xml:space="preserve">around a shared mission and a coordinated portfolio of investments, with continuous orchestration around governance, finance, </w:t>
      </w:r>
      <w:r w:rsidR="00DF517F" w:rsidRPr="00021B95">
        <w:rPr>
          <w:sz w:val="22"/>
          <w:szCs w:val="22"/>
        </w:rPr>
        <w:t xml:space="preserve">procurement, infrastructure, regulations, behaviors and technology. </w:t>
      </w:r>
      <w:r w:rsidR="003F51B1" w:rsidRPr="00021B95">
        <w:rPr>
          <w:sz w:val="22"/>
          <w:szCs w:val="22"/>
        </w:rPr>
        <w:t xml:space="preserve">Key examples of System Demonstrator implementation are highlighted below: </w:t>
      </w:r>
    </w:p>
    <w:p w14:paraId="01A12B27" w14:textId="77777777" w:rsidR="00A267D5" w:rsidRPr="00021B95" w:rsidRDefault="00A267D5" w:rsidP="00A267D5">
      <w:pPr>
        <w:rPr>
          <w:sz w:val="22"/>
          <w:szCs w:val="22"/>
        </w:rPr>
      </w:pPr>
    </w:p>
    <w:p w14:paraId="0B9FA42D" w14:textId="77777777" w:rsidR="00A267D5" w:rsidRPr="00021B95" w:rsidRDefault="00A267D5" w:rsidP="00A267D5">
      <w:pPr>
        <w:rPr>
          <w:sz w:val="22"/>
          <w:szCs w:val="22"/>
        </w:rPr>
      </w:pPr>
    </w:p>
    <w:p w14:paraId="2EFF13C6" w14:textId="3D01FF25" w:rsidR="00A267D5" w:rsidRPr="00021B95" w:rsidRDefault="003F12C9" w:rsidP="00F700E3">
      <w:pPr>
        <w:pStyle w:val="ListParagraph"/>
        <w:numPr>
          <w:ilvl w:val="0"/>
          <w:numId w:val="57"/>
        </w:numPr>
        <w:rPr>
          <w:sz w:val="22"/>
          <w:szCs w:val="22"/>
        </w:rPr>
      </w:pPr>
      <w:r w:rsidRPr="00021B95">
        <w:rPr>
          <w:b/>
          <w:bCs/>
          <w:sz w:val="22"/>
          <w:szCs w:val="22"/>
        </w:rPr>
        <w:t>CoAction Lund</w:t>
      </w:r>
      <w:r w:rsidR="001B3781" w:rsidRPr="00021B95">
        <w:rPr>
          <w:sz w:val="22"/>
          <w:szCs w:val="22"/>
        </w:rPr>
        <w:t xml:space="preserve"> </w:t>
      </w:r>
      <w:r w:rsidRPr="00021B95">
        <w:rPr>
          <w:sz w:val="22"/>
          <w:szCs w:val="22"/>
        </w:rPr>
        <w:t xml:space="preserve">shows how a city-led system demonstrator can orchestrate a complex implementation ecosystem around a shared mission of climate neutrality by 2030. In Brunnshög, the municipality brought together infrastructure providers, employers, property owners, universities and solution providers to deliver more than 40 coordinated activities across mobility and energy, with funding kept flexible so that resources can shift toward the most promising models as learning emerges. One major “game changer” is </w:t>
      </w:r>
      <w:r w:rsidRPr="00021B95">
        <w:rPr>
          <w:b/>
          <w:bCs/>
          <w:sz w:val="22"/>
          <w:szCs w:val="22"/>
        </w:rPr>
        <w:t>EnergyNet</w:t>
      </w:r>
      <w:r w:rsidRPr="00021B95">
        <w:rPr>
          <w:sz w:val="22"/>
          <w:szCs w:val="22"/>
        </w:rPr>
        <w:t>, a decentralised local electricity network that enables buildings, vehicles and local energy resources to share renewable electricity</w:t>
      </w:r>
      <w:r w:rsidR="00CA2FC4" w:rsidRPr="00021B95">
        <w:rPr>
          <w:sz w:val="22"/>
          <w:szCs w:val="22"/>
        </w:rPr>
        <w:t xml:space="preserve">. </w:t>
      </w:r>
      <w:r w:rsidRPr="00021B95">
        <w:rPr>
          <w:sz w:val="22"/>
          <w:szCs w:val="22"/>
        </w:rPr>
        <w:t xml:space="preserve"> </w:t>
      </w:r>
      <w:r w:rsidR="00CA2FC4" w:rsidRPr="00021B95">
        <w:rPr>
          <w:sz w:val="22"/>
          <w:szCs w:val="22"/>
        </w:rPr>
        <w:t>By</w:t>
      </w:r>
      <w:r w:rsidRPr="00021B95">
        <w:rPr>
          <w:sz w:val="22"/>
          <w:szCs w:val="22"/>
        </w:rPr>
        <w:t xml:space="preserve"> testing </w:t>
      </w:r>
      <w:r w:rsidR="00CA2FC4" w:rsidRPr="00021B95">
        <w:rPr>
          <w:sz w:val="22"/>
          <w:szCs w:val="22"/>
        </w:rPr>
        <w:t>EnergyNet on ground</w:t>
      </w:r>
      <w:r w:rsidRPr="00021B95">
        <w:rPr>
          <w:sz w:val="22"/>
          <w:szCs w:val="22"/>
        </w:rPr>
        <w:t xml:space="preserve">, CoAction Lund has surfaced regulatory and market barriers around grid codes, data-sharing and local markets, helping inform the adjustments needed for </w:t>
      </w:r>
      <w:r w:rsidR="00861F9C" w:rsidRPr="00021B95">
        <w:rPr>
          <w:sz w:val="22"/>
          <w:szCs w:val="22"/>
        </w:rPr>
        <w:t xml:space="preserve">scale and mainstream </w:t>
      </w:r>
      <w:r w:rsidRPr="00021B95">
        <w:rPr>
          <w:sz w:val="22"/>
          <w:szCs w:val="22"/>
        </w:rPr>
        <w:t>distributed energy systems</w:t>
      </w:r>
      <w:r w:rsidR="00440D61" w:rsidRPr="00021B95">
        <w:rPr>
          <w:sz w:val="22"/>
          <w:szCs w:val="22"/>
        </w:rPr>
        <w:t xml:space="preserve"> in cities facing increasing electrification demands and grid constraints</w:t>
      </w:r>
      <w:r w:rsidR="00861F9C" w:rsidRPr="00021B95">
        <w:rPr>
          <w:sz w:val="22"/>
          <w:szCs w:val="22"/>
        </w:rPr>
        <w:t xml:space="preserve">. </w:t>
      </w:r>
      <w:r w:rsidR="0078215D" w:rsidRPr="00021B95">
        <w:rPr>
          <w:sz w:val="22"/>
          <w:szCs w:val="22"/>
        </w:rPr>
        <w:t xml:space="preserve">Finally, a shared evaluation plan, based on agreed indicators, </w:t>
      </w:r>
      <w:r w:rsidR="00251643" w:rsidRPr="00021B95">
        <w:rPr>
          <w:sz w:val="22"/>
          <w:szCs w:val="22"/>
        </w:rPr>
        <w:t>tracks</w:t>
      </w:r>
      <w:r w:rsidR="0078215D" w:rsidRPr="00021B95">
        <w:rPr>
          <w:sz w:val="22"/>
          <w:szCs w:val="22"/>
        </w:rPr>
        <w:t xml:space="preserve"> both activities and system</w:t>
      </w:r>
      <w:r w:rsidR="0078215D" w:rsidRPr="00021B95">
        <w:rPr>
          <w:rFonts w:ascii="Cambria Math" w:hAnsi="Cambria Math" w:cs="Cambria Math"/>
          <w:sz w:val="22"/>
          <w:szCs w:val="22"/>
        </w:rPr>
        <w:t>‑</w:t>
      </w:r>
      <w:r w:rsidR="0078215D" w:rsidRPr="00021B95">
        <w:rPr>
          <w:sz w:val="22"/>
          <w:szCs w:val="22"/>
        </w:rPr>
        <w:t>level outcomes, feeding into regular reflection and learning cycles</w:t>
      </w:r>
      <w:r w:rsidR="00440D61" w:rsidRPr="00021B95">
        <w:rPr>
          <w:sz w:val="22"/>
          <w:szCs w:val="22"/>
        </w:rPr>
        <w:t>.</w:t>
      </w:r>
      <w:r w:rsidR="00291B81" w:rsidRPr="00021B95">
        <w:rPr>
          <w:sz w:val="22"/>
          <w:szCs w:val="22"/>
        </w:rPr>
        <w:t xml:space="preserve"> EnergyNet’s successful </w:t>
      </w:r>
      <w:r w:rsidR="00291B81" w:rsidRPr="00021B95">
        <w:rPr>
          <w:sz w:val="22"/>
          <w:szCs w:val="22"/>
        </w:rPr>
        <w:lastRenderedPageBreak/>
        <w:t xml:space="preserve">demonstration has led to the Viability Fund for Cities identifying its expansion to other cities as a key investment opportunity,  </w:t>
      </w:r>
      <w:r w:rsidR="00440D61" w:rsidRPr="00021B95">
        <w:rPr>
          <w:sz w:val="22"/>
          <w:szCs w:val="22"/>
        </w:rPr>
        <w:t xml:space="preserve"> </w:t>
      </w:r>
    </w:p>
    <w:p w14:paraId="29830474" w14:textId="77777777" w:rsidR="009800BB" w:rsidRPr="00021B95" w:rsidRDefault="009800BB" w:rsidP="009800BB">
      <w:pPr>
        <w:pStyle w:val="ListParagraph"/>
        <w:rPr>
          <w:b/>
          <w:bCs/>
          <w:sz w:val="22"/>
          <w:szCs w:val="22"/>
        </w:rPr>
      </w:pPr>
    </w:p>
    <w:p w14:paraId="3D4F5E0D" w14:textId="62540867" w:rsidR="009800BB" w:rsidRPr="00021B95" w:rsidRDefault="009800BB" w:rsidP="009800BB">
      <w:pPr>
        <w:pStyle w:val="ListParagraph"/>
        <w:rPr>
          <w:sz w:val="22"/>
          <w:szCs w:val="22"/>
        </w:rPr>
      </w:pPr>
      <w:r w:rsidRPr="1A26A1EC">
        <w:rPr>
          <w:sz w:val="22"/>
          <w:szCs w:val="22"/>
        </w:rPr>
        <w:t xml:space="preserve">To know more about CoAction Lund, click </w:t>
      </w:r>
      <w:hyperlink r:id="rId37">
        <w:r w:rsidRPr="1A26A1EC">
          <w:rPr>
            <w:rStyle w:val="Hyperlink"/>
          </w:rPr>
          <w:t>here</w:t>
        </w:r>
      </w:hyperlink>
      <w:r w:rsidRPr="1A26A1EC">
        <w:rPr>
          <w:sz w:val="22"/>
          <w:szCs w:val="22"/>
        </w:rPr>
        <w:t xml:space="preserve">. </w:t>
      </w:r>
      <w:r w:rsidR="00C407EF" w:rsidRPr="1A26A1EC">
        <w:rPr>
          <w:sz w:val="22"/>
          <w:szCs w:val="22"/>
        </w:rPr>
        <w:t xml:space="preserve">To know more about EnergyNet, click </w:t>
      </w:r>
      <w:hyperlink r:id="rId38">
        <w:r w:rsidR="00C407EF" w:rsidRPr="1A26A1EC">
          <w:rPr>
            <w:rStyle w:val="Hyperlink"/>
          </w:rPr>
          <w:t>here</w:t>
        </w:r>
      </w:hyperlink>
      <w:r w:rsidR="00C407EF" w:rsidRPr="1A26A1EC">
        <w:rPr>
          <w:sz w:val="22"/>
          <w:szCs w:val="22"/>
        </w:rPr>
        <w:t xml:space="preserve">. </w:t>
      </w:r>
    </w:p>
    <w:p w14:paraId="77586FCC" w14:textId="77777777" w:rsidR="00251643" w:rsidRPr="00021B95" w:rsidRDefault="00251643" w:rsidP="00A267D5">
      <w:pPr>
        <w:rPr>
          <w:sz w:val="22"/>
          <w:szCs w:val="22"/>
        </w:rPr>
      </w:pPr>
    </w:p>
    <w:p w14:paraId="58860EA2" w14:textId="3D12D254" w:rsidR="00287911" w:rsidRPr="00021B95" w:rsidRDefault="0081349B" w:rsidP="00F700E3">
      <w:pPr>
        <w:pStyle w:val="ListParagraph"/>
        <w:numPr>
          <w:ilvl w:val="0"/>
          <w:numId w:val="57"/>
        </w:numPr>
        <w:rPr>
          <w:sz w:val="22"/>
          <w:szCs w:val="22"/>
        </w:rPr>
      </w:pPr>
      <w:r w:rsidRPr="00021B95">
        <w:rPr>
          <w:b/>
          <w:bCs/>
          <w:sz w:val="22"/>
          <w:szCs w:val="22"/>
        </w:rPr>
        <w:t>Bristol Thriving Places</w:t>
      </w:r>
      <w:r w:rsidRPr="00021B95">
        <w:rPr>
          <w:sz w:val="22"/>
          <w:szCs w:val="22"/>
        </w:rPr>
        <w:t xml:space="preserve"> </w:t>
      </w:r>
      <w:r w:rsidR="0000620D" w:rsidRPr="00021B95">
        <w:rPr>
          <w:sz w:val="22"/>
          <w:szCs w:val="22"/>
        </w:rPr>
        <w:t>demonstrates how</w:t>
      </w:r>
      <w:r w:rsidRPr="00021B95">
        <w:rPr>
          <w:sz w:val="22"/>
          <w:szCs w:val="22"/>
        </w:rPr>
        <w:t xml:space="preserve"> a system demonstrator can </w:t>
      </w:r>
      <w:r w:rsidR="008E17A1" w:rsidRPr="00021B95">
        <w:rPr>
          <w:sz w:val="22"/>
          <w:szCs w:val="22"/>
        </w:rPr>
        <w:t>overcome</w:t>
      </w:r>
      <w:r w:rsidRPr="00021B95">
        <w:rPr>
          <w:sz w:val="22"/>
          <w:szCs w:val="22"/>
        </w:rPr>
        <w:t xml:space="preserve"> a </w:t>
      </w:r>
      <w:r w:rsidR="008E17A1" w:rsidRPr="00021B95">
        <w:rPr>
          <w:sz w:val="22"/>
          <w:szCs w:val="22"/>
        </w:rPr>
        <w:t>regulatory</w:t>
      </w:r>
      <w:r w:rsidRPr="00021B95">
        <w:rPr>
          <w:sz w:val="22"/>
          <w:szCs w:val="22"/>
        </w:rPr>
        <w:t xml:space="preserve"> bottleneck into</w:t>
      </w:r>
      <w:r w:rsidR="00455BA9" w:rsidRPr="00021B95">
        <w:rPr>
          <w:sz w:val="22"/>
          <w:szCs w:val="22"/>
        </w:rPr>
        <w:t xml:space="preserve"> to implement </w:t>
      </w:r>
      <w:r w:rsidR="009F6B91" w:rsidRPr="00021B95">
        <w:rPr>
          <w:sz w:val="22"/>
          <w:szCs w:val="22"/>
        </w:rPr>
        <w:t>infrastructure and scale through multilevel collaboration, including with the national government</w:t>
      </w:r>
      <w:r w:rsidRPr="00021B95">
        <w:rPr>
          <w:sz w:val="22"/>
          <w:szCs w:val="22"/>
        </w:rPr>
        <w:t xml:space="preserve">. In Bristol, the challenge was affordable, zero-carbon housing on small brownfield sites that conventional development treated as unviable; the city, working through Bristol City Council and the Bristol Housing Festival, convened a consortium led by </w:t>
      </w:r>
      <w:r w:rsidR="00683295" w:rsidRPr="00021B95">
        <w:rPr>
          <w:sz w:val="22"/>
          <w:szCs w:val="22"/>
        </w:rPr>
        <w:t xml:space="preserve">social housing developer </w:t>
      </w:r>
      <w:r w:rsidRPr="00021B95">
        <w:rPr>
          <w:sz w:val="22"/>
          <w:szCs w:val="22"/>
        </w:rPr>
        <w:t>EDAROTH</w:t>
      </w:r>
      <w:r w:rsidR="00683295" w:rsidRPr="00021B95">
        <w:rPr>
          <w:sz w:val="22"/>
          <w:szCs w:val="22"/>
        </w:rPr>
        <w:t xml:space="preserve">, together </w:t>
      </w:r>
      <w:r w:rsidRPr="00021B95">
        <w:rPr>
          <w:sz w:val="22"/>
          <w:szCs w:val="22"/>
        </w:rPr>
        <w:t>with housing</w:t>
      </w:r>
      <w:r w:rsidR="00683295" w:rsidRPr="00021B95">
        <w:rPr>
          <w:sz w:val="22"/>
          <w:szCs w:val="22"/>
        </w:rPr>
        <w:t xml:space="preserve"> associations</w:t>
      </w:r>
      <w:r w:rsidRPr="00021B95">
        <w:rPr>
          <w:sz w:val="22"/>
          <w:szCs w:val="22"/>
        </w:rPr>
        <w:t>, regeneration</w:t>
      </w:r>
      <w:r w:rsidR="00C64B36" w:rsidRPr="00021B95">
        <w:rPr>
          <w:sz w:val="22"/>
          <w:szCs w:val="22"/>
        </w:rPr>
        <w:t xml:space="preserve"> developer Igloo</w:t>
      </w:r>
      <w:r w:rsidRPr="00021B95">
        <w:rPr>
          <w:sz w:val="22"/>
          <w:szCs w:val="22"/>
        </w:rPr>
        <w:t>, energy,</w:t>
      </w:r>
      <w:r w:rsidR="00C64B36" w:rsidRPr="00021B95">
        <w:rPr>
          <w:sz w:val="22"/>
          <w:szCs w:val="22"/>
        </w:rPr>
        <w:t xml:space="preserve"> and </w:t>
      </w:r>
      <w:r w:rsidRPr="00021B95">
        <w:rPr>
          <w:sz w:val="22"/>
          <w:szCs w:val="22"/>
        </w:rPr>
        <w:t xml:space="preserve">digital </w:t>
      </w:r>
      <w:r w:rsidR="00C64B36" w:rsidRPr="00021B95">
        <w:rPr>
          <w:sz w:val="22"/>
          <w:szCs w:val="22"/>
        </w:rPr>
        <w:t xml:space="preserve">infrastructure providers, </w:t>
      </w:r>
      <w:r w:rsidR="0005702A" w:rsidRPr="00021B95">
        <w:rPr>
          <w:sz w:val="22"/>
          <w:szCs w:val="22"/>
        </w:rPr>
        <w:t xml:space="preserve">government agencies, a private ‘gov-tech’ firm </w:t>
      </w:r>
      <w:r w:rsidRPr="00021B95">
        <w:rPr>
          <w:sz w:val="22"/>
          <w:szCs w:val="22"/>
        </w:rPr>
        <w:t xml:space="preserve">and research partners to deliver a portfolio of net-zero social homes, a multi-capital value toolkit, a policy and regulation discovery stream and a digital twin. </w:t>
      </w:r>
      <w:r w:rsidR="00B33833" w:rsidRPr="00021B95">
        <w:rPr>
          <w:sz w:val="22"/>
          <w:szCs w:val="22"/>
        </w:rPr>
        <w:t>The demonstrator’s key move was site aggregation: by treating many small council-owned sites as one programme, Bristol created the scale needed for delivery, prompted the council to review its treasury strategy to enable programme-level appraisal, and secured a development agreement of around £10 million through an existing national procurement framework. The model then fed into the UK government’s Small Sites Aggregator, a national programme launched by the Ministry of Housing, Communities and Local Government with private and public partners and an ambition of enabling 10,000 social rent homes a year.</w:t>
      </w:r>
    </w:p>
    <w:p w14:paraId="52B43C62" w14:textId="77777777" w:rsidR="00130CB8" w:rsidRPr="00021B95" w:rsidRDefault="00130CB8" w:rsidP="00130CB8">
      <w:pPr>
        <w:pStyle w:val="ListParagraph"/>
        <w:rPr>
          <w:sz w:val="22"/>
          <w:szCs w:val="22"/>
        </w:rPr>
      </w:pPr>
    </w:p>
    <w:p w14:paraId="76BCED78" w14:textId="0BCF36ED" w:rsidR="00130CB8" w:rsidRPr="00021B95" w:rsidRDefault="00130CB8" w:rsidP="00130CB8">
      <w:pPr>
        <w:pStyle w:val="ListParagraph"/>
        <w:rPr>
          <w:sz w:val="22"/>
          <w:szCs w:val="22"/>
        </w:rPr>
      </w:pPr>
      <w:r w:rsidRPr="00BB16BC">
        <w:rPr>
          <w:sz w:val="22"/>
          <w:szCs w:val="22"/>
        </w:rPr>
        <w:t xml:space="preserve">Click </w:t>
      </w:r>
      <w:hyperlink r:id="rId39">
        <w:r w:rsidRPr="00BB16BC">
          <w:rPr>
            <w:rStyle w:val="Hyperlink"/>
          </w:rPr>
          <w:t>here</w:t>
        </w:r>
      </w:hyperlink>
      <w:r w:rsidRPr="33357F6C">
        <w:rPr>
          <w:sz w:val="22"/>
          <w:szCs w:val="22"/>
        </w:rPr>
        <w:t xml:space="preserve"> to know more about Bristol Thriving Places</w:t>
      </w:r>
    </w:p>
    <w:p w14:paraId="257635AD" w14:textId="77777777" w:rsidR="00A90AFD" w:rsidRPr="00021B95" w:rsidRDefault="00A90AFD" w:rsidP="00A90AFD">
      <w:pPr>
        <w:rPr>
          <w:sz w:val="22"/>
          <w:szCs w:val="22"/>
        </w:rPr>
      </w:pPr>
    </w:p>
    <w:p w14:paraId="191AEFA9" w14:textId="2FCF8131" w:rsidR="007140E0" w:rsidRDefault="00E47B2C" w:rsidP="00F40A9D">
      <w:pPr>
        <w:pStyle w:val="ListParagraph"/>
        <w:numPr>
          <w:ilvl w:val="0"/>
          <w:numId w:val="57"/>
        </w:numPr>
      </w:pPr>
      <w:r w:rsidRPr="33357F6C">
        <w:rPr>
          <w:b/>
          <w:bCs/>
          <w:sz w:val="22"/>
          <w:szCs w:val="22"/>
        </w:rPr>
        <w:t xml:space="preserve">Green Routes, </w:t>
      </w:r>
      <w:r w:rsidR="00C76630" w:rsidRPr="33357F6C">
        <w:rPr>
          <w:b/>
          <w:bCs/>
          <w:sz w:val="22"/>
          <w:szCs w:val="22"/>
        </w:rPr>
        <w:t>Bogotá</w:t>
      </w:r>
      <w:r w:rsidR="00ED0DE7" w:rsidRPr="33357F6C">
        <w:rPr>
          <w:sz w:val="22"/>
          <w:szCs w:val="22"/>
        </w:rPr>
        <w:t xml:space="preserve"> demonstrates how a system demonstrator can build a collaborative implementation environment around a shared evidence base. In Bogotá, the challenge was to coordinate thousands of freight operators in a citywide logistics system, so the demonstrator brought freight operators, shippers and public agencies together through the Urban Logistics Network, led by the city’s Secretariat of Mobility and working with the Secretariat of Environment. </w:t>
      </w:r>
      <w:r w:rsidR="00A20630" w:rsidRPr="33357F6C">
        <w:rPr>
          <w:sz w:val="22"/>
          <w:szCs w:val="22"/>
        </w:rPr>
        <w:t>As part of the implementation, Green Routes, a</w:t>
      </w:r>
      <w:r w:rsidR="00ED0DE7" w:rsidRPr="33357F6C">
        <w:rPr>
          <w:sz w:val="22"/>
          <w:szCs w:val="22"/>
        </w:rPr>
        <w:t xml:space="preserve"> consortium </w:t>
      </w:r>
      <w:r w:rsidR="00A20630" w:rsidRPr="33357F6C">
        <w:rPr>
          <w:sz w:val="22"/>
          <w:szCs w:val="22"/>
        </w:rPr>
        <w:t xml:space="preserve">of four technology companies, </w:t>
      </w:r>
      <w:r w:rsidR="00ED0DE7" w:rsidRPr="33357F6C">
        <w:rPr>
          <w:sz w:val="22"/>
          <w:szCs w:val="22"/>
        </w:rPr>
        <w:t>developed a real-time routing platform</w:t>
      </w:r>
      <w:r w:rsidR="00512BA1" w:rsidRPr="33357F6C">
        <w:rPr>
          <w:sz w:val="22"/>
          <w:szCs w:val="22"/>
        </w:rPr>
        <w:t>, which is part of an interconnected portfolio or related actions, including</w:t>
      </w:r>
      <w:r w:rsidR="00ED0DE7" w:rsidRPr="33357F6C">
        <w:rPr>
          <w:sz w:val="22"/>
          <w:szCs w:val="22"/>
        </w:rPr>
        <w:t xml:space="preserve"> emissions labelling, circulation rules, loading and unloading investments, sustainable driving guidelines and a proposed district freight fund. </w:t>
      </w:r>
      <w:r w:rsidR="00473BEC" w:rsidRPr="33357F6C">
        <w:rPr>
          <w:sz w:val="22"/>
          <w:szCs w:val="22"/>
        </w:rPr>
        <w:t>The platform’s</w:t>
      </w:r>
      <w:r w:rsidR="00ED0DE7" w:rsidRPr="33357F6C">
        <w:rPr>
          <w:sz w:val="22"/>
          <w:szCs w:val="22"/>
        </w:rPr>
        <w:t xml:space="preserve"> key contribution is the negotiated data-sharing arrangement, which would give the city the evidence it needs to plan freight more effectively, while also helping operators optimise routes and costs.</w:t>
      </w:r>
      <w:r w:rsidR="003A3C2C" w:rsidRPr="33357F6C">
        <w:rPr>
          <w:sz w:val="22"/>
          <w:szCs w:val="22"/>
        </w:rPr>
        <w:t xml:space="preserve"> The next steps for th</w:t>
      </w:r>
      <w:r w:rsidR="008A7007" w:rsidRPr="33357F6C">
        <w:rPr>
          <w:sz w:val="22"/>
          <w:szCs w:val="22"/>
        </w:rPr>
        <w:t xml:space="preserve">is systems demonstrator </w:t>
      </w:r>
      <w:r w:rsidR="00473BEC" w:rsidRPr="33357F6C">
        <w:rPr>
          <w:sz w:val="22"/>
          <w:szCs w:val="22"/>
        </w:rPr>
        <w:t>are</w:t>
      </w:r>
      <w:r w:rsidR="008A7007" w:rsidRPr="33357F6C">
        <w:rPr>
          <w:sz w:val="22"/>
          <w:szCs w:val="22"/>
        </w:rPr>
        <w:t xml:space="preserve"> to develop business </w:t>
      </w:r>
      <w:r w:rsidR="008A7007" w:rsidRPr="00886E73">
        <w:rPr>
          <w:sz w:val="22"/>
          <w:szCs w:val="22"/>
        </w:rPr>
        <w:t>models and sustainable revenue streams.</w:t>
      </w:r>
      <w:r w:rsidR="00915149">
        <w:rPr>
          <w:rStyle w:val="FootnoteReference"/>
          <w:sz w:val="22"/>
          <w:szCs w:val="22"/>
        </w:rPr>
        <w:footnoteReference w:id="83"/>
      </w:r>
      <w:r w:rsidR="008A7007" w:rsidRPr="00886E73">
        <w:rPr>
          <w:sz w:val="22"/>
          <w:szCs w:val="22"/>
        </w:rPr>
        <w:t xml:space="preserve"> </w:t>
      </w:r>
      <w:commentRangeStart w:id="85"/>
      <w:r w:rsidR="00F40A9D" w:rsidRPr="00886E73">
        <w:rPr>
          <w:sz w:val="22"/>
          <w:szCs w:val="22"/>
        </w:rPr>
        <w:t xml:space="preserve">Click </w:t>
      </w:r>
      <w:hyperlink r:id="rId40">
        <w:r w:rsidR="00F40A9D" w:rsidRPr="00886E73">
          <w:rPr>
            <w:rStyle w:val="Hyperlink"/>
            <w:sz w:val="22"/>
            <w:szCs w:val="22"/>
          </w:rPr>
          <w:t>here</w:t>
        </w:r>
      </w:hyperlink>
      <w:commentRangeEnd w:id="85"/>
      <w:r w:rsidRPr="00886E73">
        <w:rPr>
          <w:rStyle w:val="CommentReference"/>
          <w:sz w:val="22"/>
          <w:szCs w:val="22"/>
        </w:rPr>
        <w:commentReference w:id="85"/>
      </w:r>
      <w:r w:rsidR="00F40A9D" w:rsidRPr="00886E73">
        <w:rPr>
          <w:sz w:val="22"/>
          <w:szCs w:val="22"/>
        </w:rPr>
        <w:t xml:space="preserve"> to know more about Green Routes</w:t>
      </w:r>
      <w:r w:rsidR="00F40A9D">
        <w:t xml:space="preserve">. </w:t>
      </w:r>
    </w:p>
    <w:p w14:paraId="6F98A222" w14:textId="7C2A100C" w:rsidR="007B14B2" w:rsidRPr="004037DC" w:rsidRDefault="00C97115" w:rsidP="006D6A63">
      <w:pPr>
        <w:pStyle w:val="ListParagraph"/>
        <w:numPr>
          <w:ilvl w:val="0"/>
          <w:numId w:val="57"/>
        </w:numPr>
      </w:pPr>
      <w:r w:rsidRPr="00C97115">
        <w:rPr>
          <w:b/>
          <w:bCs/>
          <w:sz w:val="22"/>
          <w:szCs w:val="22"/>
        </w:rPr>
        <w:t>Stockholm’s STOLT system demonstrator</w:t>
      </w:r>
      <w:r w:rsidRPr="00C97115">
        <w:rPr>
          <w:sz w:val="22"/>
          <w:szCs w:val="22"/>
        </w:rPr>
        <w:t xml:space="preserve"> is advancing the city’s ambition for an emission-free inner city by 2030 by using the introduction of a Class 3 Environmental </w:t>
      </w:r>
      <w:r w:rsidRPr="00C97115">
        <w:rPr>
          <w:sz w:val="22"/>
          <w:szCs w:val="22"/>
        </w:rPr>
        <w:lastRenderedPageBreak/>
        <w:t>Zone and the Urban Environment Zone in Gamla Stan as strategic windows of opportunity for wider transport-system transformation. Rather than testing a single solution, STOLT coordinates a broad ecosystem of city departments, businesses, research and innovation actors, infrastructure stakeholders and civil society around a portfolio that includes stakeholder dialogue, fossil-free transport procurement, electrified construction, off-peak logistics and emerging concepts such as co-loading hubs. This coordination is particularly significant in Stockholm’s complex institutional setting</w:t>
      </w:r>
      <w:r>
        <w:rPr>
          <w:sz w:val="22"/>
          <w:szCs w:val="22"/>
        </w:rPr>
        <w:t xml:space="preserve"> – </w:t>
      </w:r>
      <w:r w:rsidRPr="00C97115">
        <w:rPr>
          <w:sz w:val="22"/>
          <w:szCs w:val="22"/>
        </w:rPr>
        <w:t>the demonstrator has succeeded in working across municipal departments and external stakeholders through recurring coordination, shared portfolio oversight and continuous adaptation. The result is not only a set of demonstrations, but an implementation environment that helps maintain a common direction, surface regulatory and operational bottlenecks, and connect learning across activities so that successful approaches can be institutionalized and replicated beyond the original testbeds.</w:t>
      </w:r>
      <w:r w:rsidR="002D7871">
        <w:rPr>
          <w:rStyle w:val="FootnoteReference"/>
          <w:sz w:val="22"/>
          <w:szCs w:val="22"/>
        </w:rPr>
        <w:footnoteReference w:id="84"/>
      </w:r>
      <w:r w:rsidRPr="00F40A9D">
        <w:rPr>
          <w:sz w:val="22"/>
          <w:szCs w:val="22"/>
        </w:rPr>
        <w:t xml:space="preserve">Click </w:t>
      </w:r>
      <w:hyperlink r:id="rId41" w:history="1">
        <w:r w:rsidRPr="00F40A9D">
          <w:rPr>
            <w:rStyle w:val="Hyperlink"/>
            <w:sz w:val="22"/>
            <w:szCs w:val="22"/>
          </w:rPr>
          <w:t>here</w:t>
        </w:r>
      </w:hyperlink>
      <w:r w:rsidRPr="00F40A9D">
        <w:rPr>
          <w:sz w:val="22"/>
          <w:szCs w:val="22"/>
        </w:rPr>
        <w:t xml:space="preserve"> to know more about STOLT</w:t>
      </w:r>
      <w:r w:rsidR="00FE0956" w:rsidRPr="00F40A9D">
        <w:rPr>
          <w:sz w:val="22"/>
          <w:szCs w:val="22"/>
        </w:rPr>
        <w:t xml:space="preserve">. </w:t>
      </w:r>
    </w:p>
    <w:p w14:paraId="713A107D" w14:textId="356195F4" w:rsidR="004037DC" w:rsidRPr="00F40A9D" w:rsidRDefault="007B14B2" w:rsidP="00F40A9D">
      <w:pPr>
        <w:pStyle w:val="ListParagraph"/>
        <w:numPr>
          <w:ilvl w:val="0"/>
          <w:numId w:val="57"/>
        </w:numPr>
      </w:pPr>
      <w:r w:rsidRPr="007B14B2">
        <w:rPr>
          <w:b/>
          <w:bCs/>
        </w:rPr>
        <w:t>Makindye Ssabagabo’s Green Community Cities</w:t>
      </w:r>
      <w:r w:rsidRPr="007B14B2">
        <w:t xml:space="preserve"> demonstrator brings together the municipality, UN-Habitat, Viable Cities and an international consortium working across urban planning, low-carbon construction, recycled building materials, organic-waste processing, water systems and finance to address affordable housing as a wider urban system. The model combine</w:t>
      </w:r>
      <w:r w:rsidR="0032491A">
        <w:t xml:space="preserve">d </w:t>
      </w:r>
      <w:r w:rsidRPr="007B14B2">
        <w:t>modular and incremental housing, circular-economy enterprises, renewable energy, water-saving technologies, skills development and local employment, supported through a proposed blend of grants, concessional capital, private investment, microfinance and cross-subsidisation between market-rate and affordable housing.</w:t>
      </w:r>
      <w:r w:rsidR="00F86204">
        <w:rPr>
          <w:rStyle w:val="FootnoteReference"/>
        </w:rPr>
        <w:footnoteReference w:id="85"/>
      </w:r>
      <w:r w:rsidRPr="007B14B2">
        <w:t xml:space="preserve"> Experience from the Climate Smart Cities Challenge also surfaced an important implementation </w:t>
      </w:r>
      <w:r w:rsidR="00115597">
        <w:t>challenge –</w:t>
      </w:r>
      <w:r w:rsidR="006E01C8">
        <w:t xml:space="preserve"> </w:t>
      </w:r>
      <w:r w:rsidRPr="007B14B2">
        <w:t>internationally assembled solution teams were more effective where they were strongly anchored in local actors and institutions, and that weaker local collaboration and national</w:t>
      </w:r>
      <w:r w:rsidR="00115190">
        <w:t>-</w:t>
      </w:r>
      <w:r w:rsidRPr="007B14B2">
        <w:t>local connections made implementation and scaling more difficult in cases such as Makindye than in more institutionally mature settings. The example therefore shows both the value of bringing diverse capabilities into a shared implementation portfolio and the importance of ensuring that orchestration is rooted in institutions with sufficient local mandate, relationships and capacity.</w:t>
      </w:r>
      <w:r w:rsidR="00B907B1">
        <w:rPr>
          <w:rStyle w:val="FootnoteReference"/>
        </w:rPr>
        <w:footnoteReference w:id="86"/>
      </w:r>
    </w:p>
    <w:p w14:paraId="022FE50F" w14:textId="77777777" w:rsidR="005D1AA2" w:rsidRDefault="005D1AA2" w:rsidP="005D1AA2"/>
    <w:p w14:paraId="7012790F" w14:textId="6622D6EE" w:rsidR="001719EE" w:rsidRDefault="005D1AA2" w:rsidP="005D1AA2">
      <w:pPr>
        <w:rPr>
          <w:sz w:val="22"/>
          <w:szCs w:val="22"/>
        </w:rPr>
      </w:pPr>
      <w:r w:rsidRPr="003D3D1E">
        <w:rPr>
          <w:b/>
          <w:bCs/>
          <w:sz w:val="22"/>
          <w:szCs w:val="22"/>
        </w:rPr>
        <w:t>CCFLA Local Hubs</w:t>
      </w:r>
      <w:r w:rsidRPr="003D3D1E">
        <w:rPr>
          <w:sz w:val="22"/>
          <w:szCs w:val="22"/>
        </w:rPr>
        <w:t xml:space="preserve"> show how a collaborative implementation environment can be built around shared geograph</w:t>
      </w:r>
      <w:r w:rsidR="00BE7C68">
        <w:rPr>
          <w:sz w:val="22"/>
          <w:szCs w:val="22"/>
        </w:rPr>
        <w:t>ies and climate action priorities</w:t>
      </w:r>
      <w:r w:rsidRPr="003D3D1E">
        <w:rPr>
          <w:sz w:val="22"/>
          <w:szCs w:val="22"/>
        </w:rPr>
        <w:t xml:space="preserve">. The hubs </w:t>
      </w:r>
      <w:r w:rsidR="00A1224E">
        <w:rPr>
          <w:sz w:val="22"/>
          <w:szCs w:val="22"/>
        </w:rPr>
        <w:t>leverage</w:t>
      </w:r>
      <w:r w:rsidRPr="003D3D1E">
        <w:rPr>
          <w:sz w:val="22"/>
          <w:szCs w:val="22"/>
        </w:rPr>
        <w:t xml:space="preserve"> CCFLA’s membership network to bridge the demand-supply gap for urban climate investment by engaging local and global members across the </w:t>
      </w:r>
      <w:r w:rsidR="00AE1E05">
        <w:rPr>
          <w:sz w:val="22"/>
          <w:szCs w:val="22"/>
        </w:rPr>
        <w:t xml:space="preserve">project </w:t>
      </w:r>
      <w:r w:rsidRPr="003D3D1E">
        <w:rPr>
          <w:sz w:val="22"/>
          <w:szCs w:val="22"/>
        </w:rPr>
        <w:t xml:space="preserve">full value chain, from research and convening to matchmaking and implementation support. </w:t>
      </w:r>
    </w:p>
    <w:p w14:paraId="414393A5" w14:textId="77777777" w:rsidR="00B725D5" w:rsidRDefault="00B725D5" w:rsidP="005D1AA2">
      <w:pPr>
        <w:rPr>
          <w:sz w:val="22"/>
          <w:szCs w:val="22"/>
        </w:rPr>
      </w:pPr>
    </w:p>
    <w:p w14:paraId="1B4A4324" w14:textId="1EEEEC7F" w:rsidR="001719EE" w:rsidRDefault="00650FCB" w:rsidP="00F700E3">
      <w:pPr>
        <w:pStyle w:val="ListParagraph"/>
        <w:numPr>
          <w:ilvl w:val="0"/>
          <w:numId w:val="57"/>
        </w:numPr>
        <w:rPr>
          <w:sz w:val="22"/>
          <w:szCs w:val="22"/>
        </w:rPr>
      </w:pPr>
      <w:r w:rsidRPr="00353EBB">
        <w:rPr>
          <w:b/>
          <w:bCs/>
          <w:sz w:val="22"/>
          <w:szCs w:val="22"/>
        </w:rPr>
        <w:t>Central Asia Local Hub</w:t>
      </w:r>
      <w:r w:rsidRPr="00353EBB">
        <w:rPr>
          <w:sz w:val="22"/>
          <w:szCs w:val="22"/>
        </w:rPr>
        <w:t xml:space="preserve"> is a collaborative multilevel implementation environment </w:t>
      </w:r>
      <w:r w:rsidR="00021820" w:rsidRPr="00353EBB">
        <w:rPr>
          <w:sz w:val="22"/>
          <w:szCs w:val="22"/>
        </w:rPr>
        <w:t xml:space="preserve">that helped central Asian cities to move from concepts to project preparation and </w:t>
      </w:r>
      <w:r w:rsidR="00021820" w:rsidRPr="00353EBB">
        <w:rPr>
          <w:sz w:val="22"/>
          <w:szCs w:val="22"/>
        </w:rPr>
        <w:lastRenderedPageBreak/>
        <w:t xml:space="preserve">financing. The Hub </w:t>
      </w:r>
      <w:r w:rsidRPr="00353EBB">
        <w:rPr>
          <w:sz w:val="22"/>
          <w:szCs w:val="22"/>
        </w:rPr>
        <w:t xml:space="preserve">brought together 25 local governments, 10 national agencies and partners such as the </w:t>
      </w:r>
      <w:r w:rsidRPr="00353EBB">
        <w:rPr>
          <w:b/>
          <w:bCs/>
          <w:sz w:val="22"/>
          <w:szCs w:val="22"/>
        </w:rPr>
        <w:t>Gap Fund</w:t>
      </w:r>
      <w:r w:rsidRPr="00353EBB">
        <w:rPr>
          <w:sz w:val="22"/>
          <w:szCs w:val="22"/>
        </w:rPr>
        <w:t xml:space="preserve"> and </w:t>
      </w:r>
      <w:r w:rsidRPr="00353EBB">
        <w:rPr>
          <w:b/>
          <w:bCs/>
          <w:sz w:val="22"/>
          <w:szCs w:val="22"/>
        </w:rPr>
        <w:t>FELICITY II</w:t>
      </w:r>
      <w:r w:rsidRPr="00353EBB">
        <w:rPr>
          <w:sz w:val="22"/>
          <w:szCs w:val="22"/>
        </w:rPr>
        <w:t xml:space="preserve"> (</w:t>
      </w:r>
      <w:r w:rsidR="00B41BF4" w:rsidRPr="00353EBB">
        <w:rPr>
          <w:sz w:val="22"/>
          <w:szCs w:val="22"/>
        </w:rPr>
        <w:t>project preparation facilities</w:t>
      </w:r>
      <w:r w:rsidRPr="00353EBB">
        <w:rPr>
          <w:sz w:val="22"/>
          <w:szCs w:val="22"/>
        </w:rPr>
        <w:t xml:space="preserve">) around a shared focus on </w:t>
      </w:r>
      <w:r w:rsidR="00B41BF4" w:rsidRPr="00353EBB">
        <w:rPr>
          <w:sz w:val="22"/>
          <w:szCs w:val="22"/>
        </w:rPr>
        <w:t xml:space="preserve">preparing projects for </w:t>
      </w:r>
      <w:r w:rsidRPr="00353EBB">
        <w:rPr>
          <w:sz w:val="22"/>
          <w:szCs w:val="22"/>
        </w:rPr>
        <w:t xml:space="preserve">buildings’ decarbonization in Kazakhstan and Uzbekistan. </w:t>
      </w:r>
      <w:r w:rsidR="00B41BF4" w:rsidRPr="00353EBB">
        <w:rPr>
          <w:sz w:val="22"/>
          <w:szCs w:val="22"/>
        </w:rPr>
        <w:t>To this end, the Hub organized</w:t>
      </w:r>
      <w:r w:rsidRPr="00353EBB">
        <w:rPr>
          <w:sz w:val="22"/>
          <w:szCs w:val="22"/>
        </w:rPr>
        <w:t xml:space="preserve"> the </w:t>
      </w:r>
      <w:r w:rsidR="00007660" w:rsidRPr="00353EBB">
        <w:rPr>
          <w:sz w:val="22"/>
          <w:szCs w:val="22"/>
        </w:rPr>
        <w:t>high-level</w:t>
      </w:r>
      <w:r w:rsidR="00B41BF4" w:rsidRPr="00353EBB">
        <w:rPr>
          <w:sz w:val="22"/>
          <w:szCs w:val="22"/>
        </w:rPr>
        <w:t xml:space="preserve"> </w:t>
      </w:r>
      <w:r w:rsidRPr="00353EBB">
        <w:rPr>
          <w:sz w:val="22"/>
          <w:szCs w:val="22"/>
        </w:rPr>
        <w:t>Tashkent forum</w:t>
      </w:r>
      <w:r w:rsidR="00B41BF4" w:rsidRPr="00353EBB">
        <w:rPr>
          <w:sz w:val="22"/>
          <w:szCs w:val="22"/>
        </w:rPr>
        <w:t>, which</w:t>
      </w:r>
      <w:r w:rsidRPr="00353EBB">
        <w:rPr>
          <w:sz w:val="22"/>
          <w:szCs w:val="22"/>
        </w:rPr>
        <w:t xml:space="preserve"> convened around 140 participants</w:t>
      </w:r>
      <w:r w:rsidR="00B41BF4" w:rsidRPr="00353EBB">
        <w:rPr>
          <w:sz w:val="22"/>
          <w:szCs w:val="22"/>
        </w:rPr>
        <w:t>. T</w:t>
      </w:r>
      <w:r w:rsidR="00842603" w:rsidRPr="00353EBB">
        <w:rPr>
          <w:sz w:val="22"/>
          <w:szCs w:val="22"/>
        </w:rPr>
        <w:t>his included</w:t>
      </w:r>
      <w:r w:rsidRPr="00353EBB">
        <w:rPr>
          <w:sz w:val="22"/>
          <w:szCs w:val="22"/>
        </w:rPr>
        <w:t xml:space="preserve"> expert-facilitated breakout session</w:t>
      </w:r>
      <w:r w:rsidR="00842603" w:rsidRPr="00353EBB">
        <w:rPr>
          <w:sz w:val="22"/>
          <w:szCs w:val="22"/>
        </w:rPr>
        <w:t xml:space="preserve">s, where </w:t>
      </w:r>
      <w:r w:rsidR="006B3D40" w:rsidRPr="00353EBB">
        <w:rPr>
          <w:sz w:val="22"/>
          <w:szCs w:val="22"/>
        </w:rPr>
        <w:t>city officials developed project ideas and filled them into</w:t>
      </w:r>
      <w:r w:rsidRPr="00353EBB">
        <w:rPr>
          <w:sz w:val="22"/>
          <w:szCs w:val="22"/>
        </w:rPr>
        <w:t xml:space="preserve"> the Gap Fund’s E</w:t>
      </w:r>
      <w:r w:rsidR="006B3D40" w:rsidRPr="00353EBB">
        <w:rPr>
          <w:sz w:val="22"/>
          <w:szCs w:val="22"/>
        </w:rPr>
        <w:t xml:space="preserve">xpression of </w:t>
      </w:r>
      <w:r w:rsidRPr="00353EBB">
        <w:rPr>
          <w:sz w:val="22"/>
          <w:szCs w:val="22"/>
        </w:rPr>
        <w:t>I</w:t>
      </w:r>
      <w:r w:rsidR="006B3D40" w:rsidRPr="00353EBB">
        <w:rPr>
          <w:sz w:val="22"/>
          <w:szCs w:val="22"/>
        </w:rPr>
        <w:t>nterest</w:t>
      </w:r>
      <w:r w:rsidRPr="00353EBB">
        <w:rPr>
          <w:sz w:val="22"/>
          <w:szCs w:val="22"/>
        </w:rPr>
        <w:t xml:space="preserve"> template</w:t>
      </w:r>
      <w:r w:rsidR="006B3D40" w:rsidRPr="00353EBB">
        <w:rPr>
          <w:sz w:val="22"/>
          <w:szCs w:val="22"/>
        </w:rPr>
        <w:t>s</w:t>
      </w:r>
      <w:r w:rsidRPr="00353EBB">
        <w:rPr>
          <w:sz w:val="22"/>
          <w:szCs w:val="22"/>
        </w:rPr>
        <w:t>. The Hub also helped connect GCoM’s early</w:t>
      </w:r>
      <w:r w:rsidR="00F14C81" w:rsidRPr="00353EBB">
        <w:rPr>
          <w:sz w:val="22"/>
          <w:szCs w:val="22"/>
        </w:rPr>
        <w:t xml:space="preserve">-stage </w:t>
      </w:r>
      <w:r w:rsidRPr="00353EBB">
        <w:rPr>
          <w:sz w:val="22"/>
          <w:szCs w:val="22"/>
        </w:rPr>
        <w:t xml:space="preserve">project origination work with FELICITY II and the Gap Fund, while </w:t>
      </w:r>
      <w:r w:rsidR="00313573" w:rsidRPr="00353EBB">
        <w:rPr>
          <w:sz w:val="22"/>
          <w:szCs w:val="22"/>
        </w:rPr>
        <w:t xml:space="preserve">obtaining </w:t>
      </w:r>
      <w:r w:rsidR="00A21F44" w:rsidRPr="00353EBB">
        <w:rPr>
          <w:sz w:val="22"/>
          <w:szCs w:val="22"/>
        </w:rPr>
        <w:t>financing commitments and agreements from</w:t>
      </w:r>
      <w:r w:rsidRPr="00353EBB">
        <w:rPr>
          <w:sz w:val="22"/>
          <w:szCs w:val="22"/>
        </w:rPr>
        <w:t xml:space="preserve"> international financiers such as the </w:t>
      </w:r>
      <w:r w:rsidR="00FB2871" w:rsidRPr="00353EBB">
        <w:rPr>
          <w:sz w:val="22"/>
          <w:szCs w:val="22"/>
        </w:rPr>
        <w:t>European Investment Bank</w:t>
      </w:r>
      <w:r w:rsidRPr="00353EBB">
        <w:rPr>
          <w:sz w:val="22"/>
          <w:szCs w:val="22"/>
        </w:rPr>
        <w:t xml:space="preserve"> and </w:t>
      </w:r>
      <w:r w:rsidR="00FB2871" w:rsidRPr="00353EBB">
        <w:rPr>
          <w:sz w:val="22"/>
          <w:szCs w:val="22"/>
        </w:rPr>
        <w:t>the Green Climate Fund</w:t>
      </w:r>
      <w:r w:rsidRPr="00353EBB">
        <w:rPr>
          <w:sz w:val="22"/>
          <w:szCs w:val="22"/>
        </w:rPr>
        <w:t xml:space="preserve"> </w:t>
      </w:r>
      <w:r w:rsidR="00007660" w:rsidRPr="00353EBB">
        <w:rPr>
          <w:sz w:val="22"/>
          <w:szCs w:val="22"/>
        </w:rPr>
        <w:t>alongside</w:t>
      </w:r>
      <w:r w:rsidRPr="00353EBB">
        <w:rPr>
          <w:sz w:val="22"/>
          <w:szCs w:val="22"/>
        </w:rPr>
        <w:t xml:space="preserve"> </w:t>
      </w:r>
      <w:r w:rsidR="00007660" w:rsidRPr="00353EBB">
        <w:rPr>
          <w:sz w:val="22"/>
          <w:szCs w:val="22"/>
        </w:rPr>
        <w:t xml:space="preserve">providing them with a </w:t>
      </w:r>
      <w:r w:rsidRPr="00353EBB">
        <w:rPr>
          <w:sz w:val="22"/>
          <w:szCs w:val="22"/>
        </w:rPr>
        <w:t xml:space="preserve">clearer view of an emerging </w:t>
      </w:r>
      <w:r w:rsidR="00FB2871" w:rsidRPr="00353EBB">
        <w:rPr>
          <w:sz w:val="22"/>
          <w:szCs w:val="22"/>
        </w:rPr>
        <w:t>portfolio</w:t>
      </w:r>
      <w:r w:rsidRPr="00353EBB">
        <w:rPr>
          <w:sz w:val="22"/>
          <w:szCs w:val="22"/>
        </w:rPr>
        <w:t xml:space="preserve"> of </w:t>
      </w:r>
      <w:r w:rsidR="00FB2871" w:rsidRPr="00353EBB">
        <w:rPr>
          <w:sz w:val="22"/>
          <w:szCs w:val="22"/>
        </w:rPr>
        <w:t>building</w:t>
      </w:r>
      <w:r w:rsidRPr="00353EBB">
        <w:rPr>
          <w:sz w:val="22"/>
          <w:szCs w:val="22"/>
        </w:rPr>
        <w:t xml:space="preserve"> retrofit projects.</w:t>
      </w:r>
      <w:r w:rsidR="00186F11" w:rsidRPr="00353EBB">
        <w:rPr>
          <w:rStyle w:val="FootnoteReference"/>
          <w:sz w:val="22"/>
          <w:szCs w:val="22"/>
        </w:rPr>
        <w:footnoteReference w:id="87"/>
      </w:r>
      <w:r w:rsidR="00021820" w:rsidRPr="00353EBB">
        <w:rPr>
          <w:sz w:val="22"/>
          <w:szCs w:val="22"/>
        </w:rPr>
        <w:t xml:space="preserve"> </w:t>
      </w:r>
    </w:p>
    <w:p w14:paraId="61181632" w14:textId="77777777" w:rsidR="00C3561C" w:rsidRPr="00353EBB" w:rsidRDefault="00C3561C" w:rsidP="00C3561C">
      <w:pPr>
        <w:pStyle w:val="ListParagraph"/>
        <w:rPr>
          <w:sz w:val="22"/>
          <w:szCs w:val="22"/>
        </w:rPr>
      </w:pPr>
    </w:p>
    <w:p w14:paraId="2536E804" w14:textId="41C0130B" w:rsidR="00DE4B54" w:rsidRDefault="00D375DD" w:rsidP="00F700E3">
      <w:pPr>
        <w:pStyle w:val="ListParagraph"/>
        <w:numPr>
          <w:ilvl w:val="0"/>
          <w:numId w:val="57"/>
        </w:numPr>
        <w:rPr>
          <w:sz w:val="20"/>
          <w:szCs w:val="20"/>
        </w:rPr>
      </w:pPr>
      <w:r w:rsidRPr="00353EBB">
        <w:rPr>
          <w:b/>
          <w:bCs/>
          <w:sz w:val="22"/>
          <w:szCs w:val="22"/>
        </w:rPr>
        <w:t>CCFLA’s Brazil Local Hub</w:t>
      </w:r>
      <w:r w:rsidRPr="00353EBB">
        <w:rPr>
          <w:sz w:val="22"/>
          <w:szCs w:val="22"/>
        </w:rPr>
        <w:t xml:space="preserve"> works as a place-based implementation platform that brings together 50 local</w:t>
      </w:r>
      <w:r w:rsidR="00346490" w:rsidRPr="00353EBB">
        <w:rPr>
          <w:sz w:val="22"/>
          <w:szCs w:val="22"/>
        </w:rPr>
        <w:t xml:space="preserve">, national </w:t>
      </w:r>
      <w:r w:rsidRPr="00353EBB">
        <w:rPr>
          <w:sz w:val="22"/>
          <w:szCs w:val="22"/>
        </w:rPr>
        <w:t>and global partners to help cities facing floods, droughts and infrastructure gaps move from fragmented demand to more coordinated urban climate action. Rather than operating as a stand-alone convening effort, it is built around two implementation-oriented initiatives: a community-of-practice that aligns actors and accelerates implementation, and the PCVR Project Bank, co-developed with Brazil’s</w:t>
      </w:r>
      <w:r w:rsidR="00346490" w:rsidRPr="00353EBB">
        <w:rPr>
          <w:sz w:val="22"/>
          <w:szCs w:val="22"/>
        </w:rPr>
        <w:t xml:space="preserve"> </w:t>
      </w:r>
      <w:r w:rsidRPr="00353EBB">
        <w:rPr>
          <w:sz w:val="22"/>
          <w:szCs w:val="22"/>
        </w:rPr>
        <w:t>Ministry of the Environment, which maps subnational urban projects at different stages so they can be matched more effectively with technical assistance, funding and finance</w:t>
      </w:r>
      <w:r w:rsidRPr="00D375DD">
        <w:rPr>
          <w:sz w:val="20"/>
          <w:szCs w:val="20"/>
        </w:rPr>
        <w:t>.</w:t>
      </w:r>
      <w:r w:rsidR="00353EBB">
        <w:rPr>
          <w:rStyle w:val="FootnoteReference"/>
          <w:sz w:val="20"/>
          <w:szCs w:val="20"/>
        </w:rPr>
        <w:footnoteReference w:id="88"/>
      </w:r>
    </w:p>
    <w:p w14:paraId="118B07E4" w14:textId="77777777" w:rsidR="00F40A9D" w:rsidRPr="00F40A9D" w:rsidRDefault="00F40A9D" w:rsidP="00F40A9D">
      <w:pPr>
        <w:pStyle w:val="ListParagraph"/>
        <w:rPr>
          <w:sz w:val="20"/>
          <w:szCs w:val="20"/>
        </w:rPr>
      </w:pPr>
    </w:p>
    <w:p w14:paraId="33DBC7C1" w14:textId="655C0586" w:rsidR="00F40A9D" w:rsidRPr="00F40A9D" w:rsidRDefault="00F40A9D" w:rsidP="00F40A9D">
      <w:pPr>
        <w:rPr>
          <w:sz w:val="20"/>
          <w:szCs w:val="20"/>
        </w:rPr>
      </w:pPr>
      <w:r w:rsidRPr="1A26A1EC">
        <w:rPr>
          <w:sz w:val="20"/>
          <w:szCs w:val="20"/>
        </w:rPr>
        <w:t xml:space="preserve">Click </w:t>
      </w:r>
      <w:hyperlink r:id="rId42">
        <w:r w:rsidRPr="1A26A1EC">
          <w:rPr>
            <w:rStyle w:val="Hyperlink"/>
          </w:rPr>
          <w:t>here</w:t>
        </w:r>
      </w:hyperlink>
      <w:r w:rsidRPr="1A26A1EC">
        <w:rPr>
          <w:sz w:val="20"/>
          <w:szCs w:val="20"/>
        </w:rPr>
        <w:t xml:space="preserve"> to know more about CCFLA Local Hubs</w:t>
      </w:r>
    </w:p>
    <w:p w14:paraId="5DA9D6FD" w14:textId="77777777" w:rsidR="00D9665C" w:rsidRPr="00D9665C" w:rsidRDefault="00D9665C" w:rsidP="00D9665C">
      <w:pPr>
        <w:pStyle w:val="ListParagraph"/>
        <w:rPr>
          <w:sz w:val="20"/>
          <w:szCs w:val="20"/>
        </w:rPr>
      </w:pPr>
    </w:p>
    <w:p w14:paraId="0C9643AB" w14:textId="659BB1C2" w:rsidR="004F5C78" w:rsidRDefault="004C5A81" w:rsidP="20780E09">
      <w:pPr>
        <w:rPr>
          <w:rFonts w:eastAsia="Avenir Next LT Pro" w:cs="Avenir Next LT Pro"/>
          <w:sz w:val="22"/>
          <w:szCs w:val="22"/>
        </w:rPr>
      </w:pPr>
      <w:r w:rsidRPr="33357F6C">
        <w:rPr>
          <w:rFonts w:eastAsia="Avenir Next LT Pro" w:cs="Avenir Next LT Pro"/>
          <w:b/>
          <w:bCs/>
          <w:sz w:val="22"/>
          <w:szCs w:val="22"/>
        </w:rPr>
        <w:t>CITIIS 2.0 (City Investments to Innovate, Integrate and Sustain)</w:t>
      </w:r>
      <w:r w:rsidRPr="33357F6C">
        <w:rPr>
          <w:rFonts w:eastAsia="Avenir Next LT Pro" w:cs="Avenir Next LT Pro"/>
          <w:sz w:val="22"/>
          <w:szCs w:val="22"/>
        </w:rPr>
        <w:t xml:space="preserve"> in India shows how a national programme can create a collaborative portfolio environment that helps cities to implement their climate-related project portfolios. </w:t>
      </w:r>
      <w:r w:rsidR="005C1755" w:rsidRPr="33357F6C">
        <w:rPr>
          <w:rFonts w:eastAsia="Avenir Next LT Pro" w:cs="Avenir Next LT Pro"/>
          <w:sz w:val="22"/>
          <w:szCs w:val="22"/>
        </w:rPr>
        <w:t xml:space="preserve">Conceived by the Ministry of Housing and Urban Affairs with the French Development Agency, KfW, the European Union and </w:t>
      </w:r>
      <w:r w:rsidR="004F5C78">
        <w:rPr>
          <w:rFonts w:eastAsia="Avenir Next LT Pro" w:cs="Avenir Next LT Pro"/>
          <w:sz w:val="22"/>
          <w:szCs w:val="22"/>
        </w:rPr>
        <w:t>the National Institute of Urban Affairs (NIUA)</w:t>
      </w:r>
      <w:r w:rsidR="005C1755" w:rsidRPr="33357F6C">
        <w:rPr>
          <w:rFonts w:eastAsia="Avenir Next LT Pro" w:cs="Avenir Next LT Pro"/>
          <w:sz w:val="22"/>
          <w:szCs w:val="22"/>
        </w:rPr>
        <w:t>, the programme supports up to 18 competitively selected city projects focused on circular economy and integrated waste management, while also backing state-level climate action and national-level institutional strengthening. The programme is coordinated through a PMU at NIUA, which the operational guidelines say is responsible for overall management and support on project management, environmental and social safeguards, monitoring and evaluation, knowledge capitalisation, and communications and outreach</w:t>
      </w:r>
      <w:r w:rsidR="00E82F22" w:rsidRPr="33357F6C">
        <w:rPr>
          <w:rFonts w:eastAsia="Avenir Next LT Pro" w:cs="Avenir Next LT Pro"/>
          <w:sz w:val="22"/>
          <w:szCs w:val="22"/>
        </w:rPr>
        <w:t>. S</w:t>
      </w:r>
      <w:r w:rsidR="005C1755" w:rsidRPr="33357F6C">
        <w:rPr>
          <w:rFonts w:eastAsia="Avenir Next LT Pro" w:cs="Avenir Next LT Pro"/>
          <w:sz w:val="22"/>
          <w:szCs w:val="22"/>
        </w:rPr>
        <w:t xml:space="preserve">elected cities are supported by domestic experts and a pool of international mentors and transversal experts, with domestic experts providing day-to-day assistance and regular on-site missions. Governance </w:t>
      </w:r>
      <w:r w:rsidR="001152A8" w:rsidRPr="33357F6C">
        <w:rPr>
          <w:rFonts w:eastAsia="Avenir Next LT Pro" w:cs="Avenir Next LT Pro"/>
          <w:sz w:val="22"/>
          <w:szCs w:val="22"/>
        </w:rPr>
        <w:t xml:space="preserve">of CITIIS is </w:t>
      </w:r>
      <w:r w:rsidR="005C1755" w:rsidRPr="33357F6C">
        <w:rPr>
          <w:rFonts w:eastAsia="Avenir Next LT Pro" w:cs="Avenir Next LT Pro"/>
          <w:sz w:val="22"/>
          <w:szCs w:val="22"/>
        </w:rPr>
        <w:t xml:space="preserve">reinforced through a jury and an Apex Committee for final selection and periodic review, helping connect funding decisions to delivery capacity and accountability. </w:t>
      </w:r>
    </w:p>
    <w:p w14:paraId="425A4A19" w14:textId="77777777" w:rsidR="004F5C78" w:rsidRDefault="004F5C78" w:rsidP="20780E09">
      <w:pPr>
        <w:rPr>
          <w:rFonts w:eastAsia="Avenir Next LT Pro" w:cs="Avenir Next LT Pro"/>
          <w:sz w:val="22"/>
          <w:szCs w:val="22"/>
        </w:rPr>
      </w:pPr>
    </w:p>
    <w:p w14:paraId="0B444355" w14:textId="41C875C1" w:rsidR="4D931848" w:rsidRDefault="4D931848" w:rsidP="20780E09">
      <w:r w:rsidRPr="33357F6C">
        <w:rPr>
          <w:rFonts w:eastAsia="Avenir Next LT Pro" w:cs="Avenir Next LT Pro"/>
          <w:sz w:val="22"/>
          <w:szCs w:val="22"/>
        </w:rPr>
        <w:t xml:space="preserve">Click </w:t>
      </w:r>
      <w:hyperlink r:id="rId43">
        <w:r w:rsidRPr="33357F6C">
          <w:rPr>
            <w:rStyle w:val="Hyperlink"/>
          </w:rPr>
          <w:t>here</w:t>
        </w:r>
      </w:hyperlink>
      <w:r w:rsidRPr="33357F6C">
        <w:rPr>
          <w:rFonts w:eastAsia="Avenir Next LT Pro" w:cs="Avenir Next LT Pro"/>
          <w:sz w:val="22"/>
          <w:szCs w:val="22"/>
        </w:rPr>
        <w:t xml:space="preserve"> to know more about </w:t>
      </w:r>
      <w:r>
        <w:t>CITIIS</w:t>
      </w:r>
      <w:r w:rsidR="001152A8">
        <w:t xml:space="preserve">. </w:t>
      </w:r>
    </w:p>
    <w:p w14:paraId="517B0577" w14:textId="77777777" w:rsidR="00A267D5" w:rsidRDefault="00A267D5" w:rsidP="00A267D5"/>
    <w:p w14:paraId="0C6E0D95" w14:textId="57F4D163" w:rsidR="00A267D5" w:rsidRDefault="00C172D0" w:rsidP="00021B95">
      <w:pPr>
        <w:pStyle w:val="Heading4"/>
      </w:pPr>
      <w:r>
        <w:lastRenderedPageBreak/>
        <w:t>Transferability</w:t>
      </w:r>
      <w:r w:rsidR="004F5C78">
        <w:t xml:space="preserve"> considerations</w:t>
      </w:r>
    </w:p>
    <w:p w14:paraId="1E650A8F" w14:textId="77777777" w:rsidR="0003438B" w:rsidRDefault="0003438B" w:rsidP="0003438B"/>
    <w:p w14:paraId="78A6AE23" w14:textId="06F75B38" w:rsidR="00657BE3" w:rsidRDefault="00657BE3" w:rsidP="00F700E3">
      <w:pPr>
        <w:pStyle w:val="ListParagraph"/>
        <w:numPr>
          <w:ilvl w:val="0"/>
          <w:numId w:val="58"/>
        </w:numPr>
        <w:rPr>
          <w:sz w:val="22"/>
          <w:szCs w:val="22"/>
        </w:rPr>
      </w:pPr>
      <w:r w:rsidRPr="00657BE3">
        <w:rPr>
          <w:b/>
          <w:bCs/>
          <w:sz w:val="22"/>
          <w:szCs w:val="22"/>
        </w:rPr>
        <w:t xml:space="preserve">Transfer the </w:t>
      </w:r>
      <w:r>
        <w:rPr>
          <w:b/>
          <w:bCs/>
          <w:sz w:val="22"/>
          <w:szCs w:val="22"/>
        </w:rPr>
        <w:t xml:space="preserve">core functions of </w:t>
      </w:r>
      <w:r w:rsidR="00597A1F">
        <w:rPr>
          <w:b/>
          <w:bCs/>
          <w:sz w:val="22"/>
          <w:szCs w:val="22"/>
        </w:rPr>
        <w:t>implementation environments</w:t>
      </w:r>
      <w:r>
        <w:rPr>
          <w:b/>
          <w:bCs/>
          <w:sz w:val="22"/>
          <w:szCs w:val="22"/>
        </w:rPr>
        <w:t xml:space="preserve">, while keeping </w:t>
      </w:r>
      <w:r w:rsidRPr="00657BE3">
        <w:rPr>
          <w:b/>
          <w:bCs/>
          <w:sz w:val="22"/>
          <w:szCs w:val="22"/>
        </w:rPr>
        <w:t>the institutional form</w:t>
      </w:r>
      <w:r>
        <w:rPr>
          <w:b/>
          <w:bCs/>
          <w:sz w:val="22"/>
          <w:szCs w:val="22"/>
        </w:rPr>
        <w:t xml:space="preserve"> adaptable</w:t>
      </w:r>
      <w:r w:rsidRPr="00657BE3">
        <w:rPr>
          <w:b/>
          <w:bCs/>
          <w:sz w:val="22"/>
          <w:szCs w:val="22"/>
        </w:rPr>
        <w:t>.</w:t>
      </w:r>
      <w:r w:rsidRPr="00657BE3">
        <w:rPr>
          <w:sz w:val="22"/>
          <w:szCs w:val="22"/>
        </w:rPr>
        <w:t xml:space="preserve"> The transferable core is a defined local system or place, a shared mission, system mapping, a portfolio approach, continuous orchestration, learning and pathways to finance and scale. The institution leading these functions should reflect the governance context.</w:t>
      </w:r>
    </w:p>
    <w:p w14:paraId="7C26C0E9" w14:textId="2E695C18" w:rsidR="007D42E5" w:rsidRPr="00C339C6" w:rsidRDefault="007D42E5" w:rsidP="00C339C6">
      <w:pPr>
        <w:pStyle w:val="ListParagraph"/>
        <w:numPr>
          <w:ilvl w:val="0"/>
          <w:numId w:val="58"/>
        </w:numPr>
        <w:rPr>
          <w:sz w:val="22"/>
          <w:szCs w:val="22"/>
        </w:rPr>
      </w:pPr>
      <w:r w:rsidRPr="007D42E5">
        <w:rPr>
          <w:b/>
          <w:bCs/>
          <w:sz w:val="22"/>
          <w:szCs w:val="22"/>
        </w:rPr>
        <w:t>Keep implementation locally grounded.</w:t>
      </w:r>
      <w:r w:rsidRPr="007D42E5">
        <w:rPr>
          <w:sz w:val="22"/>
          <w:szCs w:val="22"/>
        </w:rPr>
        <w:t xml:space="preserve"> Deep transition challenges cannot be solved by externally assembled consortia alone. Local actors with knowledge, mandate, relationships and implementation capacity should anchor the process, while external partners add specialist capabilities.</w:t>
      </w:r>
      <w:r w:rsidR="00C339C6">
        <w:rPr>
          <w:sz w:val="22"/>
          <w:szCs w:val="22"/>
        </w:rPr>
        <w:t xml:space="preserve"> The examples cited above defined their own local priorities, i.e., decarbonization in Lund, land aggregation in Bristol or project preparation for low-carbon building retrofits in Central Asia. </w:t>
      </w:r>
    </w:p>
    <w:p w14:paraId="3848ECBE" w14:textId="2760A1AC" w:rsidR="0016389A" w:rsidRPr="009A78A2" w:rsidRDefault="007D466B" w:rsidP="00F700E3">
      <w:pPr>
        <w:pStyle w:val="ListParagraph"/>
        <w:numPr>
          <w:ilvl w:val="0"/>
          <w:numId w:val="58"/>
        </w:numPr>
        <w:rPr>
          <w:sz w:val="22"/>
          <w:szCs w:val="22"/>
        </w:rPr>
      </w:pPr>
      <w:r w:rsidRPr="009A78A2">
        <w:rPr>
          <w:b/>
          <w:bCs/>
          <w:sz w:val="22"/>
          <w:szCs w:val="22"/>
        </w:rPr>
        <w:t>Embed implementation in the institution best placed to provide political mandate, coordination and continuity.</w:t>
      </w:r>
      <w:r w:rsidRPr="009A78A2">
        <w:rPr>
          <w:sz w:val="22"/>
          <w:szCs w:val="22"/>
        </w:rPr>
        <w:t xml:space="preserve"> Where local governments have sufficient autonomy and capacity (e.g., </w:t>
      </w:r>
      <w:r w:rsidR="00EB5CC9" w:rsidRPr="009A78A2">
        <w:rPr>
          <w:sz w:val="22"/>
          <w:szCs w:val="22"/>
        </w:rPr>
        <w:t>system demonstrators in Lund, Bristol and Bogota)</w:t>
      </w:r>
      <w:r w:rsidRPr="009A78A2">
        <w:rPr>
          <w:sz w:val="22"/>
          <w:szCs w:val="22"/>
        </w:rPr>
        <w:t xml:space="preserve">, they can anchor the process directly; where they do not, national ministries, </w:t>
      </w:r>
      <w:r w:rsidR="00EB5CC9" w:rsidRPr="009A78A2">
        <w:rPr>
          <w:sz w:val="22"/>
          <w:szCs w:val="22"/>
        </w:rPr>
        <w:t xml:space="preserve">international </w:t>
      </w:r>
      <w:r w:rsidRPr="009A78A2">
        <w:rPr>
          <w:sz w:val="22"/>
          <w:szCs w:val="22"/>
        </w:rPr>
        <w:t xml:space="preserve">agencies or </w:t>
      </w:r>
      <w:r w:rsidR="00EB5CC9" w:rsidRPr="009A78A2">
        <w:rPr>
          <w:sz w:val="22"/>
          <w:szCs w:val="22"/>
        </w:rPr>
        <w:t xml:space="preserve">other </w:t>
      </w:r>
      <w:r w:rsidRPr="009A78A2">
        <w:rPr>
          <w:sz w:val="22"/>
          <w:szCs w:val="22"/>
        </w:rPr>
        <w:t>intermediaries</w:t>
      </w:r>
      <w:r w:rsidR="003D0B01" w:rsidRPr="009A78A2">
        <w:rPr>
          <w:sz w:val="22"/>
          <w:szCs w:val="22"/>
        </w:rPr>
        <w:t xml:space="preserve"> (i.e., CCFLA for Local Hubs</w:t>
      </w:r>
      <w:r w:rsidR="001B4187">
        <w:rPr>
          <w:sz w:val="22"/>
          <w:szCs w:val="22"/>
        </w:rPr>
        <w:t xml:space="preserve"> </w:t>
      </w:r>
      <w:r w:rsidR="001B4187" w:rsidRPr="004F5C78">
        <w:rPr>
          <w:sz w:val="22"/>
          <w:szCs w:val="22"/>
        </w:rPr>
        <w:t xml:space="preserve">or </w:t>
      </w:r>
      <w:r w:rsidR="00915CCF" w:rsidRPr="004F5C78">
        <w:rPr>
          <w:sz w:val="22"/>
          <w:szCs w:val="22"/>
        </w:rPr>
        <w:t>a national agency, NIUA,</w:t>
      </w:r>
      <w:r w:rsidR="002B01AA" w:rsidRPr="004F5C78">
        <w:rPr>
          <w:sz w:val="22"/>
          <w:szCs w:val="22"/>
        </w:rPr>
        <w:t xml:space="preserve"> </w:t>
      </w:r>
      <w:r w:rsidR="001B4187" w:rsidRPr="004F5C78">
        <w:rPr>
          <w:sz w:val="22"/>
          <w:szCs w:val="22"/>
        </w:rPr>
        <w:t>in CITIIS 2.0</w:t>
      </w:r>
      <w:r w:rsidR="003D0B01" w:rsidRPr="009A78A2">
        <w:rPr>
          <w:sz w:val="22"/>
          <w:szCs w:val="22"/>
        </w:rPr>
        <w:t>)</w:t>
      </w:r>
      <w:r w:rsidRPr="009A78A2">
        <w:rPr>
          <w:sz w:val="22"/>
          <w:szCs w:val="22"/>
        </w:rPr>
        <w:t xml:space="preserve"> can provide the convening power and long-term ownership needed to sustain implementation and scale.</w:t>
      </w:r>
    </w:p>
    <w:p w14:paraId="5FFF96B5" w14:textId="331CBDDD" w:rsidR="00052817" w:rsidRDefault="00FB4454" w:rsidP="00F700E3">
      <w:pPr>
        <w:pStyle w:val="ListParagraph"/>
        <w:numPr>
          <w:ilvl w:val="0"/>
          <w:numId w:val="58"/>
        </w:numPr>
        <w:rPr>
          <w:sz w:val="22"/>
          <w:szCs w:val="22"/>
        </w:rPr>
      </w:pPr>
      <w:r w:rsidRPr="00FB4454">
        <w:rPr>
          <w:b/>
          <w:bCs/>
          <w:sz w:val="22"/>
          <w:szCs w:val="22"/>
        </w:rPr>
        <w:t xml:space="preserve">Funding and participation arrangements should fit the governance </w:t>
      </w:r>
      <w:r>
        <w:rPr>
          <w:b/>
          <w:bCs/>
          <w:sz w:val="22"/>
          <w:szCs w:val="22"/>
        </w:rPr>
        <w:t xml:space="preserve">and institutional </w:t>
      </w:r>
      <w:r w:rsidRPr="00FB4454">
        <w:rPr>
          <w:b/>
          <w:bCs/>
          <w:sz w:val="22"/>
          <w:szCs w:val="22"/>
        </w:rPr>
        <w:t>context.</w:t>
      </w:r>
      <w:r w:rsidRPr="00FB4454">
        <w:rPr>
          <w:sz w:val="22"/>
          <w:szCs w:val="22"/>
        </w:rPr>
        <w:t xml:space="preserve"> </w:t>
      </w:r>
      <w:r w:rsidR="0057686A">
        <w:rPr>
          <w:sz w:val="22"/>
          <w:szCs w:val="22"/>
        </w:rPr>
        <w:t>Whether participating members in a portfolio implementation environment have</w:t>
      </w:r>
      <w:r w:rsidRPr="00FB4454">
        <w:rPr>
          <w:sz w:val="22"/>
          <w:szCs w:val="22"/>
        </w:rPr>
        <w:t xml:space="preserve"> funded roles, in-kind </w:t>
      </w:r>
      <w:r w:rsidR="00813FCB">
        <w:rPr>
          <w:sz w:val="22"/>
          <w:szCs w:val="22"/>
        </w:rPr>
        <w:t>contributions</w:t>
      </w:r>
      <w:r w:rsidRPr="00FB4454">
        <w:rPr>
          <w:sz w:val="22"/>
          <w:szCs w:val="22"/>
        </w:rPr>
        <w:t xml:space="preserve"> </w:t>
      </w:r>
      <w:r w:rsidR="00813FCB">
        <w:rPr>
          <w:sz w:val="22"/>
          <w:szCs w:val="22"/>
        </w:rPr>
        <w:t>or</w:t>
      </w:r>
      <w:r w:rsidRPr="00FB4454">
        <w:rPr>
          <w:sz w:val="22"/>
          <w:szCs w:val="22"/>
        </w:rPr>
        <w:t xml:space="preserve"> voluntary commitments will vary by </w:t>
      </w:r>
      <w:r w:rsidR="00813FCB">
        <w:rPr>
          <w:sz w:val="22"/>
          <w:szCs w:val="22"/>
        </w:rPr>
        <w:t>fiscal capacities, partnership needs and the enabling environments</w:t>
      </w:r>
      <w:r w:rsidR="004C1D58">
        <w:rPr>
          <w:sz w:val="22"/>
          <w:szCs w:val="22"/>
        </w:rPr>
        <w:t xml:space="preserve"> –</w:t>
      </w:r>
      <w:r w:rsidRPr="00FB4454">
        <w:rPr>
          <w:sz w:val="22"/>
          <w:szCs w:val="22"/>
        </w:rPr>
        <w:t xml:space="preserve"> what matters is that the model is strong enough to sustain engagement and keep the implementation environment moving. </w:t>
      </w:r>
      <w:r w:rsidR="000A63BC">
        <w:rPr>
          <w:sz w:val="22"/>
          <w:szCs w:val="22"/>
        </w:rPr>
        <w:t xml:space="preserve">For example, </w:t>
      </w:r>
      <w:r w:rsidR="00DA778D">
        <w:rPr>
          <w:sz w:val="22"/>
          <w:szCs w:val="22"/>
        </w:rPr>
        <w:t xml:space="preserve">the Swedish system demonstrators funded all consortium partners while the local hubs </w:t>
      </w:r>
      <w:commentRangeStart w:id="86"/>
      <w:r w:rsidR="0076114F">
        <w:rPr>
          <w:sz w:val="22"/>
          <w:szCs w:val="22"/>
        </w:rPr>
        <w:t>engaged stakeholders without direct funding.</w:t>
      </w:r>
      <w:r w:rsidR="0076114F">
        <w:rPr>
          <w:rStyle w:val="FootnoteReference"/>
          <w:sz w:val="22"/>
          <w:szCs w:val="22"/>
        </w:rPr>
        <w:footnoteReference w:id="89"/>
      </w:r>
      <w:r w:rsidR="0076114F">
        <w:rPr>
          <w:sz w:val="22"/>
          <w:szCs w:val="22"/>
        </w:rPr>
        <w:t xml:space="preserve"> </w:t>
      </w:r>
      <w:commentRangeEnd w:id="86"/>
      <w:r w:rsidR="003A0FF1">
        <w:rPr>
          <w:rStyle w:val="CommentReference"/>
          <w:sz w:val="22"/>
          <w:szCs w:val="22"/>
        </w:rPr>
        <w:commentReference w:id="86"/>
      </w:r>
    </w:p>
    <w:p w14:paraId="44A5DC3A" w14:textId="4B76372D" w:rsidR="00EF1ED5" w:rsidRDefault="00EF1ED5" w:rsidP="00F700E3">
      <w:pPr>
        <w:pStyle w:val="ListParagraph"/>
        <w:numPr>
          <w:ilvl w:val="0"/>
          <w:numId w:val="58"/>
        </w:numPr>
        <w:rPr>
          <w:sz w:val="22"/>
          <w:szCs w:val="22"/>
        </w:rPr>
      </w:pPr>
      <w:r w:rsidRPr="00C2239E">
        <w:rPr>
          <w:b/>
          <w:bCs/>
          <w:sz w:val="22"/>
          <w:szCs w:val="22"/>
        </w:rPr>
        <w:t>Phase</w:t>
      </w:r>
      <w:r w:rsidR="00870FB2" w:rsidRPr="00C2239E">
        <w:rPr>
          <w:b/>
          <w:bCs/>
          <w:sz w:val="22"/>
          <w:szCs w:val="22"/>
        </w:rPr>
        <w:t xml:space="preserve"> the implementation based on system readiness.</w:t>
      </w:r>
      <w:r w:rsidR="00870FB2">
        <w:rPr>
          <w:sz w:val="22"/>
          <w:szCs w:val="22"/>
        </w:rPr>
        <w:t xml:space="preserve"> </w:t>
      </w:r>
      <w:r w:rsidR="002F7743">
        <w:rPr>
          <w:sz w:val="22"/>
          <w:szCs w:val="22"/>
        </w:rPr>
        <w:t xml:space="preserve">In contexts with low readiness levels, implementation should focus on </w:t>
      </w:r>
      <w:r w:rsidR="00C33BD5">
        <w:rPr>
          <w:sz w:val="22"/>
          <w:szCs w:val="22"/>
        </w:rPr>
        <w:t>diagnostics, convening, mapping and coalition building (e.g., Central Asia Hub)</w:t>
      </w:r>
      <w:r w:rsidR="00A41B2D">
        <w:rPr>
          <w:sz w:val="22"/>
          <w:szCs w:val="22"/>
        </w:rPr>
        <w:t>. As readiness increases, focus should shift towards investment planning, testbed selection and portfolio development (see Action 4</w:t>
      </w:r>
      <w:r w:rsidR="00E820C0">
        <w:rPr>
          <w:sz w:val="22"/>
          <w:szCs w:val="22"/>
        </w:rPr>
        <w:t xml:space="preserve"> for guidance on these). Full implementation should be financed once the mission is co-owned, the coordination function is in place</w:t>
      </w:r>
      <w:r w:rsidR="00C2239E">
        <w:rPr>
          <w:sz w:val="22"/>
          <w:szCs w:val="22"/>
        </w:rPr>
        <w:t xml:space="preserve">, stakeholders are mobilized, barriers are known and a portfolio is in place. </w:t>
      </w:r>
    </w:p>
    <w:p w14:paraId="43C74427" w14:textId="646B0787" w:rsidR="007A689C" w:rsidRDefault="007A689C" w:rsidP="00F700E3">
      <w:pPr>
        <w:pStyle w:val="ListParagraph"/>
        <w:numPr>
          <w:ilvl w:val="0"/>
          <w:numId w:val="58"/>
        </w:numPr>
        <w:rPr>
          <w:sz w:val="22"/>
          <w:szCs w:val="22"/>
        </w:rPr>
      </w:pPr>
      <w:r w:rsidRPr="007A689C">
        <w:rPr>
          <w:b/>
          <w:bCs/>
          <w:sz w:val="22"/>
          <w:szCs w:val="22"/>
        </w:rPr>
        <w:t>Use clear, accessible language and simplify the methodology where necessary.</w:t>
      </w:r>
      <w:r w:rsidRPr="007A689C">
        <w:rPr>
          <w:sz w:val="22"/>
          <w:szCs w:val="22"/>
        </w:rPr>
        <w:t xml:space="preserve"> The Swedish experience showed that even relatively mature cities struggled when system-demonstrator concepts became overly abstract or innovation-heavy. In lower-capacity contexts especially, guidance should focus on practical functions and outputs rather than specialist transition terminology.</w:t>
      </w:r>
    </w:p>
    <w:p w14:paraId="58D44465" w14:textId="7D440158" w:rsidR="00AC17FF" w:rsidRDefault="00AC17FF" w:rsidP="00F700E3">
      <w:pPr>
        <w:pStyle w:val="ListParagraph"/>
        <w:numPr>
          <w:ilvl w:val="0"/>
          <w:numId w:val="58"/>
        </w:numPr>
        <w:rPr>
          <w:sz w:val="22"/>
          <w:szCs w:val="22"/>
        </w:rPr>
      </w:pPr>
      <w:r w:rsidRPr="00AC17FF">
        <w:rPr>
          <w:b/>
          <w:bCs/>
          <w:sz w:val="22"/>
          <w:szCs w:val="22"/>
        </w:rPr>
        <w:t>Connect local implementation to national systems from the beginning.</w:t>
      </w:r>
      <w:r w:rsidRPr="00AC17FF">
        <w:rPr>
          <w:sz w:val="22"/>
          <w:szCs w:val="22"/>
        </w:rPr>
        <w:t xml:space="preserve"> Demonstrators are more likely to scale when local evidence can inform national policy, funding programmes, investment priorities and future climate plans. </w:t>
      </w:r>
      <w:r>
        <w:rPr>
          <w:sz w:val="22"/>
          <w:szCs w:val="22"/>
        </w:rPr>
        <w:t xml:space="preserve">Some </w:t>
      </w:r>
      <w:r>
        <w:rPr>
          <w:sz w:val="22"/>
          <w:szCs w:val="22"/>
        </w:rPr>
        <w:lastRenderedPageBreak/>
        <w:t xml:space="preserve">System Demonstrators, e.g., in Uganda, have demonstrated that </w:t>
      </w:r>
      <w:r w:rsidRPr="00AC17FF">
        <w:rPr>
          <w:sz w:val="22"/>
          <w:szCs w:val="22"/>
        </w:rPr>
        <w:t>weak national-local institutional connections can constrain scaling even when local demonstration is successful.</w:t>
      </w:r>
      <w:r>
        <w:rPr>
          <w:rStyle w:val="FootnoteReference"/>
          <w:sz w:val="22"/>
          <w:szCs w:val="22"/>
        </w:rPr>
        <w:footnoteReference w:id="90"/>
      </w:r>
    </w:p>
    <w:p w14:paraId="043C46BB" w14:textId="70374530" w:rsidR="003A0FF1" w:rsidRDefault="003A0FF1" w:rsidP="00F700E3">
      <w:pPr>
        <w:pStyle w:val="ListParagraph"/>
        <w:numPr>
          <w:ilvl w:val="0"/>
          <w:numId w:val="58"/>
        </w:numPr>
        <w:rPr>
          <w:sz w:val="22"/>
          <w:szCs w:val="22"/>
        </w:rPr>
      </w:pPr>
      <w:r w:rsidRPr="003A0FF1">
        <w:rPr>
          <w:b/>
          <w:bCs/>
          <w:sz w:val="22"/>
          <w:szCs w:val="22"/>
        </w:rPr>
        <w:t>Build in a pathway from implementation to scale</w:t>
      </w:r>
      <w:r w:rsidR="00172F8F">
        <w:rPr>
          <w:b/>
          <w:bCs/>
          <w:sz w:val="22"/>
          <w:szCs w:val="22"/>
        </w:rPr>
        <w:t xml:space="preserve"> from the outset</w:t>
      </w:r>
      <w:r w:rsidRPr="003A0FF1">
        <w:rPr>
          <w:b/>
          <w:bCs/>
          <w:sz w:val="22"/>
          <w:szCs w:val="22"/>
        </w:rPr>
        <w:t>.</w:t>
      </w:r>
      <w:r w:rsidRPr="003A0FF1">
        <w:rPr>
          <w:sz w:val="22"/>
          <w:szCs w:val="22"/>
        </w:rPr>
        <w:t xml:space="preserve"> The model is more transferable when it linked from the outset to </w:t>
      </w:r>
      <w:r w:rsidR="00C03472">
        <w:rPr>
          <w:sz w:val="22"/>
          <w:szCs w:val="22"/>
        </w:rPr>
        <w:t>investment</w:t>
      </w:r>
      <w:r w:rsidRPr="003A0FF1">
        <w:rPr>
          <w:sz w:val="22"/>
          <w:szCs w:val="22"/>
        </w:rPr>
        <w:t>, procurement and replication routes</w:t>
      </w:r>
      <w:r w:rsidR="008C275A">
        <w:rPr>
          <w:sz w:val="22"/>
          <w:szCs w:val="22"/>
        </w:rPr>
        <w:t xml:space="preserve">. These pathways </w:t>
      </w:r>
      <w:r w:rsidR="00F466CA">
        <w:rPr>
          <w:sz w:val="22"/>
          <w:szCs w:val="22"/>
        </w:rPr>
        <w:t xml:space="preserve">may involve national governments, DFIs, PPFs or </w:t>
      </w:r>
      <w:r w:rsidR="007F2347">
        <w:rPr>
          <w:sz w:val="22"/>
          <w:szCs w:val="22"/>
        </w:rPr>
        <w:t xml:space="preserve">international donors, depending on the </w:t>
      </w:r>
      <w:r w:rsidR="00321A57">
        <w:rPr>
          <w:sz w:val="22"/>
          <w:szCs w:val="22"/>
        </w:rPr>
        <w:t>funding context and portfolio readiness</w:t>
      </w:r>
      <w:r w:rsidR="007F2347">
        <w:rPr>
          <w:sz w:val="22"/>
          <w:szCs w:val="22"/>
        </w:rPr>
        <w:t>. F</w:t>
      </w:r>
      <w:r w:rsidRPr="003A0FF1">
        <w:rPr>
          <w:sz w:val="22"/>
          <w:szCs w:val="22"/>
        </w:rPr>
        <w:t xml:space="preserve">or example, EnergyNet </w:t>
      </w:r>
      <w:r w:rsidR="0089308B">
        <w:rPr>
          <w:sz w:val="22"/>
          <w:szCs w:val="22"/>
        </w:rPr>
        <w:t xml:space="preserve">is expected to </w:t>
      </w:r>
      <w:r w:rsidR="006E1FEC">
        <w:rPr>
          <w:sz w:val="22"/>
          <w:szCs w:val="22"/>
        </w:rPr>
        <w:t xml:space="preserve">scale through </w:t>
      </w:r>
      <w:r w:rsidRPr="003A0FF1">
        <w:rPr>
          <w:sz w:val="22"/>
          <w:szCs w:val="22"/>
        </w:rPr>
        <w:t xml:space="preserve">the Viability Fund, Bristol </w:t>
      </w:r>
      <w:r w:rsidR="006E1FEC">
        <w:rPr>
          <w:sz w:val="22"/>
          <w:szCs w:val="22"/>
        </w:rPr>
        <w:t>scaled via</w:t>
      </w:r>
      <w:r w:rsidRPr="003A0FF1">
        <w:rPr>
          <w:sz w:val="22"/>
          <w:szCs w:val="22"/>
        </w:rPr>
        <w:t xml:space="preserve"> the UK Small Sites Aggregator, and Central Asia </w:t>
      </w:r>
      <w:r w:rsidR="006E1FEC">
        <w:rPr>
          <w:sz w:val="22"/>
          <w:szCs w:val="22"/>
        </w:rPr>
        <w:t xml:space="preserve">Hub </w:t>
      </w:r>
      <w:r w:rsidR="0089308B">
        <w:rPr>
          <w:sz w:val="22"/>
          <w:szCs w:val="22"/>
        </w:rPr>
        <w:t xml:space="preserve">is expected to scale through project preparation pathways involving </w:t>
      </w:r>
      <w:r w:rsidRPr="003A0FF1">
        <w:rPr>
          <w:sz w:val="22"/>
          <w:szCs w:val="22"/>
        </w:rPr>
        <w:t xml:space="preserve">Gap Fund, FELICITY II, </w:t>
      </w:r>
      <w:r w:rsidR="0089308B">
        <w:rPr>
          <w:sz w:val="22"/>
          <w:szCs w:val="22"/>
        </w:rPr>
        <w:t xml:space="preserve">and financing pathways involving </w:t>
      </w:r>
      <w:r w:rsidRPr="003A0FF1">
        <w:rPr>
          <w:sz w:val="22"/>
          <w:szCs w:val="22"/>
        </w:rPr>
        <w:t>GCF and EIB.</w:t>
      </w:r>
    </w:p>
    <w:p w14:paraId="2712D1E4" w14:textId="77777777" w:rsidR="008C275A" w:rsidRDefault="008C275A" w:rsidP="008C275A">
      <w:pPr>
        <w:rPr>
          <w:sz w:val="22"/>
          <w:szCs w:val="22"/>
        </w:rPr>
      </w:pPr>
    </w:p>
    <w:p w14:paraId="6D8B4A38" w14:textId="433C72CB" w:rsidR="002E6505" w:rsidRDefault="002E6505" w:rsidP="002E6505">
      <w:pPr>
        <w:pStyle w:val="Heading4"/>
      </w:pPr>
      <w:r>
        <w:t>Enabling conditions</w:t>
      </w:r>
    </w:p>
    <w:p w14:paraId="42545FAB" w14:textId="471D9B1B" w:rsidR="002E6505" w:rsidRDefault="002E6505" w:rsidP="002E6505"/>
    <w:p w14:paraId="42750F36" w14:textId="34C3B065" w:rsidR="00BE5624" w:rsidRPr="00911587" w:rsidRDefault="00BE5624" w:rsidP="00F700E3">
      <w:pPr>
        <w:pStyle w:val="ListParagraph"/>
        <w:numPr>
          <w:ilvl w:val="0"/>
          <w:numId w:val="59"/>
        </w:numPr>
        <w:rPr>
          <w:sz w:val="22"/>
          <w:szCs w:val="22"/>
        </w:rPr>
      </w:pPr>
      <w:r w:rsidRPr="00911587">
        <w:rPr>
          <w:sz w:val="22"/>
          <w:szCs w:val="22"/>
        </w:rPr>
        <w:t>A political mandate</w:t>
      </w:r>
      <w:r w:rsidR="00E87F73" w:rsidRPr="00911587">
        <w:rPr>
          <w:sz w:val="22"/>
          <w:szCs w:val="22"/>
        </w:rPr>
        <w:t xml:space="preserve"> and co-owned decision making between public and private actors. </w:t>
      </w:r>
    </w:p>
    <w:p w14:paraId="5179F864" w14:textId="26AB6147" w:rsidR="00E87F73" w:rsidRPr="00911587" w:rsidRDefault="00E87F73" w:rsidP="00F700E3">
      <w:pPr>
        <w:pStyle w:val="ListParagraph"/>
        <w:numPr>
          <w:ilvl w:val="0"/>
          <w:numId w:val="59"/>
        </w:numPr>
        <w:rPr>
          <w:sz w:val="22"/>
          <w:szCs w:val="22"/>
        </w:rPr>
      </w:pPr>
      <w:r w:rsidRPr="00911587">
        <w:rPr>
          <w:sz w:val="22"/>
          <w:szCs w:val="22"/>
        </w:rPr>
        <w:t>A dedicated coordination function</w:t>
      </w:r>
      <w:r w:rsidR="0073758A" w:rsidRPr="00911587">
        <w:rPr>
          <w:sz w:val="22"/>
          <w:szCs w:val="22"/>
        </w:rPr>
        <w:t xml:space="preserve"> or intermediary capable of holding the implementation environment together</w:t>
      </w:r>
      <w:r w:rsidR="00482232">
        <w:rPr>
          <w:sz w:val="22"/>
          <w:szCs w:val="22"/>
        </w:rPr>
        <w:t xml:space="preserve">, capture learnings iteratively and </w:t>
      </w:r>
    </w:p>
    <w:p w14:paraId="222D2643" w14:textId="2E373E9B" w:rsidR="00767100" w:rsidRDefault="00767100" w:rsidP="00F700E3">
      <w:pPr>
        <w:pStyle w:val="ListParagraph"/>
        <w:numPr>
          <w:ilvl w:val="0"/>
          <w:numId w:val="59"/>
        </w:numPr>
        <w:rPr>
          <w:sz w:val="22"/>
          <w:szCs w:val="22"/>
        </w:rPr>
      </w:pPr>
      <w:r w:rsidRPr="00911587">
        <w:rPr>
          <w:sz w:val="22"/>
          <w:szCs w:val="22"/>
        </w:rPr>
        <w:t xml:space="preserve">Reliable local data, evidence and </w:t>
      </w:r>
      <w:r w:rsidR="00B12100" w:rsidRPr="00911587">
        <w:rPr>
          <w:sz w:val="22"/>
          <w:szCs w:val="22"/>
        </w:rPr>
        <w:t xml:space="preserve">a testbed (e.g., a city) so that </w:t>
      </w:r>
      <w:r w:rsidR="0028781D" w:rsidRPr="00911587">
        <w:rPr>
          <w:sz w:val="22"/>
          <w:szCs w:val="22"/>
        </w:rPr>
        <w:t>baseline data and observed barriers could inform implementation.</w:t>
      </w:r>
      <w:r w:rsidR="00FC3738" w:rsidRPr="00911587">
        <w:rPr>
          <w:rStyle w:val="FootnoteReference"/>
          <w:sz w:val="22"/>
          <w:szCs w:val="22"/>
        </w:rPr>
        <w:footnoteReference w:id="91"/>
      </w:r>
      <w:r w:rsidR="0028781D" w:rsidRPr="00911587">
        <w:rPr>
          <w:sz w:val="22"/>
          <w:szCs w:val="22"/>
        </w:rPr>
        <w:t xml:space="preserve"> </w:t>
      </w:r>
    </w:p>
    <w:p w14:paraId="1BF85027" w14:textId="10586883" w:rsidR="00676D4E" w:rsidRDefault="00A340CA" w:rsidP="00F700E3">
      <w:pPr>
        <w:pStyle w:val="ListParagraph"/>
        <w:numPr>
          <w:ilvl w:val="0"/>
          <w:numId w:val="59"/>
        </w:numPr>
        <w:rPr>
          <w:sz w:val="22"/>
          <w:szCs w:val="22"/>
        </w:rPr>
      </w:pPr>
      <w:r w:rsidRPr="00A340CA">
        <w:rPr>
          <w:sz w:val="22"/>
          <w:szCs w:val="22"/>
        </w:rPr>
        <w:t>Flexible and sustained funding for implementation and learning, including resources for orchestration and experimentation</w:t>
      </w:r>
      <w:r>
        <w:rPr>
          <w:sz w:val="22"/>
          <w:szCs w:val="22"/>
        </w:rPr>
        <w:t xml:space="preserve">, </w:t>
      </w:r>
      <w:r w:rsidRPr="00A340CA">
        <w:rPr>
          <w:sz w:val="22"/>
          <w:szCs w:val="22"/>
        </w:rPr>
        <w:t xml:space="preserve">not only capital expenditure on individual assets. </w:t>
      </w:r>
    </w:p>
    <w:p w14:paraId="72D7BB47" w14:textId="08449345" w:rsidR="00A340CA" w:rsidRDefault="00A340CA" w:rsidP="00F700E3">
      <w:pPr>
        <w:pStyle w:val="ListParagraph"/>
        <w:numPr>
          <w:ilvl w:val="0"/>
          <w:numId w:val="59"/>
        </w:numPr>
        <w:rPr>
          <w:sz w:val="22"/>
          <w:szCs w:val="22"/>
        </w:rPr>
      </w:pPr>
      <w:r w:rsidRPr="00A340CA">
        <w:rPr>
          <w:sz w:val="22"/>
          <w:szCs w:val="22"/>
        </w:rPr>
        <w:t>A multilevel pathway for policy and institutional learning, allowing barriers identified in the testbed to be escalated to the regiona</w:t>
      </w:r>
      <w:r>
        <w:rPr>
          <w:sz w:val="22"/>
          <w:szCs w:val="22"/>
        </w:rPr>
        <w:t xml:space="preserve">l or </w:t>
      </w:r>
      <w:r w:rsidRPr="00A340CA">
        <w:rPr>
          <w:sz w:val="22"/>
          <w:szCs w:val="22"/>
        </w:rPr>
        <w:t>national level</w:t>
      </w:r>
      <w:r>
        <w:rPr>
          <w:sz w:val="22"/>
          <w:szCs w:val="22"/>
        </w:rPr>
        <w:t>s</w:t>
      </w:r>
      <w:r w:rsidRPr="00A340CA">
        <w:rPr>
          <w:sz w:val="22"/>
          <w:szCs w:val="22"/>
        </w:rPr>
        <w:t xml:space="preserve"> and successful approaches to feed into future plans, policies and investment frameworks.</w:t>
      </w:r>
    </w:p>
    <w:p w14:paraId="7E120E43" w14:textId="66770DB6" w:rsidR="008C275A" w:rsidRPr="000A4DB4" w:rsidRDefault="00221BD1" w:rsidP="00F700E3">
      <w:pPr>
        <w:pStyle w:val="ListParagraph"/>
        <w:numPr>
          <w:ilvl w:val="0"/>
          <w:numId w:val="59"/>
        </w:numPr>
        <w:rPr>
          <w:sz w:val="22"/>
          <w:szCs w:val="22"/>
        </w:rPr>
      </w:pPr>
      <w:r>
        <w:rPr>
          <w:sz w:val="22"/>
          <w:szCs w:val="22"/>
        </w:rPr>
        <w:t xml:space="preserve">Credible pathways to connect </w:t>
      </w:r>
      <w:r w:rsidR="00EE54AF">
        <w:rPr>
          <w:sz w:val="22"/>
          <w:szCs w:val="22"/>
        </w:rPr>
        <w:t>bankable</w:t>
      </w:r>
      <w:r>
        <w:rPr>
          <w:sz w:val="22"/>
          <w:szCs w:val="22"/>
        </w:rPr>
        <w:t xml:space="preserve"> portfolios </w:t>
      </w:r>
      <w:r w:rsidR="00EE54AF">
        <w:rPr>
          <w:sz w:val="22"/>
          <w:szCs w:val="22"/>
        </w:rPr>
        <w:t>to finance providers</w:t>
      </w:r>
      <w:r w:rsidR="00986AAC">
        <w:rPr>
          <w:sz w:val="22"/>
          <w:szCs w:val="22"/>
        </w:rPr>
        <w:t xml:space="preserve"> and market-shaping actors,</w:t>
      </w:r>
      <w:r w:rsidR="00EE54AF">
        <w:rPr>
          <w:sz w:val="22"/>
          <w:szCs w:val="22"/>
        </w:rPr>
        <w:t xml:space="preserve"> including governments, </w:t>
      </w:r>
      <w:r w:rsidR="00986AAC">
        <w:rPr>
          <w:sz w:val="22"/>
          <w:szCs w:val="22"/>
        </w:rPr>
        <w:t xml:space="preserve">private developers, investors </w:t>
      </w:r>
      <w:r w:rsidR="00EE54AF">
        <w:rPr>
          <w:sz w:val="22"/>
          <w:szCs w:val="22"/>
        </w:rPr>
        <w:t xml:space="preserve">DFIs </w:t>
      </w:r>
      <w:r w:rsidR="00986AAC">
        <w:rPr>
          <w:sz w:val="22"/>
          <w:szCs w:val="22"/>
        </w:rPr>
        <w:t>and procurement actors</w:t>
      </w:r>
      <w:r w:rsidR="00EE54AF">
        <w:rPr>
          <w:sz w:val="22"/>
          <w:szCs w:val="22"/>
        </w:rPr>
        <w:t xml:space="preserve">. </w:t>
      </w:r>
    </w:p>
    <w:p w14:paraId="04618400" w14:textId="77777777" w:rsidR="000B5CD8" w:rsidRPr="007D011C" w:rsidRDefault="000B5CD8" w:rsidP="008C6BAC">
      <w:pPr>
        <w:keepNext/>
        <w:keepLines/>
        <w:rPr>
          <w:rFonts w:eastAsia="Avenir" w:cs="Avenir"/>
          <w:sz w:val="22"/>
          <w:szCs w:val="22"/>
        </w:rPr>
      </w:pPr>
    </w:p>
    <w:p w14:paraId="3C3C1A52" w14:textId="1D9F7B0C" w:rsidR="009932BD" w:rsidRDefault="003E5621" w:rsidP="003E5621">
      <w:pPr>
        <w:pStyle w:val="Heading3"/>
      </w:pPr>
      <w:r>
        <w:t xml:space="preserve">5.4. </w:t>
      </w:r>
      <w:r w:rsidR="00DD56DA">
        <w:t xml:space="preserve">Aggregated </w:t>
      </w:r>
      <w:r w:rsidR="00865093">
        <w:t>P</w:t>
      </w:r>
      <w:r w:rsidR="009932BD" w:rsidRPr="007D011C">
        <w:t xml:space="preserve">rocurement as a Market-Shaping and Industrial Transition Mechanism </w:t>
      </w:r>
    </w:p>
    <w:p w14:paraId="6F21CABC" w14:textId="77777777" w:rsidR="003B304C" w:rsidRDefault="003B304C" w:rsidP="003B304C"/>
    <w:p w14:paraId="7C4FB863" w14:textId="0558D2EA" w:rsidR="003B304C" w:rsidRDefault="003B304C" w:rsidP="00FD0FEE">
      <w:pPr>
        <w:pStyle w:val="Heading4"/>
      </w:pPr>
      <w:r>
        <w:t>Overview:</w:t>
      </w:r>
    </w:p>
    <w:p w14:paraId="63145A40" w14:textId="77777777" w:rsidR="003B304C" w:rsidRDefault="003B304C" w:rsidP="003B304C"/>
    <w:p w14:paraId="7F6769DB" w14:textId="7FC1543A" w:rsidR="00796D57" w:rsidRDefault="00EA2618" w:rsidP="003B304C">
      <w:pPr>
        <w:rPr>
          <w:sz w:val="22"/>
          <w:szCs w:val="22"/>
        </w:rPr>
      </w:pPr>
      <w:r w:rsidRPr="00EA2618">
        <w:rPr>
          <w:b/>
          <w:bCs/>
          <w:sz w:val="22"/>
          <w:szCs w:val="22"/>
        </w:rPr>
        <w:t>What it is:</w:t>
      </w:r>
      <w:r w:rsidRPr="00EA2618">
        <w:rPr>
          <w:sz w:val="22"/>
          <w:szCs w:val="22"/>
        </w:rPr>
        <w:t xml:space="preserve"> </w:t>
      </w:r>
      <w:r w:rsidR="00DD56DA" w:rsidRPr="00EA2618">
        <w:rPr>
          <w:sz w:val="22"/>
          <w:szCs w:val="22"/>
        </w:rPr>
        <w:t>Aggregated</w:t>
      </w:r>
      <w:r w:rsidR="003B304C" w:rsidRPr="00EA2618">
        <w:rPr>
          <w:sz w:val="22"/>
          <w:szCs w:val="22"/>
        </w:rPr>
        <w:t xml:space="preserve"> </w:t>
      </w:r>
      <w:r w:rsidR="00403B21">
        <w:rPr>
          <w:sz w:val="22"/>
          <w:szCs w:val="22"/>
        </w:rPr>
        <w:t xml:space="preserve">and pooled </w:t>
      </w:r>
      <w:r w:rsidR="00DD56DA" w:rsidRPr="00EA2618">
        <w:rPr>
          <w:sz w:val="22"/>
          <w:szCs w:val="22"/>
        </w:rPr>
        <w:t xml:space="preserve">procurement </w:t>
      </w:r>
      <w:r w:rsidR="00403B21">
        <w:rPr>
          <w:sz w:val="22"/>
          <w:szCs w:val="22"/>
        </w:rPr>
        <w:t>are</w:t>
      </w:r>
      <w:r w:rsidR="00DD56DA" w:rsidRPr="00EA2618">
        <w:rPr>
          <w:sz w:val="22"/>
          <w:szCs w:val="22"/>
        </w:rPr>
        <w:t xml:space="preserve"> a</w:t>
      </w:r>
      <w:r w:rsidR="003B304C" w:rsidRPr="00EA2618">
        <w:rPr>
          <w:sz w:val="22"/>
          <w:szCs w:val="22"/>
        </w:rPr>
        <w:t xml:space="preserve"> market-shaping and industrial transition mechanism</w:t>
      </w:r>
      <w:r w:rsidR="00403B21">
        <w:rPr>
          <w:sz w:val="22"/>
          <w:szCs w:val="22"/>
        </w:rPr>
        <w:t>s</w:t>
      </w:r>
      <w:r w:rsidR="003B304C" w:rsidRPr="00EA2618">
        <w:rPr>
          <w:sz w:val="22"/>
          <w:szCs w:val="22"/>
        </w:rPr>
        <w:t xml:space="preserve"> </w:t>
      </w:r>
      <w:r w:rsidRPr="00EA2618">
        <w:rPr>
          <w:sz w:val="22"/>
          <w:szCs w:val="22"/>
        </w:rPr>
        <w:t>in</w:t>
      </w:r>
      <w:r w:rsidR="00397013">
        <w:rPr>
          <w:sz w:val="22"/>
          <w:szCs w:val="22"/>
        </w:rPr>
        <w:t xml:space="preserve"> </w:t>
      </w:r>
      <w:r w:rsidR="00796D57" w:rsidRPr="00796D57">
        <w:rPr>
          <w:sz w:val="22"/>
          <w:szCs w:val="22"/>
        </w:rPr>
        <w:t>which cities,</w:t>
      </w:r>
      <w:r w:rsidR="00397013">
        <w:rPr>
          <w:sz w:val="22"/>
          <w:szCs w:val="22"/>
        </w:rPr>
        <w:t xml:space="preserve"> alongside</w:t>
      </w:r>
      <w:r w:rsidR="00796D57" w:rsidRPr="00796D57">
        <w:rPr>
          <w:sz w:val="22"/>
          <w:szCs w:val="22"/>
        </w:rPr>
        <w:t xml:space="preserve"> subnational</w:t>
      </w:r>
      <w:r w:rsidR="00397013">
        <w:rPr>
          <w:sz w:val="22"/>
          <w:szCs w:val="22"/>
        </w:rPr>
        <w:t xml:space="preserve"> and national</w:t>
      </w:r>
      <w:r w:rsidR="00796D57" w:rsidRPr="00796D57">
        <w:rPr>
          <w:sz w:val="22"/>
          <w:szCs w:val="22"/>
        </w:rPr>
        <w:t xml:space="preserve"> agencies and other public and private buyers coordinate purchasing power to create a stronger</w:t>
      </w:r>
      <w:r w:rsidR="00C6548A">
        <w:rPr>
          <w:sz w:val="22"/>
          <w:szCs w:val="22"/>
        </w:rPr>
        <w:t xml:space="preserve">, aggregated </w:t>
      </w:r>
      <w:r w:rsidR="00796D57" w:rsidRPr="00796D57">
        <w:rPr>
          <w:sz w:val="22"/>
          <w:szCs w:val="22"/>
        </w:rPr>
        <w:t>demand</w:t>
      </w:r>
      <w:r w:rsidR="00C5779E">
        <w:rPr>
          <w:sz w:val="22"/>
          <w:szCs w:val="22"/>
        </w:rPr>
        <w:t xml:space="preserve"> </w:t>
      </w:r>
      <w:r w:rsidR="00796D57" w:rsidRPr="00796D57">
        <w:rPr>
          <w:sz w:val="22"/>
          <w:szCs w:val="22"/>
        </w:rPr>
        <w:t>for low-carbon and resilience-enhancing goods, services and infrastructure</w:t>
      </w:r>
      <w:r w:rsidR="00C5779E">
        <w:rPr>
          <w:sz w:val="22"/>
          <w:szCs w:val="22"/>
        </w:rPr>
        <w:t xml:space="preserve">. </w:t>
      </w:r>
      <w:r w:rsidR="00851426">
        <w:rPr>
          <w:sz w:val="22"/>
          <w:szCs w:val="22"/>
        </w:rPr>
        <w:t xml:space="preserve">The market signal </w:t>
      </w:r>
      <w:r w:rsidR="00E610DF">
        <w:rPr>
          <w:sz w:val="22"/>
          <w:szCs w:val="22"/>
        </w:rPr>
        <w:t>can be</w:t>
      </w:r>
      <w:r w:rsidR="00851426">
        <w:rPr>
          <w:sz w:val="22"/>
          <w:szCs w:val="22"/>
        </w:rPr>
        <w:t xml:space="preserve"> strengthened </w:t>
      </w:r>
      <w:r w:rsidR="00E610DF">
        <w:rPr>
          <w:sz w:val="22"/>
          <w:szCs w:val="22"/>
        </w:rPr>
        <w:t>further if</w:t>
      </w:r>
      <w:r w:rsidR="00851426">
        <w:rPr>
          <w:sz w:val="22"/>
          <w:szCs w:val="22"/>
        </w:rPr>
        <w:t xml:space="preserve"> </w:t>
      </w:r>
      <w:r w:rsidR="00796D57" w:rsidRPr="00796D57">
        <w:rPr>
          <w:sz w:val="22"/>
          <w:szCs w:val="22"/>
        </w:rPr>
        <w:t>local procurement</w:t>
      </w:r>
      <w:r w:rsidR="00C5779E">
        <w:rPr>
          <w:sz w:val="22"/>
          <w:szCs w:val="22"/>
        </w:rPr>
        <w:t xml:space="preserve"> activities</w:t>
      </w:r>
      <w:r w:rsidR="00796D57" w:rsidRPr="00796D57">
        <w:rPr>
          <w:sz w:val="22"/>
          <w:szCs w:val="22"/>
        </w:rPr>
        <w:t xml:space="preserve"> </w:t>
      </w:r>
      <w:r w:rsidR="00851426">
        <w:rPr>
          <w:sz w:val="22"/>
          <w:szCs w:val="22"/>
        </w:rPr>
        <w:t>are aligned with</w:t>
      </w:r>
      <w:r w:rsidR="00796D57" w:rsidRPr="00796D57">
        <w:rPr>
          <w:sz w:val="22"/>
          <w:szCs w:val="22"/>
        </w:rPr>
        <w:t xml:space="preserve"> </w:t>
      </w:r>
      <w:r w:rsidR="00796D57" w:rsidRPr="00796D57">
        <w:rPr>
          <w:sz w:val="22"/>
          <w:szCs w:val="22"/>
        </w:rPr>
        <w:lastRenderedPageBreak/>
        <w:t>national climate priorities</w:t>
      </w:r>
      <w:r w:rsidR="00851426">
        <w:rPr>
          <w:sz w:val="22"/>
          <w:szCs w:val="22"/>
        </w:rPr>
        <w:t>.</w:t>
      </w:r>
      <w:r w:rsidR="00E81662">
        <w:rPr>
          <w:rStyle w:val="FootnoteReference"/>
          <w:sz w:val="22"/>
          <w:szCs w:val="22"/>
        </w:rPr>
        <w:footnoteReference w:id="92"/>
      </w:r>
      <w:r w:rsidR="00851426">
        <w:rPr>
          <w:sz w:val="22"/>
          <w:szCs w:val="22"/>
        </w:rPr>
        <w:t xml:space="preserve"> </w:t>
      </w:r>
      <w:r w:rsidR="0062083C" w:rsidRPr="0062083C">
        <w:rPr>
          <w:sz w:val="22"/>
          <w:szCs w:val="22"/>
        </w:rPr>
        <w:t>In this pathway, aggregation can mean multiple buyers coordinating demand while keeping separate budgets and contracts, while pooled procurement combines demand into a single fund or joint tender.</w:t>
      </w:r>
      <w:r w:rsidR="0062083C">
        <w:rPr>
          <w:rStyle w:val="FootnoteReference"/>
          <w:sz w:val="22"/>
          <w:szCs w:val="22"/>
        </w:rPr>
        <w:footnoteReference w:id="93"/>
      </w:r>
      <w:r w:rsidR="0062083C" w:rsidRPr="0062083C">
        <w:rPr>
          <w:sz w:val="22"/>
          <w:szCs w:val="22"/>
        </w:rPr>
        <w:t xml:space="preserve"> The mechanism can operate within a city, across municipalities, or vertically across city, state and national levels.</w:t>
      </w:r>
    </w:p>
    <w:p w14:paraId="0C8D45B1" w14:textId="77777777" w:rsidR="000C5E4F" w:rsidRDefault="000C5E4F" w:rsidP="003B304C">
      <w:pPr>
        <w:rPr>
          <w:sz w:val="22"/>
          <w:szCs w:val="22"/>
        </w:rPr>
      </w:pPr>
    </w:p>
    <w:p w14:paraId="6FBC036F" w14:textId="4EE61333" w:rsidR="000C5E4F" w:rsidRDefault="000C5E4F" w:rsidP="003B304C">
      <w:pPr>
        <w:rPr>
          <w:rFonts w:eastAsia="Avenir Next LT Pro" w:cs="Avenir Next LT Pro"/>
          <w:sz w:val="22"/>
          <w:szCs w:val="22"/>
          <w:lang w:val="en-US"/>
        </w:rPr>
      </w:pPr>
      <w:r w:rsidRPr="00705C91">
        <w:rPr>
          <w:rFonts w:eastAsia="Avenir"/>
          <w:b/>
          <w:bCs/>
          <w:sz w:val="22"/>
          <w:szCs w:val="22"/>
        </w:rPr>
        <w:t>Why it is needed:</w:t>
      </w:r>
      <w:r w:rsidRPr="00DF59D4">
        <w:rPr>
          <w:rFonts w:eastAsia="Avenir"/>
          <w:sz w:val="22"/>
          <w:szCs w:val="22"/>
        </w:rPr>
        <w:t xml:space="preserve"> </w:t>
      </w:r>
      <w:r>
        <w:rPr>
          <w:rFonts w:eastAsia="Avenir Next LT Pro" w:cs="Avenir Next LT Pro"/>
          <w:sz w:val="22"/>
          <w:szCs w:val="22"/>
          <w:lang w:val="en-US"/>
        </w:rPr>
        <w:t>Subnational governments</w:t>
      </w:r>
      <w:r w:rsidRPr="00DF59D4">
        <w:rPr>
          <w:rFonts w:eastAsia="Avenir Next LT Pro" w:cs="Avenir Next LT Pro"/>
          <w:sz w:val="22"/>
          <w:szCs w:val="22"/>
          <w:lang w:val="en-US"/>
        </w:rPr>
        <w:t xml:space="preserve"> collectively spend over USD 6 trillion a year on goods and services</w:t>
      </w:r>
      <w:r>
        <w:rPr>
          <w:rFonts w:eastAsia="Avenir Next LT Pro" w:cs="Avenir Next LT Pro"/>
          <w:sz w:val="22"/>
          <w:szCs w:val="22"/>
          <w:lang w:val="en-US"/>
        </w:rPr>
        <w:t xml:space="preserve"> – </w:t>
      </w:r>
      <w:r w:rsidRPr="00DF59D4">
        <w:rPr>
          <w:rFonts w:eastAsia="Avenir Next LT Pro" w:cs="Avenir Next LT Pro"/>
          <w:sz w:val="22"/>
          <w:szCs w:val="22"/>
          <w:lang w:val="en-US"/>
        </w:rPr>
        <w:t>roughly 8% of global GDP</w:t>
      </w:r>
      <w:r>
        <w:rPr>
          <w:rFonts w:eastAsia="Avenir Next LT Pro" w:cs="Avenir Next LT Pro"/>
          <w:sz w:val="22"/>
          <w:szCs w:val="22"/>
          <w:lang w:val="en-US"/>
        </w:rPr>
        <w:t xml:space="preserve"> – </w:t>
      </w:r>
      <w:r w:rsidRPr="00DF59D4">
        <w:rPr>
          <w:rFonts w:eastAsia="Avenir Next LT Pro" w:cs="Avenir Next LT Pro"/>
          <w:sz w:val="22"/>
          <w:szCs w:val="22"/>
          <w:lang w:val="en-US"/>
        </w:rPr>
        <w:t xml:space="preserve">yet this leverage is fragmented across departments </w:t>
      </w:r>
      <w:r>
        <w:rPr>
          <w:rFonts w:eastAsia="Avenir Next LT Pro" w:cs="Avenir Next LT Pro"/>
          <w:sz w:val="22"/>
          <w:szCs w:val="22"/>
          <w:lang w:val="en-US"/>
        </w:rPr>
        <w:t>and not coordinated with</w:t>
      </w:r>
      <w:r w:rsidRPr="00DF59D4">
        <w:rPr>
          <w:rFonts w:eastAsia="Avenir Next LT Pro" w:cs="Avenir Next LT Pro"/>
          <w:sz w:val="22"/>
          <w:szCs w:val="22"/>
          <w:lang w:val="en-US"/>
        </w:rPr>
        <w:t xml:space="preserve"> private demand, so markets receive no stable signal to invest in low-carbon materials.</w:t>
      </w:r>
      <w:r>
        <w:rPr>
          <w:rFonts w:eastAsia="Avenir Next LT Pro" w:cs="Avenir Next LT Pro"/>
          <w:sz w:val="22"/>
          <w:szCs w:val="22"/>
          <w:lang w:val="en-US"/>
        </w:rPr>
        <w:t xml:space="preserve"> Procurement, when used strategically to align with climate outcomes, can help create a unified, more stable demand for green and resilient infrastructure. </w:t>
      </w:r>
    </w:p>
    <w:p w14:paraId="1B46B16F" w14:textId="77777777" w:rsidR="006D6A63" w:rsidRDefault="006D6A63" w:rsidP="003B304C">
      <w:pPr>
        <w:rPr>
          <w:rFonts w:eastAsia="Avenir Next LT Pro" w:cs="Avenir Next LT Pro"/>
          <w:sz w:val="22"/>
          <w:szCs w:val="22"/>
          <w:lang w:val="en-US"/>
        </w:rPr>
      </w:pPr>
    </w:p>
    <w:p w14:paraId="7D84D744" w14:textId="5B750748" w:rsidR="006D6A63" w:rsidRPr="000C5E4F" w:rsidRDefault="006D6A63" w:rsidP="003B304C">
      <w:pPr>
        <w:rPr>
          <w:rFonts w:eastAsia="Avenir Next LT Pro" w:cs="Avenir Next LT Pro"/>
          <w:sz w:val="22"/>
          <w:szCs w:val="22"/>
          <w:lang w:val="en-US"/>
        </w:rPr>
      </w:pPr>
      <w:r w:rsidRPr="002F7ADA">
        <w:rPr>
          <w:rFonts w:eastAsia="Avenir Next LT Pro" w:cs="Avenir Next LT Pro"/>
          <w:b/>
          <w:bCs/>
          <w:sz w:val="22"/>
          <w:szCs w:val="22"/>
          <w:lang w:val="en-US"/>
        </w:rPr>
        <w:t xml:space="preserve">Key actors: </w:t>
      </w:r>
      <w:r>
        <w:rPr>
          <w:rFonts w:eastAsia="Avenir Next LT Pro" w:cs="Avenir Next LT Pro"/>
          <w:sz w:val="22"/>
          <w:szCs w:val="22"/>
          <w:lang w:val="en-US"/>
        </w:rPr>
        <w:t>National public works and urban development departments or ministries, regulatory authorities, provincial and city procurement departments, public agencies and utilities, private developers, major corporate buyers, manufacturers and suppliers, standards bodies</w:t>
      </w:r>
    </w:p>
    <w:p w14:paraId="6100D1B0" w14:textId="77777777" w:rsidR="00EA2618" w:rsidRPr="00EA2618" w:rsidRDefault="00EA2618" w:rsidP="003B304C">
      <w:pPr>
        <w:rPr>
          <w:sz w:val="22"/>
          <w:szCs w:val="22"/>
        </w:rPr>
      </w:pPr>
    </w:p>
    <w:p w14:paraId="392DDA69" w14:textId="77777777" w:rsidR="006D6A63" w:rsidRDefault="00B907B1" w:rsidP="006D6A63">
      <w:pPr>
        <w:pStyle w:val="Heading4"/>
      </w:pPr>
      <w:r>
        <w:t xml:space="preserve">Implementation </w:t>
      </w:r>
      <w:r w:rsidR="006D6A63">
        <w:t>g</w:t>
      </w:r>
      <w:r>
        <w:t>uidance</w:t>
      </w:r>
    </w:p>
    <w:p w14:paraId="14FB9EDF" w14:textId="77777777" w:rsidR="006D6A63" w:rsidRDefault="006D6A63" w:rsidP="008B3D14">
      <w:pPr>
        <w:rPr>
          <w:rFonts w:eastAsia="Avenir"/>
          <w:b/>
          <w:bCs/>
          <w:sz w:val="22"/>
          <w:szCs w:val="22"/>
        </w:rPr>
      </w:pPr>
    </w:p>
    <w:p w14:paraId="3200590A" w14:textId="2F20B63A" w:rsidR="00E14202" w:rsidRDefault="008A443E" w:rsidP="008B3D14">
      <w:pPr>
        <w:rPr>
          <w:rFonts w:eastAsia="Avenir"/>
          <w:sz w:val="22"/>
          <w:szCs w:val="22"/>
        </w:rPr>
      </w:pPr>
      <w:r>
        <w:rPr>
          <w:rFonts w:eastAsia="Avenir"/>
          <w:sz w:val="22"/>
          <w:szCs w:val="22"/>
        </w:rPr>
        <w:t xml:space="preserve">Using </w:t>
      </w:r>
      <w:r w:rsidR="00F47C4A">
        <w:rPr>
          <w:rFonts w:eastAsia="Avenir"/>
          <w:sz w:val="22"/>
          <w:szCs w:val="22"/>
        </w:rPr>
        <w:t>procurement</w:t>
      </w:r>
      <w:r w:rsidR="00E14202">
        <w:rPr>
          <w:rFonts w:eastAsia="Avenir"/>
          <w:sz w:val="22"/>
          <w:szCs w:val="22"/>
        </w:rPr>
        <w:t xml:space="preserve"> as a market-shaping and industrial transition mechanism</w:t>
      </w:r>
      <w:r>
        <w:rPr>
          <w:rFonts w:eastAsia="Avenir"/>
          <w:sz w:val="22"/>
          <w:szCs w:val="22"/>
        </w:rPr>
        <w:t xml:space="preserve"> entails the following activities: </w:t>
      </w:r>
    </w:p>
    <w:p w14:paraId="7B5DEB70" w14:textId="422A05CC" w:rsidR="00E14202" w:rsidRDefault="00F1751B" w:rsidP="00F700E3">
      <w:pPr>
        <w:pStyle w:val="ListParagraph"/>
        <w:numPr>
          <w:ilvl w:val="0"/>
          <w:numId w:val="60"/>
        </w:numPr>
        <w:rPr>
          <w:rFonts w:eastAsia="Avenir"/>
          <w:sz w:val="22"/>
          <w:szCs w:val="22"/>
        </w:rPr>
      </w:pPr>
      <w:r w:rsidRPr="00953A53">
        <w:rPr>
          <w:rFonts w:eastAsia="Avenir"/>
          <w:sz w:val="22"/>
          <w:szCs w:val="22"/>
        </w:rPr>
        <w:t xml:space="preserve">Start with a clear climate-related procurement priority and the public, private and municipal buyers that can shape </w:t>
      </w:r>
      <w:r w:rsidR="00953A53" w:rsidRPr="00953A53">
        <w:rPr>
          <w:rFonts w:eastAsia="Avenir"/>
          <w:sz w:val="22"/>
          <w:szCs w:val="22"/>
        </w:rPr>
        <w:t xml:space="preserve">demand together. </w:t>
      </w:r>
    </w:p>
    <w:p w14:paraId="527E81E2" w14:textId="05EB33BF" w:rsidR="00953A53" w:rsidRDefault="001B7B66" w:rsidP="00F700E3">
      <w:pPr>
        <w:pStyle w:val="ListParagraph"/>
        <w:numPr>
          <w:ilvl w:val="0"/>
          <w:numId w:val="60"/>
        </w:numPr>
        <w:rPr>
          <w:rFonts w:eastAsia="Avenir"/>
          <w:sz w:val="22"/>
          <w:szCs w:val="22"/>
        </w:rPr>
      </w:pPr>
      <w:r>
        <w:rPr>
          <w:rFonts w:eastAsia="Avenir"/>
          <w:sz w:val="22"/>
          <w:szCs w:val="22"/>
        </w:rPr>
        <w:t>Choose an appropriate procurement mode</w:t>
      </w:r>
      <w:r w:rsidR="00477305">
        <w:rPr>
          <w:rFonts w:eastAsia="Avenir"/>
          <w:sz w:val="22"/>
          <w:szCs w:val="22"/>
        </w:rPr>
        <w:t>l</w:t>
      </w:r>
      <w:r w:rsidR="00BA7C13">
        <w:rPr>
          <w:rFonts w:eastAsia="Avenir"/>
          <w:sz w:val="22"/>
          <w:szCs w:val="22"/>
        </w:rPr>
        <w:t xml:space="preserve"> </w:t>
      </w:r>
      <w:r w:rsidR="00477305">
        <w:rPr>
          <w:rFonts w:eastAsia="Avenir"/>
          <w:sz w:val="22"/>
          <w:szCs w:val="22"/>
        </w:rPr>
        <w:t>(e.g.,</w:t>
      </w:r>
      <w:r w:rsidR="00BA7C13">
        <w:rPr>
          <w:rFonts w:eastAsia="Avenir"/>
          <w:sz w:val="22"/>
          <w:szCs w:val="22"/>
        </w:rPr>
        <w:t xml:space="preserve"> as </w:t>
      </w:r>
      <w:r w:rsidR="00477305">
        <w:rPr>
          <w:rFonts w:eastAsia="Avenir"/>
          <w:sz w:val="22"/>
          <w:szCs w:val="22"/>
        </w:rPr>
        <w:t>demand aggregation</w:t>
      </w:r>
      <w:r w:rsidR="00BA7C13">
        <w:rPr>
          <w:rFonts w:eastAsia="Avenir"/>
          <w:sz w:val="22"/>
          <w:szCs w:val="22"/>
        </w:rPr>
        <w:t>, pooled tenders</w:t>
      </w:r>
      <w:r w:rsidR="00477305">
        <w:rPr>
          <w:rFonts w:eastAsia="Avenir"/>
          <w:sz w:val="22"/>
          <w:szCs w:val="22"/>
        </w:rPr>
        <w:t>)</w:t>
      </w:r>
      <w:r w:rsidR="00BA7C13">
        <w:rPr>
          <w:rFonts w:eastAsia="Avenir"/>
          <w:sz w:val="22"/>
          <w:szCs w:val="22"/>
        </w:rPr>
        <w:t>, jurisdiction (e.g., single or multiple cities) and participating entities</w:t>
      </w:r>
      <w:r w:rsidR="00D005A0">
        <w:rPr>
          <w:rFonts w:eastAsia="Avenir"/>
          <w:sz w:val="22"/>
          <w:szCs w:val="22"/>
        </w:rPr>
        <w:t xml:space="preserve"> (governments, private actors etc.).</w:t>
      </w:r>
    </w:p>
    <w:p w14:paraId="6FE02549" w14:textId="43DD6875" w:rsidR="00D005A0" w:rsidRDefault="003120F2" w:rsidP="00F700E3">
      <w:pPr>
        <w:pStyle w:val="ListParagraph"/>
        <w:numPr>
          <w:ilvl w:val="0"/>
          <w:numId w:val="60"/>
        </w:numPr>
        <w:rPr>
          <w:rFonts w:eastAsia="Avenir"/>
          <w:sz w:val="22"/>
          <w:szCs w:val="22"/>
        </w:rPr>
      </w:pPr>
      <w:r w:rsidRPr="003120F2">
        <w:rPr>
          <w:rFonts w:eastAsia="Avenir"/>
          <w:sz w:val="22"/>
          <w:szCs w:val="22"/>
        </w:rPr>
        <w:t xml:space="preserve">Agree common </w:t>
      </w:r>
      <w:r>
        <w:rPr>
          <w:rFonts w:eastAsia="Avenir"/>
          <w:sz w:val="22"/>
          <w:szCs w:val="22"/>
        </w:rPr>
        <w:t xml:space="preserve">procurement </w:t>
      </w:r>
      <w:r w:rsidRPr="003120F2">
        <w:rPr>
          <w:rFonts w:eastAsia="Avenir"/>
          <w:sz w:val="22"/>
          <w:szCs w:val="22"/>
        </w:rPr>
        <w:t>specifications</w:t>
      </w:r>
      <w:r w:rsidR="00F472F7">
        <w:rPr>
          <w:rFonts w:eastAsia="Avenir"/>
          <w:sz w:val="22"/>
          <w:szCs w:val="22"/>
        </w:rPr>
        <w:t xml:space="preserve"> and </w:t>
      </w:r>
      <w:r w:rsidRPr="003120F2">
        <w:rPr>
          <w:rFonts w:eastAsia="Avenir"/>
          <w:sz w:val="22"/>
          <w:szCs w:val="22"/>
        </w:rPr>
        <w:t>test market appetite</w:t>
      </w:r>
      <w:r>
        <w:rPr>
          <w:rFonts w:eastAsia="Avenir"/>
          <w:sz w:val="22"/>
          <w:szCs w:val="22"/>
        </w:rPr>
        <w:t xml:space="preserve"> through early engagements with manufactures, suppliers, developers and construction professionals</w:t>
      </w:r>
      <w:r w:rsidR="00F472F7">
        <w:rPr>
          <w:rFonts w:eastAsia="Avenir"/>
          <w:sz w:val="22"/>
          <w:szCs w:val="22"/>
        </w:rPr>
        <w:t xml:space="preserve">. </w:t>
      </w:r>
    </w:p>
    <w:p w14:paraId="4F7EF5EE" w14:textId="7E75DC56" w:rsidR="00F472F7" w:rsidRDefault="003953DE" w:rsidP="00F700E3">
      <w:pPr>
        <w:pStyle w:val="ListParagraph"/>
        <w:numPr>
          <w:ilvl w:val="0"/>
          <w:numId w:val="60"/>
        </w:numPr>
        <w:rPr>
          <w:rFonts w:eastAsia="Avenir"/>
          <w:sz w:val="22"/>
          <w:szCs w:val="22"/>
        </w:rPr>
      </w:pPr>
      <w:r>
        <w:rPr>
          <w:rFonts w:eastAsia="Avenir"/>
          <w:sz w:val="22"/>
          <w:szCs w:val="22"/>
        </w:rPr>
        <w:t>For easier implementation, back</w:t>
      </w:r>
      <w:r w:rsidR="00F472F7">
        <w:rPr>
          <w:rFonts w:eastAsia="Avenir"/>
          <w:sz w:val="22"/>
          <w:szCs w:val="22"/>
        </w:rPr>
        <w:t xml:space="preserve"> the procurement model with finance and governance, including budget approvals, clear </w:t>
      </w:r>
      <w:r>
        <w:rPr>
          <w:rFonts w:eastAsia="Avenir"/>
          <w:sz w:val="22"/>
          <w:szCs w:val="22"/>
        </w:rPr>
        <w:t>decision-making</w:t>
      </w:r>
      <w:r w:rsidR="00F472F7">
        <w:rPr>
          <w:rFonts w:eastAsia="Avenir"/>
          <w:sz w:val="22"/>
          <w:szCs w:val="22"/>
        </w:rPr>
        <w:t xml:space="preserve"> structures and enabling support from national governments, DFIs or technical partners</w:t>
      </w:r>
    </w:p>
    <w:p w14:paraId="4BAA0EB3" w14:textId="2C1D6A77" w:rsidR="005A482B" w:rsidRDefault="000C5E4F" w:rsidP="00F700E3">
      <w:pPr>
        <w:pStyle w:val="ListParagraph"/>
        <w:numPr>
          <w:ilvl w:val="0"/>
          <w:numId w:val="60"/>
        </w:numPr>
        <w:rPr>
          <w:rFonts w:eastAsia="Avenir"/>
          <w:sz w:val="22"/>
          <w:szCs w:val="22"/>
        </w:rPr>
      </w:pPr>
      <w:r>
        <w:rPr>
          <w:rFonts w:eastAsia="Avenir"/>
          <w:sz w:val="22"/>
          <w:szCs w:val="22"/>
        </w:rPr>
        <w:t xml:space="preserve">Monitor and evaluate the procurement </w:t>
      </w:r>
      <w:r w:rsidR="00D0077F">
        <w:rPr>
          <w:rFonts w:eastAsia="Avenir"/>
          <w:sz w:val="22"/>
          <w:szCs w:val="22"/>
        </w:rPr>
        <w:t>process and</w:t>
      </w:r>
      <w:r>
        <w:rPr>
          <w:rFonts w:eastAsia="Avenir"/>
          <w:sz w:val="22"/>
          <w:szCs w:val="22"/>
        </w:rPr>
        <w:t xml:space="preserve"> feed learnings back into subsequent procurement cycles</w:t>
      </w:r>
      <w:r w:rsidR="00B85CD3">
        <w:rPr>
          <w:rFonts w:eastAsia="Avenir"/>
          <w:sz w:val="22"/>
          <w:szCs w:val="22"/>
        </w:rPr>
        <w:t xml:space="preserve"> to </w:t>
      </w:r>
      <w:r w:rsidR="00412D83">
        <w:rPr>
          <w:rFonts w:eastAsia="Avenir"/>
          <w:sz w:val="22"/>
          <w:szCs w:val="22"/>
        </w:rPr>
        <w:t xml:space="preserve">shape the market over time. This </w:t>
      </w:r>
      <w:r w:rsidR="00F87B3E">
        <w:rPr>
          <w:rFonts w:eastAsia="Avenir"/>
          <w:sz w:val="22"/>
          <w:szCs w:val="22"/>
        </w:rPr>
        <w:t>could include</w:t>
      </w:r>
      <w:r w:rsidR="00412D83">
        <w:rPr>
          <w:rFonts w:eastAsia="Avenir"/>
          <w:sz w:val="22"/>
          <w:szCs w:val="22"/>
        </w:rPr>
        <w:t xml:space="preserve"> monitoring emissions, costs, </w:t>
      </w:r>
      <w:r w:rsidR="00F87B3E">
        <w:rPr>
          <w:rFonts w:eastAsia="Avenir"/>
          <w:sz w:val="22"/>
          <w:szCs w:val="22"/>
        </w:rPr>
        <w:t xml:space="preserve">resilience-related outcomes, governance or budgetary challenges etc. </w:t>
      </w:r>
    </w:p>
    <w:p w14:paraId="36212C2E" w14:textId="77777777" w:rsidR="00AE14B3" w:rsidRDefault="00AE14B3" w:rsidP="007F20EE">
      <w:pPr>
        <w:rPr>
          <w:rFonts w:eastAsia="Avenir Next LT Pro" w:cs="Avenir Next LT Pro"/>
          <w:sz w:val="22"/>
          <w:szCs w:val="22"/>
          <w:lang w:val="en-US"/>
        </w:rPr>
      </w:pPr>
    </w:p>
    <w:p w14:paraId="2F183B45" w14:textId="2E595D20" w:rsidR="00AE14B3" w:rsidRPr="00DF59D4" w:rsidRDefault="002F7ADA" w:rsidP="002F7ADA">
      <w:pPr>
        <w:pStyle w:val="Heading4"/>
        <w:rPr>
          <w:rFonts w:eastAsia="Avenir"/>
        </w:rPr>
      </w:pPr>
      <w:r>
        <w:rPr>
          <w:lang w:val="en-US"/>
        </w:rPr>
        <w:t xml:space="preserve">Illustrative </w:t>
      </w:r>
      <w:r w:rsidR="00B62042">
        <w:rPr>
          <w:lang w:val="en-US"/>
        </w:rPr>
        <w:t>example</w:t>
      </w:r>
      <w:r w:rsidR="00841D7A">
        <w:rPr>
          <w:lang w:val="en-US"/>
        </w:rPr>
        <w:t>s</w:t>
      </w:r>
      <w:r>
        <w:rPr>
          <w:lang w:val="en-US"/>
        </w:rPr>
        <w:t xml:space="preserve">: </w:t>
      </w:r>
    </w:p>
    <w:p w14:paraId="794F179A" w14:textId="77777777" w:rsidR="00196F70" w:rsidRDefault="00196F70" w:rsidP="003E5621">
      <w:pPr>
        <w:rPr>
          <w:rFonts w:eastAsia="Avenir"/>
          <w:sz w:val="22"/>
          <w:szCs w:val="22"/>
        </w:rPr>
      </w:pPr>
    </w:p>
    <w:p w14:paraId="5ECDDB92" w14:textId="6C15A51A" w:rsidR="00614288" w:rsidRDefault="003D4479" w:rsidP="003E5621">
      <w:pPr>
        <w:rPr>
          <w:rFonts w:eastAsia="Avenir"/>
          <w:sz w:val="22"/>
          <w:szCs w:val="22"/>
        </w:rPr>
      </w:pPr>
      <w:commentRangeStart w:id="87"/>
      <w:r w:rsidRPr="33357F6C">
        <w:rPr>
          <w:rFonts w:eastAsia="Avenir"/>
          <w:b/>
          <w:bCs/>
          <w:sz w:val="22"/>
          <w:szCs w:val="22"/>
        </w:rPr>
        <w:t>First Mover Cities</w:t>
      </w:r>
      <w:r w:rsidR="00233811" w:rsidRPr="33357F6C">
        <w:rPr>
          <w:rFonts w:eastAsia="Avenir"/>
          <w:b/>
          <w:bCs/>
          <w:sz w:val="22"/>
          <w:szCs w:val="22"/>
        </w:rPr>
        <w:t xml:space="preserve"> Cohort</w:t>
      </w:r>
      <w:r w:rsidR="001A5EF8" w:rsidRPr="33357F6C">
        <w:rPr>
          <w:rFonts w:eastAsia="Avenir"/>
          <w:sz w:val="22"/>
          <w:szCs w:val="22"/>
        </w:rPr>
        <w:t xml:space="preserve"> is being developed as a dialogue series </w:t>
      </w:r>
      <w:r w:rsidR="00A2655D" w:rsidRPr="33357F6C">
        <w:rPr>
          <w:rFonts w:eastAsia="Avenir"/>
          <w:sz w:val="22"/>
          <w:szCs w:val="22"/>
        </w:rPr>
        <w:t xml:space="preserve">by the </w:t>
      </w:r>
      <w:r w:rsidR="00233811" w:rsidRPr="33357F6C">
        <w:rPr>
          <w:rFonts w:eastAsia="Avenir"/>
          <w:sz w:val="22"/>
          <w:szCs w:val="22"/>
        </w:rPr>
        <w:t xml:space="preserve">First Movers Coalition, </w:t>
      </w:r>
      <w:r w:rsidR="00A2655D" w:rsidRPr="33357F6C">
        <w:rPr>
          <w:rFonts w:eastAsia="Avenir"/>
          <w:sz w:val="22"/>
          <w:szCs w:val="22"/>
        </w:rPr>
        <w:t>World Economic Forum</w:t>
      </w:r>
      <w:r w:rsidR="00233811" w:rsidRPr="33357F6C">
        <w:rPr>
          <w:rFonts w:eastAsia="Avenir"/>
          <w:sz w:val="22"/>
          <w:szCs w:val="22"/>
        </w:rPr>
        <w:t>. The cohort</w:t>
      </w:r>
      <w:r w:rsidR="00A2655D" w:rsidRPr="33357F6C">
        <w:rPr>
          <w:rFonts w:eastAsia="Avenir"/>
          <w:sz w:val="22"/>
          <w:szCs w:val="22"/>
        </w:rPr>
        <w:t xml:space="preserve"> </w:t>
      </w:r>
      <w:r w:rsidR="00233811" w:rsidRPr="33357F6C">
        <w:rPr>
          <w:rFonts w:eastAsia="Avenir"/>
          <w:sz w:val="22"/>
          <w:szCs w:val="22"/>
        </w:rPr>
        <w:t>will bring</w:t>
      </w:r>
      <w:r w:rsidR="001A5EF8" w:rsidRPr="33357F6C">
        <w:rPr>
          <w:rFonts w:eastAsia="Avenir"/>
          <w:sz w:val="22"/>
          <w:szCs w:val="22"/>
        </w:rPr>
        <w:t xml:space="preserve"> together city representatives, private actors, and other partners to discuss green procurement governance, tender design, and how to turn fragmented demand into clearer market signals. The </w:t>
      </w:r>
      <w:r w:rsidR="00233811" w:rsidRPr="33357F6C">
        <w:rPr>
          <w:rFonts w:eastAsia="Avenir"/>
          <w:sz w:val="22"/>
          <w:szCs w:val="22"/>
        </w:rPr>
        <w:t>cohort</w:t>
      </w:r>
      <w:r w:rsidR="001A5EF8" w:rsidRPr="33357F6C">
        <w:rPr>
          <w:rFonts w:eastAsia="Avenir"/>
          <w:sz w:val="22"/>
          <w:szCs w:val="22"/>
        </w:rPr>
        <w:t xml:space="preserve"> is</w:t>
      </w:r>
      <w:r w:rsidR="003618E6" w:rsidRPr="33357F6C">
        <w:rPr>
          <w:rFonts w:eastAsia="Avenir"/>
          <w:sz w:val="22"/>
          <w:szCs w:val="22"/>
        </w:rPr>
        <w:t xml:space="preserve"> engaging</w:t>
      </w:r>
      <w:r w:rsidR="001A5EF8" w:rsidRPr="33357F6C">
        <w:rPr>
          <w:rFonts w:eastAsia="Avenir"/>
          <w:sz w:val="22"/>
          <w:szCs w:val="22"/>
        </w:rPr>
        <w:t xml:space="preserve"> cities </w:t>
      </w:r>
      <w:r w:rsidR="001A5EF8" w:rsidRPr="33357F6C">
        <w:rPr>
          <w:rFonts w:eastAsia="Avenir"/>
          <w:sz w:val="22"/>
          <w:szCs w:val="22"/>
        </w:rPr>
        <w:lastRenderedPageBreak/>
        <w:t>such as Stockholm,</w:t>
      </w:r>
      <w:r w:rsidR="00233811" w:rsidRPr="33357F6C">
        <w:rPr>
          <w:rFonts w:eastAsia="Avenir"/>
          <w:sz w:val="22"/>
          <w:szCs w:val="22"/>
        </w:rPr>
        <w:t xml:space="preserve"> Seattle and</w:t>
      </w:r>
      <w:r w:rsidR="001A5EF8" w:rsidRPr="33357F6C">
        <w:rPr>
          <w:rFonts w:eastAsia="Avenir"/>
          <w:sz w:val="22"/>
          <w:szCs w:val="22"/>
        </w:rPr>
        <w:t xml:space="preserve"> San Francisco</w:t>
      </w:r>
      <w:r w:rsidR="00233811" w:rsidRPr="33357F6C">
        <w:rPr>
          <w:rFonts w:eastAsia="Avenir"/>
          <w:sz w:val="22"/>
          <w:szCs w:val="22"/>
        </w:rPr>
        <w:t>, drawing</w:t>
      </w:r>
      <w:r w:rsidR="001A5EF8" w:rsidRPr="33357F6C">
        <w:rPr>
          <w:rFonts w:eastAsia="Avenir"/>
          <w:sz w:val="22"/>
          <w:szCs w:val="22"/>
        </w:rPr>
        <w:t xml:space="preserve"> on examples like Stockholm’s tender-based incentives and Zurich’s material-based mandate to show how procurement rules can shift markets for lower-carbon materials</w:t>
      </w:r>
      <w:r w:rsidR="00E26D6D" w:rsidRPr="33357F6C">
        <w:rPr>
          <w:rFonts w:eastAsia="Avenir"/>
          <w:sz w:val="22"/>
          <w:szCs w:val="22"/>
        </w:rPr>
        <w:t>, bring public and private actors to coordinate as part of a multistakeholder process.</w:t>
      </w:r>
      <w:r w:rsidR="00233811" w:rsidRPr="33357F6C">
        <w:rPr>
          <w:rFonts w:eastAsia="Avenir"/>
          <w:sz w:val="22"/>
          <w:szCs w:val="22"/>
        </w:rPr>
        <w:t xml:space="preserve"> Click </w:t>
      </w:r>
      <w:hyperlink r:id="rId44">
        <w:r w:rsidR="00233811" w:rsidRPr="33357F6C">
          <w:rPr>
            <w:rStyle w:val="Hyperlink"/>
          </w:rPr>
          <w:t>here</w:t>
        </w:r>
      </w:hyperlink>
      <w:r w:rsidR="00233811" w:rsidRPr="33357F6C">
        <w:rPr>
          <w:rFonts w:eastAsia="Avenir"/>
          <w:sz w:val="22"/>
          <w:szCs w:val="22"/>
        </w:rPr>
        <w:t xml:space="preserve"> to know more about First Mover Coalition.</w:t>
      </w:r>
      <w:r w:rsidR="00E26D6D" w:rsidRPr="33357F6C">
        <w:rPr>
          <w:rFonts w:eastAsia="Avenir"/>
          <w:sz w:val="22"/>
          <w:szCs w:val="22"/>
        </w:rPr>
        <w:t xml:space="preserve"> </w:t>
      </w:r>
      <w:commentRangeEnd w:id="87"/>
      <w:r>
        <w:rPr>
          <w:rStyle w:val="CommentReference"/>
          <w:rFonts w:eastAsia="Avenir"/>
          <w:sz w:val="22"/>
          <w:szCs w:val="22"/>
        </w:rPr>
        <w:commentReference w:id="87"/>
      </w:r>
    </w:p>
    <w:p w14:paraId="25616671" w14:textId="77777777" w:rsidR="00397013" w:rsidRDefault="00397013" w:rsidP="003E5621">
      <w:pPr>
        <w:rPr>
          <w:rFonts w:eastAsia="Avenir"/>
          <w:sz w:val="22"/>
          <w:szCs w:val="22"/>
        </w:rPr>
      </w:pPr>
    </w:p>
    <w:p w14:paraId="3B3E6899" w14:textId="5D106820" w:rsidR="00397013" w:rsidRDefault="00397013" w:rsidP="003E5621">
      <w:pPr>
        <w:rPr>
          <w:rFonts w:eastAsia="Avenir"/>
          <w:sz w:val="22"/>
          <w:szCs w:val="22"/>
        </w:rPr>
      </w:pPr>
      <w:r w:rsidRPr="00FF235F">
        <w:rPr>
          <w:rFonts w:eastAsia="Avenir"/>
          <w:b/>
          <w:bCs/>
          <w:sz w:val="22"/>
          <w:szCs w:val="22"/>
        </w:rPr>
        <w:t>C40 Clean Construction Accelerator</w:t>
      </w:r>
      <w:r w:rsidR="00DF5ED4">
        <w:rPr>
          <w:rFonts w:eastAsia="Avenir"/>
          <w:sz w:val="22"/>
          <w:szCs w:val="22"/>
        </w:rPr>
        <w:t xml:space="preserve"> </w:t>
      </w:r>
      <w:r w:rsidR="006525C2" w:rsidRPr="006525C2">
        <w:rPr>
          <w:rFonts w:eastAsia="Avenir"/>
          <w:sz w:val="22"/>
          <w:szCs w:val="22"/>
        </w:rPr>
        <w:t xml:space="preserve">shows how city action can move beyond municipal projects and help reshape the wider construction market. </w:t>
      </w:r>
      <w:r w:rsidR="006525C2">
        <w:rPr>
          <w:rFonts w:eastAsia="Avenir"/>
          <w:sz w:val="22"/>
          <w:szCs w:val="22"/>
        </w:rPr>
        <w:t xml:space="preserve">It </w:t>
      </w:r>
      <w:r w:rsidR="00DF5ED4">
        <w:rPr>
          <w:rFonts w:eastAsia="Avenir"/>
          <w:sz w:val="22"/>
          <w:szCs w:val="22"/>
        </w:rPr>
        <w:t xml:space="preserve">is an initiative that brings together eight cities to help transform the building and construction industry. </w:t>
      </w:r>
      <w:r w:rsidR="00733520" w:rsidRPr="00733520">
        <w:rPr>
          <w:rFonts w:eastAsia="Avenir"/>
          <w:sz w:val="22"/>
          <w:szCs w:val="22"/>
        </w:rPr>
        <w:t>In the accelerator, mayors commit to reusing and retrofitting existing buildings first, leading by example through municipal procurement, demanding transparency through whole-life carbon assessments, building joint roadmaps with stakeholders, approving at least one net-zero flagship project, assessing resilience impacts, and advocating for action at national and higher levels.</w:t>
      </w:r>
      <w:r w:rsidR="006525C2">
        <w:rPr>
          <w:rFonts w:eastAsia="Avenir"/>
          <w:sz w:val="22"/>
          <w:szCs w:val="22"/>
        </w:rPr>
        <w:t xml:space="preserve"> T</w:t>
      </w:r>
      <w:r w:rsidR="006525C2" w:rsidRPr="006525C2">
        <w:rPr>
          <w:rFonts w:eastAsia="Avenir"/>
          <w:sz w:val="22"/>
          <w:szCs w:val="22"/>
        </w:rPr>
        <w:t>hese commitments translating into practice</w:t>
      </w:r>
      <w:r w:rsidR="006525C2">
        <w:rPr>
          <w:rFonts w:eastAsia="Avenir"/>
          <w:sz w:val="22"/>
          <w:szCs w:val="22"/>
        </w:rPr>
        <w:t xml:space="preserve"> – </w:t>
      </w:r>
      <w:r w:rsidR="006525C2" w:rsidRPr="006525C2">
        <w:rPr>
          <w:rFonts w:eastAsia="Avenir"/>
          <w:sz w:val="22"/>
          <w:szCs w:val="22"/>
        </w:rPr>
        <w:t>cities are using procurement to push whole-life cycle assessments and low-carbon materials, coordinating across departments, working with private-sector partners such as the North American Electric Construction Coalition, and pressing national governments to remove policy barriers.</w:t>
      </w:r>
      <w:r w:rsidR="00A459B2">
        <w:rPr>
          <w:rStyle w:val="FootnoteReference"/>
          <w:rFonts w:eastAsia="Avenir"/>
          <w:sz w:val="22"/>
          <w:szCs w:val="22"/>
        </w:rPr>
        <w:footnoteReference w:id="94"/>
      </w:r>
    </w:p>
    <w:p w14:paraId="7FDA0B5F" w14:textId="77777777" w:rsidR="009B2335" w:rsidRDefault="009B2335" w:rsidP="003E5621">
      <w:pPr>
        <w:rPr>
          <w:rFonts w:eastAsia="Avenir"/>
          <w:sz w:val="22"/>
          <w:szCs w:val="22"/>
        </w:rPr>
      </w:pPr>
    </w:p>
    <w:p w14:paraId="10C5278A" w14:textId="56963F8A" w:rsidR="009B2335" w:rsidRDefault="009B2335" w:rsidP="003E5621">
      <w:pPr>
        <w:rPr>
          <w:rFonts w:eastAsia="Avenir"/>
          <w:sz w:val="22"/>
          <w:szCs w:val="22"/>
        </w:rPr>
      </w:pPr>
      <w:r>
        <w:rPr>
          <w:rFonts w:eastAsia="Avenir"/>
          <w:sz w:val="22"/>
          <w:szCs w:val="22"/>
        </w:rPr>
        <w:t xml:space="preserve">Click </w:t>
      </w:r>
      <w:hyperlink r:id="rId45" w:history="1">
        <w:r w:rsidRPr="00A459B2">
          <w:rPr>
            <w:rStyle w:val="Hyperlink"/>
            <w:rFonts w:eastAsia="Avenir"/>
            <w:sz w:val="22"/>
            <w:szCs w:val="22"/>
          </w:rPr>
          <w:t>here</w:t>
        </w:r>
      </w:hyperlink>
      <w:r>
        <w:rPr>
          <w:rFonts w:eastAsia="Avenir"/>
          <w:sz w:val="22"/>
          <w:szCs w:val="22"/>
        </w:rPr>
        <w:t xml:space="preserve"> to know more about the Accelerator.</w:t>
      </w:r>
    </w:p>
    <w:p w14:paraId="79D46AD7" w14:textId="77777777" w:rsidR="00E26D6D" w:rsidRDefault="00E26D6D" w:rsidP="003E5621">
      <w:pPr>
        <w:rPr>
          <w:rFonts w:eastAsia="Avenir"/>
          <w:sz w:val="22"/>
          <w:szCs w:val="22"/>
        </w:rPr>
      </w:pPr>
    </w:p>
    <w:p w14:paraId="2DD6490A" w14:textId="7243E363" w:rsidR="00CC11A9" w:rsidRDefault="00B74C3D" w:rsidP="00C94885">
      <w:pPr>
        <w:rPr>
          <w:sz w:val="22"/>
          <w:szCs w:val="22"/>
        </w:rPr>
      </w:pPr>
      <w:r w:rsidRPr="00B74C3D">
        <w:rPr>
          <w:b/>
          <w:bCs/>
          <w:sz w:val="22"/>
          <w:szCs w:val="22"/>
        </w:rPr>
        <w:t>RAMCC Trust Fund, Argentina</w:t>
      </w:r>
      <w:r w:rsidRPr="00B74C3D">
        <w:rPr>
          <w:sz w:val="22"/>
          <w:szCs w:val="22"/>
        </w:rPr>
        <w:t xml:space="preserve"> </w:t>
      </w:r>
      <w:r w:rsidR="00E85CE0">
        <w:rPr>
          <w:sz w:val="22"/>
          <w:szCs w:val="22"/>
        </w:rPr>
        <w:t>demonstrates</w:t>
      </w:r>
      <w:r w:rsidRPr="00B74C3D">
        <w:rPr>
          <w:sz w:val="22"/>
          <w:szCs w:val="22"/>
        </w:rPr>
        <w:t xml:space="preserve"> how a </w:t>
      </w:r>
      <w:r w:rsidR="008B1F64">
        <w:rPr>
          <w:sz w:val="22"/>
          <w:szCs w:val="22"/>
        </w:rPr>
        <w:t xml:space="preserve">horizontally coordinated </w:t>
      </w:r>
      <w:r w:rsidRPr="00B74C3D">
        <w:rPr>
          <w:sz w:val="22"/>
          <w:szCs w:val="22"/>
        </w:rPr>
        <w:t xml:space="preserve">pooled procurement </w:t>
      </w:r>
      <w:r w:rsidR="008D5D99">
        <w:rPr>
          <w:sz w:val="22"/>
          <w:szCs w:val="22"/>
        </w:rPr>
        <w:t>vehicles, coordinated horizontally (i.e., between local governments),</w:t>
      </w:r>
      <w:r w:rsidRPr="00B74C3D">
        <w:rPr>
          <w:sz w:val="22"/>
          <w:szCs w:val="22"/>
        </w:rPr>
        <w:t xml:space="preserve"> can </w:t>
      </w:r>
      <w:r w:rsidR="008358A5">
        <w:rPr>
          <w:sz w:val="22"/>
          <w:szCs w:val="22"/>
        </w:rPr>
        <w:t>consolidate a</w:t>
      </w:r>
      <w:r w:rsidRPr="00B74C3D">
        <w:rPr>
          <w:sz w:val="22"/>
          <w:szCs w:val="22"/>
        </w:rPr>
        <w:t xml:space="preserve"> fragmented municipal demand into a strong market signal. RAMCC is a coalition of 270 municipalities, and the Trust Fund</w:t>
      </w:r>
      <w:r w:rsidR="00FF1DF9">
        <w:rPr>
          <w:sz w:val="22"/>
          <w:szCs w:val="22"/>
        </w:rPr>
        <w:t>, established by RAMCC in 2018,</w:t>
      </w:r>
      <w:r w:rsidRPr="00B74C3D">
        <w:rPr>
          <w:sz w:val="22"/>
          <w:szCs w:val="22"/>
        </w:rPr>
        <w:t xml:space="preserve"> helps participating </w:t>
      </w:r>
      <w:r w:rsidR="000933B1">
        <w:rPr>
          <w:sz w:val="22"/>
          <w:szCs w:val="22"/>
        </w:rPr>
        <w:t>municipalities to</w:t>
      </w:r>
      <w:r w:rsidRPr="00B74C3D">
        <w:rPr>
          <w:sz w:val="22"/>
          <w:szCs w:val="22"/>
        </w:rPr>
        <w:t xml:space="preserve"> finance and deliver </w:t>
      </w:r>
      <w:r w:rsidR="008358A5">
        <w:rPr>
          <w:sz w:val="22"/>
          <w:szCs w:val="22"/>
        </w:rPr>
        <w:t xml:space="preserve">projects </w:t>
      </w:r>
      <w:r w:rsidR="00FD0623">
        <w:rPr>
          <w:sz w:val="22"/>
          <w:szCs w:val="22"/>
        </w:rPr>
        <w:t xml:space="preserve">in their </w:t>
      </w:r>
      <w:r w:rsidRPr="00B74C3D">
        <w:rPr>
          <w:sz w:val="22"/>
          <w:szCs w:val="22"/>
        </w:rPr>
        <w:t xml:space="preserve">climate action plan </w:t>
      </w:r>
      <w:r w:rsidR="00895F7A">
        <w:rPr>
          <w:sz w:val="22"/>
          <w:szCs w:val="22"/>
        </w:rPr>
        <w:t xml:space="preserve">by procuring </w:t>
      </w:r>
      <w:r w:rsidR="00655CC6">
        <w:rPr>
          <w:sz w:val="22"/>
          <w:szCs w:val="22"/>
        </w:rPr>
        <w:t>suited climate-smart technologies at lower costs.</w:t>
      </w:r>
      <w:r w:rsidR="009158A8">
        <w:rPr>
          <w:sz w:val="22"/>
          <w:szCs w:val="22"/>
        </w:rPr>
        <w:t xml:space="preserve"> Each </w:t>
      </w:r>
      <w:r w:rsidR="006F79D6">
        <w:rPr>
          <w:sz w:val="22"/>
          <w:szCs w:val="22"/>
        </w:rPr>
        <w:t>participating municipality is a Trustee and is represented by its mayor in the</w:t>
      </w:r>
      <w:r w:rsidRPr="00B74C3D">
        <w:rPr>
          <w:sz w:val="22"/>
          <w:szCs w:val="22"/>
        </w:rPr>
        <w:t xml:space="preserve"> Assembly of Mayors</w:t>
      </w:r>
      <w:r w:rsidR="00401899">
        <w:rPr>
          <w:sz w:val="22"/>
          <w:szCs w:val="22"/>
        </w:rPr>
        <w:t xml:space="preserve"> – a forum for Trustees </w:t>
      </w:r>
      <w:r w:rsidR="00F92612">
        <w:rPr>
          <w:sz w:val="22"/>
          <w:szCs w:val="22"/>
        </w:rPr>
        <w:t xml:space="preserve">to set out their </w:t>
      </w:r>
      <w:r w:rsidR="007536F3">
        <w:rPr>
          <w:sz w:val="22"/>
          <w:szCs w:val="22"/>
        </w:rPr>
        <w:t xml:space="preserve">project implementation priorities and share progress. </w:t>
      </w:r>
      <w:r w:rsidR="00C94885" w:rsidRPr="00C94885">
        <w:rPr>
          <w:sz w:val="22"/>
          <w:szCs w:val="22"/>
        </w:rPr>
        <w:t>The Assembly also elects the executive committee, the Mayor City</w:t>
      </w:r>
      <w:r w:rsidR="000933B1">
        <w:rPr>
          <w:sz w:val="22"/>
          <w:szCs w:val="22"/>
        </w:rPr>
        <w:t xml:space="preserve"> </w:t>
      </w:r>
      <w:r w:rsidR="00C94885" w:rsidRPr="00C94885">
        <w:rPr>
          <w:sz w:val="22"/>
          <w:szCs w:val="22"/>
        </w:rPr>
        <w:t>Council, comprising a group of 5 mayors (</w:t>
      </w:r>
      <w:r w:rsidR="00B9080B">
        <w:rPr>
          <w:sz w:val="22"/>
          <w:szCs w:val="22"/>
        </w:rPr>
        <w:t>one</w:t>
      </w:r>
      <w:r w:rsidR="00C94885" w:rsidRPr="00C94885">
        <w:rPr>
          <w:sz w:val="22"/>
          <w:szCs w:val="22"/>
        </w:rPr>
        <w:t xml:space="preserve"> president and four vice presidents), which</w:t>
      </w:r>
      <w:r w:rsidR="000933B1">
        <w:rPr>
          <w:sz w:val="22"/>
          <w:szCs w:val="22"/>
        </w:rPr>
        <w:t xml:space="preserve"> </w:t>
      </w:r>
      <w:r w:rsidR="00C94885" w:rsidRPr="00C94885">
        <w:rPr>
          <w:sz w:val="22"/>
          <w:szCs w:val="22"/>
        </w:rPr>
        <w:t>provides strategic oversight for the Trust’s financing activities each year. A third body,</w:t>
      </w:r>
      <w:r w:rsidR="000933B1">
        <w:rPr>
          <w:sz w:val="22"/>
          <w:szCs w:val="22"/>
        </w:rPr>
        <w:t xml:space="preserve"> </w:t>
      </w:r>
      <w:r w:rsidR="00C94885" w:rsidRPr="00C94885">
        <w:rPr>
          <w:sz w:val="22"/>
          <w:szCs w:val="22"/>
        </w:rPr>
        <w:t>the Executive Secretariat, provides Trustees with technical support to develop climate plans, undertake technical studies, and develop financing proposals</w:t>
      </w:r>
      <w:r w:rsidRPr="00B74C3D">
        <w:rPr>
          <w:sz w:val="22"/>
          <w:szCs w:val="22"/>
        </w:rPr>
        <w:t xml:space="preserve">. Municipalities approve budgets, pool </w:t>
      </w:r>
      <w:r w:rsidR="00EC1AE6">
        <w:rPr>
          <w:sz w:val="22"/>
          <w:szCs w:val="22"/>
        </w:rPr>
        <w:t xml:space="preserve">and allocate </w:t>
      </w:r>
      <w:r w:rsidRPr="00B74C3D">
        <w:rPr>
          <w:sz w:val="22"/>
          <w:szCs w:val="22"/>
        </w:rPr>
        <w:t>funds</w:t>
      </w:r>
      <w:r w:rsidR="00EC1AE6">
        <w:rPr>
          <w:sz w:val="22"/>
          <w:szCs w:val="22"/>
        </w:rPr>
        <w:t xml:space="preserve">. The Mayor City Council </w:t>
      </w:r>
      <w:r w:rsidR="00640C9B">
        <w:rPr>
          <w:sz w:val="22"/>
          <w:szCs w:val="22"/>
        </w:rPr>
        <w:t xml:space="preserve">issues pooled </w:t>
      </w:r>
      <w:r w:rsidRPr="00B74C3D">
        <w:rPr>
          <w:sz w:val="22"/>
          <w:szCs w:val="22"/>
        </w:rPr>
        <w:t>tender</w:t>
      </w:r>
      <w:r w:rsidR="00640C9B">
        <w:rPr>
          <w:sz w:val="22"/>
          <w:szCs w:val="22"/>
        </w:rPr>
        <w:t xml:space="preserve">s, award contracts and pays technology suppliers. </w:t>
      </w:r>
      <w:r w:rsidR="00072EB2">
        <w:rPr>
          <w:sz w:val="22"/>
          <w:szCs w:val="22"/>
        </w:rPr>
        <w:t>T</w:t>
      </w:r>
      <w:r w:rsidRPr="00B74C3D">
        <w:rPr>
          <w:sz w:val="22"/>
          <w:szCs w:val="22"/>
        </w:rPr>
        <w:t xml:space="preserve">he </w:t>
      </w:r>
      <w:r w:rsidR="00065A56">
        <w:rPr>
          <w:sz w:val="22"/>
          <w:szCs w:val="22"/>
        </w:rPr>
        <w:t xml:space="preserve">Trust Fund </w:t>
      </w:r>
      <w:r w:rsidRPr="00B74C3D">
        <w:rPr>
          <w:sz w:val="22"/>
          <w:szCs w:val="22"/>
        </w:rPr>
        <w:t>has</w:t>
      </w:r>
      <w:r w:rsidR="00072EB2">
        <w:rPr>
          <w:sz w:val="22"/>
          <w:szCs w:val="22"/>
        </w:rPr>
        <w:t xml:space="preserve"> initially</w:t>
      </w:r>
      <w:r w:rsidRPr="00B74C3D">
        <w:rPr>
          <w:sz w:val="22"/>
          <w:szCs w:val="22"/>
        </w:rPr>
        <w:t xml:space="preserve"> focused on LED lighting</w:t>
      </w:r>
      <w:r w:rsidR="00072EB2">
        <w:rPr>
          <w:sz w:val="22"/>
          <w:szCs w:val="22"/>
        </w:rPr>
        <w:t xml:space="preserve"> procurement</w:t>
      </w:r>
      <w:r w:rsidR="001C17A5">
        <w:rPr>
          <w:sz w:val="22"/>
          <w:szCs w:val="22"/>
        </w:rPr>
        <w:t>,</w:t>
      </w:r>
      <w:r w:rsidRPr="00B74C3D">
        <w:rPr>
          <w:sz w:val="22"/>
          <w:szCs w:val="22"/>
        </w:rPr>
        <w:t xml:space="preserve"> achiev</w:t>
      </w:r>
      <w:r w:rsidR="001C17A5">
        <w:rPr>
          <w:sz w:val="22"/>
          <w:szCs w:val="22"/>
        </w:rPr>
        <w:t>ing</w:t>
      </w:r>
      <w:r w:rsidRPr="00B74C3D">
        <w:rPr>
          <w:sz w:val="22"/>
          <w:szCs w:val="22"/>
        </w:rPr>
        <w:t xml:space="preserve"> economies of scal</w:t>
      </w:r>
      <w:r w:rsidR="007E07E0">
        <w:rPr>
          <w:sz w:val="22"/>
          <w:szCs w:val="22"/>
        </w:rPr>
        <w:t>e</w:t>
      </w:r>
      <w:r w:rsidR="004D79FF">
        <w:rPr>
          <w:sz w:val="22"/>
          <w:szCs w:val="22"/>
        </w:rPr>
        <w:t xml:space="preserve"> and financial savings</w:t>
      </w:r>
      <w:r w:rsidR="00072EB2">
        <w:rPr>
          <w:sz w:val="22"/>
          <w:szCs w:val="22"/>
        </w:rPr>
        <w:t xml:space="preserve"> and</w:t>
      </w:r>
      <w:r w:rsidRPr="00B74C3D">
        <w:rPr>
          <w:sz w:val="22"/>
          <w:szCs w:val="22"/>
        </w:rPr>
        <w:t xml:space="preserve"> deliver</w:t>
      </w:r>
      <w:r w:rsidR="00072EB2">
        <w:rPr>
          <w:sz w:val="22"/>
          <w:szCs w:val="22"/>
        </w:rPr>
        <w:t>ing</w:t>
      </w:r>
      <w:r w:rsidRPr="00B74C3D">
        <w:rPr>
          <w:sz w:val="22"/>
          <w:szCs w:val="22"/>
        </w:rPr>
        <w:t xml:space="preserve"> measurable emissions, energy </w:t>
      </w:r>
      <w:r w:rsidR="00072EB2">
        <w:rPr>
          <w:sz w:val="22"/>
          <w:szCs w:val="22"/>
        </w:rPr>
        <w:t>savings.</w:t>
      </w:r>
      <w:r w:rsidR="00065A56">
        <w:rPr>
          <w:rStyle w:val="FootnoteReference"/>
          <w:sz w:val="22"/>
          <w:szCs w:val="22"/>
        </w:rPr>
        <w:footnoteReference w:id="95"/>
      </w:r>
      <w:r w:rsidR="00072EB2">
        <w:rPr>
          <w:sz w:val="22"/>
          <w:szCs w:val="22"/>
        </w:rPr>
        <w:t xml:space="preserve"> </w:t>
      </w:r>
    </w:p>
    <w:p w14:paraId="4AC92294" w14:textId="77777777" w:rsidR="00065A56" w:rsidRDefault="00065A56" w:rsidP="00C94885">
      <w:pPr>
        <w:rPr>
          <w:sz w:val="22"/>
          <w:szCs w:val="22"/>
        </w:rPr>
      </w:pPr>
    </w:p>
    <w:p w14:paraId="3DB3CB91" w14:textId="21644A1D" w:rsidR="00065A56" w:rsidRDefault="00065A56" w:rsidP="00C94885">
      <w:pPr>
        <w:rPr>
          <w:sz w:val="22"/>
          <w:szCs w:val="22"/>
        </w:rPr>
      </w:pPr>
      <w:commentRangeStart w:id="88"/>
      <w:r w:rsidRPr="33357F6C">
        <w:rPr>
          <w:sz w:val="22"/>
          <w:szCs w:val="22"/>
        </w:rPr>
        <w:t xml:space="preserve">Click </w:t>
      </w:r>
      <w:hyperlink r:id="rId46">
        <w:r w:rsidRPr="33357F6C">
          <w:rPr>
            <w:rStyle w:val="Hyperlink"/>
          </w:rPr>
          <w:t>here</w:t>
        </w:r>
      </w:hyperlink>
      <w:commentRangeEnd w:id="88"/>
      <w:r w:rsidRPr="33357F6C">
        <w:rPr>
          <w:rStyle w:val="CommentReference"/>
          <w:sz w:val="22"/>
          <w:szCs w:val="22"/>
        </w:rPr>
        <w:commentReference w:id="88"/>
      </w:r>
      <w:r w:rsidRPr="33357F6C">
        <w:rPr>
          <w:sz w:val="22"/>
          <w:szCs w:val="22"/>
        </w:rPr>
        <w:t xml:space="preserve"> to know more about the Trust Fund. </w:t>
      </w:r>
    </w:p>
    <w:p w14:paraId="326A9037" w14:textId="77777777" w:rsidR="00B74C3D" w:rsidRDefault="00B74C3D" w:rsidP="00FD0FEE">
      <w:pPr>
        <w:rPr>
          <w:sz w:val="22"/>
          <w:szCs w:val="22"/>
        </w:rPr>
      </w:pPr>
    </w:p>
    <w:p w14:paraId="40ABA978" w14:textId="23C99A17" w:rsidR="00B74C3D" w:rsidRDefault="005C6E86" w:rsidP="00FD0FEE">
      <w:pPr>
        <w:rPr>
          <w:sz w:val="22"/>
          <w:szCs w:val="22"/>
        </w:rPr>
      </w:pPr>
      <w:r>
        <w:rPr>
          <w:b/>
          <w:bCs/>
          <w:sz w:val="22"/>
          <w:szCs w:val="22"/>
        </w:rPr>
        <w:t>The</w:t>
      </w:r>
      <w:r w:rsidR="004D07FF" w:rsidRPr="004D07FF">
        <w:rPr>
          <w:b/>
          <w:bCs/>
          <w:sz w:val="22"/>
          <w:szCs w:val="22"/>
        </w:rPr>
        <w:t xml:space="preserve"> Grand Challenge</w:t>
      </w:r>
      <w:r>
        <w:rPr>
          <w:b/>
          <w:bCs/>
          <w:sz w:val="22"/>
          <w:szCs w:val="22"/>
        </w:rPr>
        <w:t>, India</w:t>
      </w:r>
      <w:r w:rsidR="004D07FF" w:rsidRPr="004D07FF">
        <w:rPr>
          <w:sz w:val="22"/>
          <w:szCs w:val="22"/>
        </w:rPr>
        <w:t xml:space="preserve"> </w:t>
      </w:r>
      <w:r w:rsidR="004515B2">
        <w:rPr>
          <w:sz w:val="22"/>
          <w:szCs w:val="22"/>
        </w:rPr>
        <w:t>is an example of</w:t>
      </w:r>
      <w:r w:rsidR="004D07FF" w:rsidRPr="004D07FF">
        <w:rPr>
          <w:sz w:val="22"/>
          <w:szCs w:val="22"/>
        </w:rPr>
        <w:t xml:space="preserve"> a </w:t>
      </w:r>
      <w:r w:rsidR="00B474FE">
        <w:rPr>
          <w:sz w:val="22"/>
          <w:szCs w:val="22"/>
        </w:rPr>
        <w:t xml:space="preserve">vertically </w:t>
      </w:r>
      <w:r w:rsidR="004D07FF" w:rsidRPr="004D07FF">
        <w:rPr>
          <w:sz w:val="22"/>
          <w:szCs w:val="22"/>
        </w:rPr>
        <w:t>coordinated</w:t>
      </w:r>
      <w:r w:rsidR="00B474FE">
        <w:rPr>
          <w:sz w:val="22"/>
          <w:szCs w:val="22"/>
        </w:rPr>
        <w:t xml:space="preserve"> (i.e., between multiple levels of government) </w:t>
      </w:r>
      <w:r w:rsidR="004D07FF" w:rsidRPr="004D07FF">
        <w:rPr>
          <w:sz w:val="22"/>
          <w:szCs w:val="22"/>
        </w:rPr>
        <w:t xml:space="preserve">pooled procurement model for </w:t>
      </w:r>
      <w:r w:rsidR="004E4BC0">
        <w:rPr>
          <w:sz w:val="22"/>
          <w:szCs w:val="22"/>
        </w:rPr>
        <w:t xml:space="preserve">urban green transport – a </w:t>
      </w:r>
      <w:r w:rsidR="004D07FF" w:rsidRPr="004D07FF">
        <w:rPr>
          <w:sz w:val="22"/>
          <w:szCs w:val="22"/>
        </w:rPr>
        <w:t xml:space="preserve">capital-intensive sector. </w:t>
      </w:r>
      <w:r w:rsidR="00EB69A0">
        <w:rPr>
          <w:sz w:val="22"/>
          <w:szCs w:val="22"/>
        </w:rPr>
        <w:t xml:space="preserve">The model aimed </w:t>
      </w:r>
      <w:r w:rsidR="00EB69A0" w:rsidRPr="00EB69A0">
        <w:rPr>
          <w:sz w:val="22"/>
          <w:szCs w:val="22"/>
        </w:rPr>
        <w:t>to scale up the deployment of e-buses in India</w:t>
      </w:r>
      <w:r w:rsidR="00EB69A0">
        <w:rPr>
          <w:sz w:val="22"/>
          <w:szCs w:val="22"/>
        </w:rPr>
        <w:t xml:space="preserve"> and </w:t>
      </w:r>
      <w:r w:rsidR="00EB69A0">
        <w:rPr>
          <w:sz w:val="22"/>
          <w:szCs w:val="22"/>
        </w:rPr>
        <w:lastRenderedPageBreak/>
        <w:t xml:space="preserve">support the </w:t>
      </w:r>
      <w:r w:rsidR="00764584">
        <w:rPr>
          <w:sz w:val="22"/>
          <w:szCs w:val="22"/>
        </w:rPr>
        <w:t>transition to low-emissions fleets.</w:t>
      </w:r>
      <w:r w:rsidR="00EB69A0" w:rsidRPr="00EB69A0">
        <w:rPr>
          <w:sz w:val="22"/>
          <w:szCs w:val="22"/>
        </w:rPr>
        <w:t xml:space="preserve"> </w:t>
      </w:r>
      <w:r w:rsidR="004D07FF" w:rsidRPr="004D07FF">
        <w:rPr>
          <w:sz w:val="22"/>
          <w:szCs w:val="22"/>
        </w:rPr>
        <w:t xml:space="preserve">Led by </w:t>
      </w:r>
      <w:r w:rsidR="005A1BE9">
        <w:rPr>
          <w:sz w:val="22"/>
          <w:szCs w:val="22"/>
        </w:rPr>
        <w:t>Convergence Energy Service Limited (CESL)</w:t>
      </w:r>
      <w:r w:rsidR="004D07FF" w:rsidRPr="004D07FF">
        <w:rPr>
          <w:sz w:val="22"/>
          <w:szCs w:val="22"/>
        </w:rPr>
        <w:t xml:space="preserve"> under the Ministry of Power, and supported by TUMI E-bus Mission, the </w:t>
      </w:r>
      <w:r w:rsidR="006F3706">
        <w:rPr>
          <w:sz w:val="22"/>
          <w:szCs w:val="22"/>
        </w:rPr>
        <w:t>model</w:t>
      </w:r>
      <w:r w:rsidR="004D07FF" w:rsidRPr="004D07FF">
        <w:rPr>
          <w:sz w:val="22"/>
          <w:szCs w:val="22"/>
        </w:rPr>
        <w:t xml:space="preserve"> </w:t>
      </w:r>
      <w:r w:rsidR="00DC0EC1">
        <w:rPr>
          <w:sz w:val="22"/>
          <w:szCs w:val="22"/>
        </w:rPr>
        <w:t>pooled</w:t>
      </w:r>
      <w:r w:rsidR="004D07FF" w:rsidRPr="004D07FF">
        <w:rPr>
          <w:sz w:val="22"/>
          <w:szCs w:val="22"/>
        </w:rPr>
        <w:t xml:space="preserve"> demand from multiple cities for e-buses, reduced transaction costs through a single tendering process and used subsidies from the national government, with some state contributions as well. </w:t>
      </w:r>
      <w:r w:rsidR="00C631D2" w:rsidRPr="00C631D2">
        <w:rPr>
          <w:sz w:val="22"/>
          <w:szCs w:val="22"/>
        </w:rPr>
        <w:t xml:space="preserve">CESL first invited cities to estimate demand and share route, depot and charging information, then consolidated those inputs into a standardized pooled tender. Before issuing the procurement, CESL also consulted OEMs through informal discussions and an initial expression of interest, which helped it test market appetite and adjust the tender design. The tender was then split into five lots with different technical specifications, and bids were selected </w:t>
      </w:r>
      <w:r w:rsidR="000933B1" w:rsidRPr="00C631D2">
        <w:rPr>
          <w:sz w:val="22"/>
          <w:szCs w:val="22"/>
        </w:rPr>
        <w:t>based on</w:t>
      </w:r>
      <w:r w:rsidR="00C631D2" w:rsidRPr="00C631D2">
        <w:rPr>
          <w:sz w:val="22"/>
          <w:szCs w:val="22"/>
        </w:rPr>
        <w:t xml:space="preserve"> the lowest cost per </w:t>
      </w:r>
      <w:r w:rsidR="000933B1" w:rsidRPr="00C631D2">
        <w:rPr>
          <w:sz w:val="22"/>
          <w:szCs w:val="22"/>
        </w:rPr>
        <w:t>kilometre.</w:t>
      </w:r>
      <w:r w:rsidR="000933B1" w:rsidRPr="004D07FF">
        <w:rPr>
          <w:sz w:val="22"/>
          <w:szCs w:val="22"/>
        </w:rPr>
        <w:t xml:space="preserve"> The</w:t>
      </w:r>
      <w:r w:rsidR="004D07FF" w:rsidRPr="004D07FF">
        <w:rPr>
          <w:sz w:val="22"/>
          <w:szCs w:val="22"/>
        </w:rPr>
        <w:t xml:space="preserve"> model relied on a gross cost contract and a mobility-as-a-service structure</w:t>
      </w:r>
      <w:r w:rsidR="004E1FC9">
        <w:rPr>
          <w:sz w:val="22"/>
          <w:szCs w:val="22"/>
        </w:rPr>
        <w:t xml:space="preserve"> where private operators </w:t>
      </w:r>
      <w:r w:rsidR="00F66135">
        <w:rPr>
          <w:sz w:val="22"/>
          <w:szCs w:val="22"/>
        </w:rPr>
        <w:t xml:space="preserve">own and </w:t>
      </w:r>
      <w:r w:rsidR="005B064C">
        <w:rPr>
          <w:sz w:val="22"/>
          <w:szCs w:val="22"/>
        </w:rPr>
        <w:t xml:space="preserve">run </w:t>
      </w:r>
      <w:r w:rsidR="00F66135">
        <w:rPr>
          <w:sz w:val="22"/>
          <w:szCs w:val="22"/>
        </w:rPr>
        <w:t>the e-buses and charging infrastructure for 12 years, after which they transfer the assets to cities</w:t>
      </w:r>
      <w:r w:rsidR="000933B1">
        <w:rPr>
          <w:sz w:val="22"/>
          <w:szCs w:val="22"/>
        </w:rPr>
        <w:t>. This helped</w:t>
      </w:r>
      <w:r w:rsidR="004D07FF" w:rsidRPr="004D07FF">
        <w:rPr>
          <w:sz w:val="22"/>
          <w:szCs w:val="22"/>
        </w:rPr>
        <w:t xml:space="preserve"> shift the upfront </w:t>
      </w:r>
      <w:r w:rsidR="000933B1">
        <w:rPr>
          <w:sz w:val="22"/>
          <w:szCs w:val="22"/>
        </w:rPr>
        <w:t>costs</w:t>
      </w:r>
      <w:r w:rsidR="004D07FF" w:rsidRPr="004D07FF">
        <w:rPr>
          <w:sz w:val="22"/>
          <w:szCs w:val="22"/>
        </w:rPr>
        <w:t xml:space="preserve"> away from cities and suppliers while helping scale a new market for electric buses.</w:t>
      </w:r>
      <w:r w:rsidR="000933B1">
        <w:rPr>
          <w:rStyle w:val="FootnoteReference"/>
          <w:sz w:val="22"/>
          <w:szCs w:val="22"/>
        </w:rPr>
        <w:footnoteReference w:id="96"/>
      </w:r>
    </w:p>
    <w:p w14:paraId="6CF567BA" w14:textId="77777777" w:rsidR="006E526D" w:rsidRDefault="006E526D" w:rsidP="00FD0FEE">
      <w:pPr>
        <w:rPr>
          <w:sz w:val="22"/>
          <w:szCs w:val="22"/>
        </w:rPr>
      </w:pPr>
    </w:p>
    <w:p w14:paraId="712038F3" w14:textId="497B7510" w:rsidR="006E526D" w:rsidRDefault="006E526D" w:rsidP="006E526D">
      <w:pPr>
        <w:rPr>
          <w:sz w:val="22"/>
          <w:szCs w:val="22"/>
        </w:rPr>
      </w:pPr>
      <w:r w:rsidRPr="33357F6C">
        <w:rPr>
          <w:sz w:val="22"/>
          <w:szCs w:val="22"/>
        </w:rPr>
        <w:t xml:space="preserve">Click </w:t>
      </w:r>
      <w:hyperlink r:id="rId47">
        <w:r w:rsidRPr="33357F6C">
          <w:rPr>
            <w:rStyle w:val="Hyperlink"/>
          </w:rPr>
          <w:t>here</w:t>
        </w:r>
      </w:hyperlink>
      <w:r w:rsidRPr="33357F6C">
        <w:rPr>
          <w:sz w:val="22"/>
          <w:szCs w:val="22"/>
        </w:rPr>
        <w:t xml:space="preserve"> to know more about the Grand Challenge. </w:t>
      </w:r>
    </w:p>
    <w:p w14:paraId="7A14514B" w14:textId="65EB873D" w:rsidR="005C6E86" w:rsidRDefault="005C6E86" w:rsidP="00FD0FEE">
      <w:pPr>
        <w:rPr>
          <w:sz w:val="22"/>
          <w:szCs w:val="22"/>
        </w:rPr>
      </w:pPr>
    </w:p>
    <w:p w14:paraId="5CC939AB" w14:textId="68DF6F74" w:rsidR="005C6E86" w:rsidRDefault="008C5614" w:rsidP="00FD0FEE">
      <w:pPr>
        <w:rPr>
          <w:sz w:val="22"/>
          <w:szCs w:val="22"/>
        </w:rPr>
      </w:pPr>
      <w:r w:rsidRPr="006E526D">
        <w:rPr>
          <w:b/>
          <w:bCs/>
          <w:sz w:val="22"/>
          <w:szCs w:val="22"/>
        </w:rPr>
        <w:t>Intra-city aggregated procurement</w:t>
      </w:r>
      <w:r w:rsidR="00D72E40">
        <w:rPr>
          <w:sz w:val="22"/>
          <w:szCs w:val="22"/>
        </w:rPr>
        <w:t xml:space="preserve"> in Zurich demonstrates how a city government can leverage its regulatory mandates </w:t>
      </w:r>
      <w:r w:rsidR="007D009D">
        <w:rPr>
          <w:sz w:val="22"/>
          <w:szCs w:val="22"/>
        </w:rPr>
        <w:t xml:space="preserve">and purchasing power to aggregate demand from public and private sectors within its jurisdiction and create </w:t>
      </w:r>
      <w:r w:rsidR="006E526D">
        <w:rPr>
          <w:sz w:val="22"/>
          <w:szCs w:val="22"/>
        </w:rPr>
        <w:t xml:space="preserve">a market for low-carbon infrastructure. </w:t>
      </w:r>
      <w:r w:rsidR="001D5672">
        <w:rPr>
          <w:sz w:val="22"/>
          <w:szCs w:val="22"/>
        </w:rPr>
        <w:t>In 2002, the</w:t>
      </w:r>
      <w:r w:rsidR="005A6048" w:rsidRPr="005A6048">
        <w:rPr>
          <w:sz w:val="22"/>
          <w:szCs w:val="22"/>
        </w:rPr>
        <w:t xml:space="preserve"> city began with a pilot showing that a new school could use 80 percent recycled aggregates in concrete, then introduced a 25 percent minimum requirement for recycled aggregates in concrete for new public buildings in </w:t>
      </w:r>
      <w:r w:rsidR="001D5672" w:rsidRPr="005A6048">
        <w:rPr>
          <w:sz w:val="22"/>
          <w:szCs w:val="22"/>
        </w:rPr>
        <w:t>2005 and</w:t>
      </w:r>
      <w:r w:rsidR="005A6048" w:rsidRPr="005A6048">
        <w:rPr>
          <w:sz w:val="22"/>
          <w:szCs w:val="22"/>
        </w:rPr>
        <w:t xml:space="preserve"> later tightened its procurement in 2013 to require low-carbon cement as well. Over time, this public procurement approach, together with revisions to Swiss standards and active engagement with local producers, helped create a local market for recycled concrete that later spread into the private sector.</w:t>
      </w:r>
      <w:r w:rsidR="000564CC">
        <w:rPr>
          <w:sz w:val="22"/>
          <w:szCs w:val="22"/>
        </w:rPr>
        <w:t xml:space="preserve"> </w:t>
      </w:r>
      <w:r w:rsidR="000564CC" w:rsidRPr="000564CC">
        <w:rPr>
          <w:sz w:val="22"/>
          <w:szCs w:val="22"/>
        </w:rPr>
        <w:t>As a result, 90% of public concrete</w:t>
      </w:r>
      <w:r w:rsidR="00FE6641">
        <w:rPr>
          <w:sz w:val="22"/>
          <w:szCs w:val="22"/>
        </w:rPr>
        <w:t xml:space="preserve"> used in the city</w:t>
      </w:r>
      <w:r w:rsidR="000564CC" w:rsidRPr="000564CC">
        <w:rPr>
          <w:sz w:val="22"/>
          <w:szCs w:val="22"/>
        </w:rPr>
        <w:t xml:space="preserve"> is now recycled (up to 50% recycled aggregates), and </w:t>
      </w:r>
      <w:r w:rsidR="00BB01E6">
        <w:rPr>
          <w:sz w:val="22"/>
          <w:szCs w:val="22"/>
        </w:rPr>
        <w:t xml:space="preserve">between 2016-21, the city’s </w:t>
      </w:r>
      <w:r w:rsidR="00FC3091">
        <w:rPr>
          <w:sz w:val="22"/>
          <w:szCs w:val="22"/>
        </w:rPr>
        <w:t xml:space="preserve">concrete-related </w:t>
      </w:r>
      <w:r w:rsidR="000564CC" w:rsidRPr="000564CC">
        <w:rPr>
          <w:sz w:val="22"/>
          <w:szCs w:val="22"/>
        </w:rPr>
        <w:t>CO</w:t>
      </w:r>
      <w:r w:rsidR="000564CC" w:rsidRPr="000564CC">
        <w:rPr>
          <w:rFonts w:ascii="Cambria Math" w:hAnsi="Cambria Math" w:cs="Cambria Math"/>
          <w:sz w:val="22"/>
          <w:szCs w:val="22"/>
        </w:rPr>
        <w:t>₂</w:t>
      </w:r>
      <w:r w:rsidR="000564CC" w:rsidRPr="000564CC">
        <w:rPr>
          <w:sz w:val="22"/>
          <w:szCs w:val="22"/>
        </w:rPr>
        <w:t xml:space="preserve"> emissions were reduced by 25</w:t>
      </w:r>
      <w:r w:rsidR="000564CC" w:rsidRPr="000564CC">
        <w:rPr>
          <w:rFonts w:cs="Avenir Next LT Pro"/>
          <w:sz w:val="22"/>
          <w:szCs w:val="22"/>
        </w:rPr>
        <w:t>–</w:t>
      </w:r>
      <w:r w:rsidR="000564CC" w:rsidRPr="000564CC">
        <w:rPr>
          <w:sz w:val="22"/>
          <w:szCs w:val="22"/>
        </w:rPr>
        <w:t>30% (7,430 tonnes CO</w:t>
      </w:r>
      <w:r w:rsidR="000564CC" w:rsidRPr="000564CC">
        <w:rPr>
          <w:rFonts w:ascii="Cambria Math" w:hAnsi="Cambria Math" w:cs="Cambria Math"/>
          <w:sz w:val="22"/>
          <w:szCs w:val="22"/>
        </w:rPr>
        <w:t>₂</w:t>
      </w:r>
      <w:r w:rsidR="000564CC" w:rsidRPr="000564CC">
        <w:rPr>
          <w:sz w:val="22"/>
          <w:szCs w:val="22"/>
        </w:rPr>
        <w:t xml:space="preserve"> emissions saved). </w:t>
      </w:r>
      <w:r w:rsidR="00904C99">
        <w:rPr>
          <w:sz w:val="22"/>
          <w:szCs w:val="22"/>
        </w:rPr>
        <w:t xml:space="preserve">Zurich’s </w:t>
      </w:r>
      <w:r w:rsidR="00DB72D1">
        <w:rPr>
          <w:sz w:val="22"/>
          <w:szCs w:val="22"/>
        </w:rPr>
        <w:t>procurement policy succeeded in creating a market for recycled con</w:t>
      </w:r>
      <w:r w:rsidR="00E201C4">
        <w:rPr>
          <w:sz w:val="22"/>
          <w:szCs w:val="22"/>
        </w:rPr>
        <w:t xml:space="preserve">crete that was later spread to the private market, helping aggregate </w:t>
      </w:r>
      <w:r w:rsidR="00651E4B">
        <w:rPr>
          <w:sz w:val="22"/>
          <w:szCs w:val="22"/>
        </w:rPr>
        <w:t>the city-wide demand towards low-emissions infrastructure.</w:t>
      </w:r>
      <w:r w:rsidR="00AB0987">
        <w:rPr>
          <w:rStyle w:val="FootnoteReference"/>
          <w:sz w:val="22"/>
          <w:szCs w:val="22"/>
        </w:rPr>
        <w:footnoteReference w:id="97"/>
      </w:r>
      <w:r w:rsidR="00651E4B">
        <w:rPr>
          <w:sz w:val="22"/>
          <w:szCs w:val="22"/>
        </w:rPr>
        <w:t xml:space="preserve"> </w:t>
      </w:r>
      <w:r w:rsidR="00FC3091">
        <w:rPr>
          <w:sz w:val="22"/>
          <w:szCs w:val="22"/>
        </w:rPr>
        <w:t xml:space="preserve"> </w:t>
      </w:r>
    </w:p>
    <w:p w14:paraId="29C02BA1" w14:textId="77777777" w:rsidR="00782B7C" w:rsidRDefault="00782B7C" w:rsidP="00FD0FEE">
      <w:pPr>
        <w:rPr>
          <w:sz w:val="22"/>
          <w:szCs w:val="22"/>
        </w:rPr>
      </w:pPr>
    </w:p>
    <w:p w14:paraId="2EFA9792" w14:textId="425A3A7F" w:rsidR="00782B7C" w:rsidRDefault="00782B7C" w:rsidP="00FD0FEE">
      <w:pPr>
        <w:rPr>
          <w:sz w:val="22"/>
          <w:szCs w:val="22"/>
        </w:rPr>
      </w:pPr>
      <w:r>
        <w:rPr>
          <w:sz w:val="22"/>
          <w:szCs w:val="22"/>
        </w:rPr>
        <w:t xml:space="preserve">Click </w:t>
      </w:r>
      <w:hyperlink r:id="rId48" w:history="1">
        <w:r w:rsidRPr="001D5672">
          <w:rPr>
            <w:rStyle w:val="Hyperlink"/>
            <w:sz w:val="22"/>
            <w:szCs w:val="22"/>
          </w:rPr>
          <w:t>here</w:t>
        </w:r>
      </w:hyperlink>
      <w:r>
        <w:rPr>
          <w:sz w:val="22"/>
          <w:szCs w:val="22"/>
        </w:rPr>
        <w:t xml:space="preserve"> to know more about Zurich’s aggregated procurement. </w:t>
      </w:r>
    </w:p>
    <w:p w14:paraId="20312061" w14:textId="77777777" w:rsidR="00B74C3D" w:rsidRPr="000933B1" w:rsidRDefault="00B74C3D" w:rsidP="00FD0FEE">
      <w:pPr>
        <w:rPr>
          <w:sz w:val="22"/>
          <w:szCs w:val="22"/>
        </w:rPr>
      </w:pPr>
    </w:p>
    <w:p w14:paraId="3503A3EB" w14:textId="5516C44B" w:rsidR="00CC11A9" w:rsidRDefault="00841D7A" w:rsidP="00FD0FEE">
      <w:pPr>
        <w:pStyle w:val="Heading4"/>
        <w:rPr>
          <w:lang w:val="en-US"/>
        </w:rPr>
      </w:pPr>
      <w:r w:rsidRPr="00FD0FEE">
        <w:rPr>
          <w:lang w:val="en-US"/>
        </w:rPr>
        <w:t>Trans</w:t>
      </w:r>
      <w:r w:rsidR="00415DAB" w:rsidRPr="00FD0FEE">
        <w:rPr>
          <w:lang w:val="en-US"/>
        </w:rPr>
        <w:t>ferability</w:t>
      </w:r>
      <w:r w:rsidR="006D6A63">
        <w:rPr>
          <w:lang w:val="en-US"/>
        </w:rPr>
        <w:t xml:space="preserve"> considerations</w:t>
      </w:r>
    </w:p>
    <w:p w14:paraId="64883DB6" w14:textId="77777777" w:rsidR="005C1991" w:rsidRDefault="005C1991" w:rsidP="005C1991">
      <w:pPr>
        <w:rPr>
          <w:lang w:val="en-US"/>
        </w:rPr>
      </w:pPr>
    </w:p>
    <w:p w14:paraId="0F05E1FE" w14:textId="192E4F11" w:rsidR="005F106E" w:rsidRDefault="005F106E" w:rsidP="00F700E3">
      <w:pPr>
        <w:pStyle w:val="ListParagraph"/>
        <w:numPr>
          <w:ilvl w:val="0"/>
          <w:numId w:val="61"/>
        </w:numPr>
        <w:rPr>
          <w:lang w:val="en-US"/>
        </w:rPr>
      </w:pPr>
      <w:r w:rsidRPr="005F106E">
        <w:rPr>
          <w:b/>
          <w:bCs/>
          <w:lang w:val="en-US"/>
        </w:rPr>
        <w:t xml:space="preserve">Use the procurement </w:t>
      </w:r>
      <w:r w:rsidR="00201B8F">
        <w:rPr>
          <w:b/>
          <w:bCs/>
          <w:lang w:val="en-US"/>
        </w:rPr>
        <w:t>model</w:t>
      </w:r>
      <w:r w:rsidRPr="005F106E">
        <w:rPr>
          <w:b/>
          <w:bCs/>
          <w:lang w:val="en-US"/>
        </w:rPr>
        <w:t xml:space="preserve"> that fits the </w:t>
      </w:r>
      <w:r w:rsidR="0049446B">
        <w:rPr>
          <w:b/>
          <w:bCs/>
          <w:lang w:val="en-US"/>
        </w:rPr>
        <w:t xml:space="preserve">capacity and </w:t>
      </w:r>
      <w:r w:rsidRPr="005F106E">
        <w:rPr>
          <w:b/>
          <w:bCs/>
          <w:lang w:val="en-US"/>
        </w:rPr>
        <w:t>governance context.</w:t>
      </w:r>
      <w:r w:rsidRPr="005F106E">
        <w:rPr>
          <w:lang w:val="en-US"/>
        </w:rPr>
        <w:t xml:space="preserve"> This may be a trust fund with built-in governance, a nationally coordinated tender, or a city-level mandate; the transferable core is the combination of </w:t>
      </w:r>
      <w:r w:rsidRPr="005F106E">
        <w:rPr>
          <w:lang w:val="en-US"/>
        </w:rPr>
        <w:lastRenderedPageBreak/>
        <w:t>political mandate, technical support, and clear criteria for aggregating demand.</w:t>
      </w:r>
      <w:r w:rsidR="009A5421">
        <w:rPr>
          <w:rStyle w:val="FootnoteReference"/>
          <w:lang w:val="en-US"/>
        </w:rPr>
        <w:footnoteReference w:id="98"/>
      </w:r>
    </w:p>
    <w:p w14:paraId="714240FF" w14:textId="77777777" w:rsidR="006C0009" w:rsidRPr="006C0009" w:rsidRDefault="006042C4" w:rsidP="00F700E3">
      <w:pPr>
        <w:pStyle w:val="ListParagraph"/>
        <w:numPr>
          <w:ilvl w:val="0"/>
          <w:numId w:val="61"/>
        </w:numPr>
        <w:rPr>
          <w:lang w:val="en-US"/>
        </w:rPr>
      </w:pPr>
      <w:r w:rsidRPr="00886F4D">
        <w:rPr>
          <w:b/>
          <w:bCs/>
          <w:lang w:val="en-US"/>
        </w:rPr>
        <w:t xml:space="preserve">Choose an appropriate procurement jurisdiction based on </w:t>
      </w:r>
      <w:r w:rsidR="00D1711F" w:rsidRPr="00886F4D">
        <w:rPr>
          <w:b/>
          <w:bCs/>
          <w:lang w:val="en-US"/>
        </w:rPr>
        <w:t>capacities and governance arrangements.</w:t>
      </w:r>
      <w:r w:rsidR="00D1711F" w:rsidRPr="00886F4D">
        <w:rPr>
          <w:lang w:val="en-US"/>
        </w:rPr>
        <w:t xml:space="preserve"> </w:t>
      </w:r>
      <w:r w:rsidR="00D1711F" w:rsidRPr="00D1711F">
        <w:t xml:space="preserve">Where cities have strong procurement </w:t>
      </w:r>
      <w:r w:rsidR="00D1711F">
        <w:t>authority</w:t>
      </w:r>
      <w:r w:rsidR="00D1711F" w:rsidRPr="00D1711F">
        <w:t xml:space="preserve"> and large infrastructure pipelines, intra-city aggregation can shape markets within one jurisdiction</w:t>
      </w:r>
      <w:r w:rsidR="00D1711F">
        <w:t>. W</w:t>
      </w:r>
      <w:r w:rsidR="00D1711F" w:rsidRPr="00D1711F">
        <w:t>here capacities</w:t>
      </w:r>
      <w:r w:rsidR="00886F4D">
        <w:t xml:space="preserve"> or enabling conditions are weaker at the municipal level</w:t>
      </w:r>
      <w:r w:rsidR="00D1711F" w:rsidRPr="00D1711F">
        <w:t>, pooling</w:t>
      </w:r>
      <w:r w:rsidR="00D1711F">
        <w:t xml:space="preserve"> between cities</w:t>
      </w:r>
      <w:r w:rsidR="00886F4D">
        <w:t xml:space="preserve"> can work</w:t>
      </w:r>
      <w:r w:rsidR="00D1711F" w:rsidRPr="00D1711F">
        <w:t>, but it usually needs a national intermediary or coordinator to standardize and hold the process together, as in RAMCC and India’s Grand Challenge.</w:t>
      </w:r>
    </w:p>
    <w:p w14:paraId="3440767F" w14:textId="318F98AE" w:rsidR="00415DAB" w:rsidRPr="006C0009" w:rsidRDefault="006C0009" w:rsidP="00F700E3">
      <w:pPr>
        <w:pStyle w:val="ListParagraph"/>
        <w:numPr>
          <w:ilvl w:val="0"/>
          <w:numId w:val="61"/>
        </w:numPr>
        <w:rPr>
          <w:lang w:val="en-US"/>
        </w:rPr>
      </w:pPr>
      <w:r w:rsidRPr="00C73884">
        <w:rPr>
          <w:b/>
          <w:bCs/>
          <w:lang w:val="en-US"/>
        </w:rPr>
        <w:t xml:space="preserve">Adapt the procurement objectives based on national climate priorities. </w:t>
      </w:r>
      <w:r w:rsidRPr="006C0009">
        <w:rPr>
          <w:lang w:val="en-US"/>
        </w:rPr>
        <w:t>For example, cities can focus on</w:t>
      </w:r>
      <w:r w:rsidR="00C73884">
        <w:rPr>
          <w:lang w:val="en-US"/>
        </w:rPr>
        <w:t xml:space="preserve"> procurement models for</w:t>
      </w:r>
      <w:r w:rsidRPr="006C0009">
        <w:rPr>
          <w:lang w:val="en-US"/>
        </w:rPr>
        <w:t xml:space="preserve"> low-carbon construction materials </w:t>
      </w:r>
      <w:r w:rsidR="00C73884">
        <w:rPr>
          <w:lang w:val="en-US"/>
        </w:rPr>
        <w:t>or</w:t>
      </w:r>
      <w:r w:rsidRPr="006C0009">
        <w:rPr>
          <w:lang w:val="en-US"/>
        </w:rPr>
        <w:t xml:space="preserve"> e-buses where national </w:t>
      </w:r>
      <w:r w:rsidR="00956E13">
        <w:rPr>
          <w:lang w:val="en-US"/>
        </w:rPr>
        <w:t>priorities include renewable energy and decarbonization</w:t>
      </w:r>
      <w:r w:rsidRPr="006C0009">
        <w:rPr>
          <w:lang w:val="en-US"/>
        </w:rPr>
        <w:t xml:space="preserve">, so the </w:t>
      </w:r>
      <w:r w:rsidR="00C73884">
        <w:rPr>
          <w:lang w:val="en-US"/>
        </w:rPr>
        <w:t>market</w:t>
      </w:r>
      <w:r w:rsidRPr="006C0009">
        <w:rPr>
          <w:lang w:val="en-US"/>
        </w:rPr>
        <w:t xml:space="preserve"> signal reinforces the wider policy direction.</w:t>
      </w:r>
    </w:p>
    <w:p w14:paraId="40A44ECC" w14:textId="77777777" w:rsidR="00F85A8B" w:rsidRPr="00956E13" w:rsidRDefault="00F85A8B" w:rsidP="00F85A8B">
      <w:pPr>
        <w:rPr>
          <w:rFonts w:eastAsia="Avenir"/>
          <w:sz w:val="22"/>
          <w:szCs w:val="22"/>
          <w:lang w:val="en-US"/>
        </w:rPr>
      </w:pPr>
    </w:p>
    <w:p w14:paraId="25A42138" w14:textId="1D13ED4C" w:rsidR="00FC34E8" w:rsidRDefault="00FC34E8" w:rsidP="00FC34E8">
      <w:pPr>
        <w:pStyle w:val="Heading4"/>
      </w:pPr>
      <w:r>
        <w:t>Enabling conditions</w:t>
      </w:r>
    </w:p>
    <w:p w14:paraId="6599788F" w14:textId="77777777" w:rsidR="00FC34E8" w:rsidRDefault="00FC34E8" w:rsidP="00FC34E8">
      <w:pPr>
        <w:rPr>
          <w:rFonts w:eastAsia="Avenir"/>
        </w:rPr>
      </w:pPr>
    </w:p>
    <w:p w14:paraId="5C3FE4D3" w14:textId="6AF71B63" w:rsidR="00851171" w:rsidRDefault="009F4564" w:rsidP="00F700E3">
      <w:pPr>
        <w:pStyle w:val="ListParagraph"/>
        <w:numPr>
          <w:ilvl w:val="0"/>
          <w:numId w:val="44"/>
        </w:numPr>
        <w:rPr>
          <w:rFonts w:eastAsia="Avenir"/>
          <w:sz w:val="22"/>
          <w:szCs w:val="22"/>
        </w:rPr>
      </w:pPr>
      <w:r w:rsidRPr="00851171">
        <w:rPr>
          <w:rFonts w:eastAsia="Avenir"/>
          <w:sz w:val="22"/>
          <w:szCs w:val="22"/>
        </w:rPr>
        <w:t>Clear procurement authority</w:t>
      </w:r>
      <w:r w:rsidR="00691EAC">
        <w:rPr>
          <w:rFonts w:eastAsia="Avenir"/>
          <w:sz w:val="22"/>
          <w:szCs w:val="22"/>
        </w:rPr>
        <w:t xml:space="preserve"> </w:t>
      </w:r>
      <w:r w:rsidR="00691EAC" w:rsidRPr="00691EAC">
        <w:rPr>
          <w:rFonts w:eastAsia="Avenir"/>
          <w:sz w:val="22"/>
          <w:szCs w:val="22"/>
        </w:rPr>
        <w:t>to set procurement rules, define award criteria and, where relevant, coordinate across departments or buyers</w:t>
      </w:r>
      <w:r w:rsidR="00691EAC">
        <w:rPr>
          <w:rFonts w:eastAsia="Avenir"/>
          <w:sz w:val="22"/>
          <w:szCs w:val="22"/>
        </w:rPr>
        <w:t xml:space="preserve">. </w:t>
      </w:r>
    </w:p>
    <w:p w14:paraId="271DD16C" w14:textId="37B9A921" w:rsidR="000C02A5" w:rsidRDefault="001A72E6" w:rsidP="00F700E3">
      <w:pPr>
        <w:pStyle w:val="ListParagraph"/>
        <w:numPr>
          <w:ilvl w:val="0"/>
          <w:numId w:val="44"/>
        </w:numPr>
        <w:rPr>
          <w:rFonts w:eastAsia="Avenir"/>
          <w:sz w:val="22"/>
          <w:szCs w:val="22"/>
        </w:rPr>
      </w:pPr>
      <w:r w:rsidRPr="001A72E6">
        <w:rPr>
          <w:rFonts w:eastAsia="Avenir"/>
          <w:sz w:val="22"/>
          <w:szCs w:val="22"/>
        </w:rPr>
        <w:t>Multilevel coordination</w:t>
      </w:r>
      <w:r w:rsidR="000C02A5">
        <w:rPr>
          <w:rFonts w:eastAsia="Avenir"/>
          <w:sz w:val="22"/>
          <w:szCs w:val="22"/>
        </w:rPr>
        <w:t xml:space="preserve"> capabilities</w:t>
      </w:r>
      <w:r w:rsidR="00B72990">
        <w:rPr>
          <w:rFonts w:eastAsia="Avenir"/>
          <w:sz w:val="22"/>
          <w:szCs w:val="22"/>
        </w:rPr>
        <w:t xml:space="preserve">, especially with higher levels of government and </w:t>
      </w:r>
      <w:r w:rsidR="000C02A5">
        <w:rPr>
          <w:rFonts w:eastAsia="Avenir"/>
          <w:sz w:val="22"/>
          <w:szCs w:val="22"/>
        </w:rPr>
        <w:t>the private actors</w:t>
      </w:r>
      <w:r w:rsidR="00B72990">
        <w:rPr>
          <w:rFonts w:eastAsia="Avenir"/>
          <w:sz w:val="22"/>
          <w:szCs w:val="22"/>
        </w:rPr>
        <w:t xml:space="preserve"> to</w:t>
      </w:r>
      <w:r w:rsidRPr="001A72E6">
        <w:rPr>
          <w:rFonts w:eastAsia="Avenir"/>
          <w:sz w:val="22"/>
          <w:szCs w:val="22"/>
        </w:rPr>
        <w:t xml:space="preserve"> implement </w:t>
      </w:r>
      <w:r w:rsidR="00B72990">
        <w:rPr>
          <w:rFonts w:eastAsia="Avenir"/>
          <w:sz w:val="22"/>
          <w:szCs w:val="22"/>
        </w:rPr>
        <w:t>the</w:t>
      </w:r>
      <w:r w:rsidRPr="001A72E6">
        <w:rPr>
          <w:rFonts w:eastAsia="Avenir"/>
          <w:sz w:val="22"/>
          <w:szCs w:val="22"/>
        </w:rPr>
        <w:t xml:space="preserve"> procurement</w:t>
      </w:r>
      <w:r>
        <w:rPr>
          <w:rFonts w:eastAsia="Avenir"/>
          <w:sz w:val="22"/>
          <w:szCs w:val="22"/>
        </w:rPr>
        <w:t xml:space="preserve"> model</w:t>
      </w:r>
      <w:r w:rsidR="008C637D">
        <w:rPr>
          <w:rFonts w:eastAsia="Avenir"/>
          <w:sz w:val="22"/>
          <w:szCs w:val="22"/>
        </w:rPr>
        <w:t>s</w:t>
      </w:r>
    </w:p>
    <w:p w14:paraId="3E17A9FC" w14:textId="4E85E922" w:rsidR="001A72E6" w:rsidRPr="00B72990" w:rsidRDefault="0085539D" w:rsidP="00F700E3">
      <w:pPr>
        <w:pStyle w:val="ListParagraph"/>
        <w:numPr>
          <w:ilvl w:val="0"/>
          <w:numId w:val="44"/>
        </w:numPr>
        <w:rPr>
          <w:rFonts w:eastAsia="Avenir"/>
          <w:sz w:val="22"/>
          <w:szCs w:val="22"/>
        </w:rPr>
      </w:pPr>
      <w:r>
        <w:rPr>
          <w:rFonts w:eastAsia="Avenir"/>
          <w:sz w:val="22"/>
          <w:szCs w:val="22"/>
        </w:rPr>
        <w:t>Enabling</w:t>
      </w:r>
      <w:r w:rsidR="001A72E6" w:rsidRPr="001A72E6">
        <w:rPr>
          <w:rFonts w:eastAsia="Avenir"/>
          <w:sz w:val="22"/>
          <w:szCs w:val="22"/>
        </w:rPr>
        <w:t xml:space="preserve"> regulations, </w:t>
      </w:r>
      <w:r>
        <w:rPr>
          <w:rFonts w:eastAsia="Avenir"/>
          <w:sz w:val="22"/>
          <w:szCs w:val="22"/>
        </w:rPr>
        <w:t>procurement frameworks and</w:t>
      </w:r>
      <w:r w:rsidR="001A72E6" w:rsidRPr="001A72E6">
        <w:rPr>
          <w:rFonts w:eastAsia="Avenir"/>
          <w:sz w:val="22"/>
          <w:szCs w:val="22"/>
        </w:rPr>
        <w:t xml:space="preserve"> financing</w:t>
      </w:r>
      <w:r>
        <w:rPr>
          <w:rFonts w:eastAsia="Avenir"/>
          <w:sz w:val="22"/>
          <w:szCs w:val="22"/>
        </w:rPr>
        <w:t xml:space="preserve"> or technical</w:t>
      </w:r>
      <w:r w:rsidR="001A72E6" w:rsidRPr="001A72E6">
        <w:rPr>
          <w:rFonts w:eastAsia="Avenir"/>
          <w:sz w:val="22"/>
          <w:szCs w:val="22"/>
        </w:rPr>
        <w:t xml:space="preserve"> support </w:t>
      </w:r>
      <w:r>
        <w:rPr>
          <w:rFonts w:eastAsia="Avenir"/>
          <w:sz w:val="22"/>
          <w:szCs w:val="22"/>
        </w:rPr>
        <w:t xml:space="preserve">at the national </w:t>
      </w:r>
      <w:r w:rsidR="00843004">
        <w:rPr>
          <w:rFonts w:eastAsia="Avenir"/>
          <w:sz w:val="22"/>
          <w:szCs w:val="22"/>
        </w:rPr>
        <w:t>and subnational levels</w:t>
      </w:r>
    </w:p>
    <w:p w14:paraId="2C8A28A7" w14:textId="72E77B69" w:rsidR="00FC34E8" w:rsidRPr="00851171" w:rsidRDefault="00851171" w:rsidP="00F700E3">
      <w:pPr>
        <w:pStyle w:val="ListParagraph"/>
        <w:numPr>
          <w:ilvl w:val="0"/>
          <w:numId w:val="44"/>
        </w:numPr>
        <w:rPr>
          <w:rFonts w:eastAsia="Avenir"/>
          <w:sz w:val="22"/>
          <w:szCs w:val="22"/>
        </w:rPr>
      </w:pPr>
      <w:r w:rsidRPr="00851171">
        <w:rPr>
          <w:rFonts w:eastAsia="Avenir"/>
          <w:sz w:val="22"/>
          <w:szCs w:val="22"/>
        </w:rPr>
        <w:t>Technical capacity within subnational or local governments to design</w:t>
      </w:r>
      <w:r w:rsidR="00DB1496">
        <w:rPr>
          <w:rFonts w:eastAsia="Avenir"/>
          <w:sz w:val="22"/>
          <w:szCs w:val="22"/>
        </w:rPr>
        <w:t xml:space="preserve">, </w:t>
      </w:r>
      <w:r w:rsidRPr="00851171">
        <w:rPr>
          <w:rFonts w:eastAsia="Avenir"/>
          <w:sz w:val="22"/>
          <w:szCs w:val="22"/>
        </w:rPr>
        <w:t xml:space="preserve">evaluate </w:t>
      </w:r>
      <w:r w:rsidR="00DB1496">
        <w:rPr>
          <w:rFonts w:eastAsia="Avenir"/>
          <w:sz w:val="22"/>
          <w:szCs w:val="22"/>
        </w:rPr>
        <w:t xml:space="preserve">and monitor </w:t>
      </w:r>
      <w:r w:rsidRPr="00851171">
        <w:rPr>
          <w:rFonts w:eastAsia="Avenir"/>
          <w:sz w:val="22"/>
          <w:szCs w:val="22"/>
        </w:rPr>
        <w:t>climate-aligned tenders</w:t>
      </w:r>
    </w:p>
    <w:p w14:paraId="1DCF437E" w14:textId="4696BD4C" w:rsidR="001A3402" w:rsidRPr="00851171" w:rsidRDefault="001A3402" w:rsidP="00F700E3">
      <w:pPr>
        <w:pStyle w:val="ListParagraph"/>
        <w:numPr>
          <w:ilvl w:val="0"/>
          <w:numId w:val="44"/>
        </w:numPr>
        <w:rPr>
          <w:rFonts w:eastAsia="Avenir"/>
          <w:sz w:val="22"/>
          <w:szCs w:val="22"/>
        </w:rPr>
      </w:pPr>
      <w:r w:rsidRPr="00851171">
        <w:rPr>
          <w:rFonts w:eastAsia="Avenir"/>
          <w:sz w:val="22"/>
          <w:szCs w:val="22"/>
        </w:rPr>
        <w:t xml:space="preserve">Early </w:t>
      </w:r>
      <w:r w:rsidR="00F5799F">
        <w:rPr>
          <w:rFonts w:eastAsia="Avenir"/>
          <w:sz w:val="22"/>
          <w:szCs w:val="22"/>
        </w:rPr>
        <w:t xml:space="preserve">and continuous </w:t>
      </w:r>
      <w:r w:rsidRPr="00851171">
        <w:rPr>
          <w:rFonts w:eastAsia="Avenir"/>
          <w:sz w:val="22"/>
          <w:szCs w:val="22"/>
        </w:rPr>
        <w:t>market engagement</w:t>
      </w:r>
      <w:r w:rsidR="00F5799F">
        <w:rPr>
          <w:rFonts w:eastAsia="Avenir"/>
          <w:sz w:val="22"/>
          <w:szCs w:val="22"/>
        </w:rPr>
        <w:t xml:space="preserve"> to assess readiness of suppliers</w:t>
      </w:r>
      <w:r w:rsidR="00DB1496">
        <w:rPr>
          <w:rFonts w:eastAsia="Avenir"/>
          <w:sz w:val="22"/>
          <w:szCs w:val="22"/>
        </w:rPr>
        <w:t>, manufacturers and other industry actors.</w:t>
      </w:r>
    </w:p>
    <w:p w14:paraId="6494E029" w14:textId="77777777" w:rsidR="003665C6" w:rsidRPr="007D011C" w:rsidRDefault="003665C6" w:rsidP="00437526">
      <w:pPr>
        <w:keepNext/>
        <w:keepLines/>
        <w:rPr>
          <w:rFonts w:eastAsia="Avenir" w:cs="Avenir"/>
          <w:b/>
          <w:bCs/>
          <w:sz w:val="22"/>
          <w:szCs w:val="22"/>
        </w:rPr>
      </w:pPr>
    </w:p>
    <w:p w14:paraId="49AA4E8F" w14:textId="0CB12DBC" w:rsidR="003665C6" w:rsidRDefault="003665C6" w:rsidP="003665C6">
      <w:pPr>
        <w:rPr>
          <w:rFonts w:eastAsia="Avenir" w:cs="Avenir"/>
          <w:sz w:val="22"/>
          <w:szCs w:val="22"/>
        </w:rPr>
      </w:pPr>
      <w:r w:rsidRPr="007D011C">
        <w:rPr>
          <w:rFonts w:eastAsia="Avenir" w:cs="Avenir"/>
          <w:b/>
          <w:bCs/>
          <w:sz w:val="22"/>
          <w:szCs w:val="22"/>
        </w:rPr>
        <w:t>Recommendations for actors:</w:t>
      </w:r>
      <w:r w:rsidRPr="007D011C">
        <w:rPr>
          <w:rFonts w:eastAsia="Avenir" w:cs="Avenir"/>
          <w:sz w:val="22"/>
          <w:szCs w:val="22"/>
        </w:rPr>
        <w:t xml:space="preserve"> national governments, cities and international partners</w:t>
      </w:r>
    </w:p>
    <w:p w14:paraId="6F6CDC96" w14:textId="77777777" w:rsidR="00162D7A" w:rsidRPr="007D011C" w:rsidRDefault="00162D7A" w:rsidP="003665C6">
      <w:pPr>
        <w:rPr>
          <w:rFonts w:eastAsia="Avenir" w:cs="Avenir"/>
          <w:b/>
          <w:bCs/>
          <w:sz w:val="22"/>
          <w:szCs w:val="22"/>
        </w:rPr>
      </w:pPr>
    </w:p>
    <w:p w14:paraId="25948F54" w14:textId="16D123C5" w:rsidR="003665C6" w:rsidRPr="007D011C" w:rsidRDefault="003665C6" w:rsidP="00162D7A">
      <w:pPr>
        <w:pStyle w:val="Heading2"/>
      </w:pPr>
      <w:r w:rsidRPr="007D011C">
        <w:lastRenderedPageBreak/>
        <w:t xml:space="preserve">Action 6: Learn, </w:t>
      </w:r>
      <w:r w:rsidR="00B8407F" w:rsidRPr="007D011C">
        <w:t xml:space="preserve">Strengthen Capacities </w:t>
      </w:r>
      <w:r w:rsidRPr="007D011C">
        <w:t>and Scale</w:t>
      </w:r>
    </w:p>
    <w:p w14:paraId="4F4B5904" w14:textId="381F7963" w:rsidR="003665C6" w:rsidRPr="007D011C" w:rsidRDefault="003665C6" w:rsidP="003665C6">
      <w:pPr>
        <w:keepNext/>
        <w:keepLines/>
        <w:spacing w:before="240"/>
        <w:rPr>
          <w:rFonts w:eastAsia="Avenir" w:cs="Avenir"/>
          <w:sz w:val="22"/>
          <w:szCs w:val="22"/>
        </w:rPr>
      </w:pPr>
      <w:r w:rsidRPr="007D011C">
        <w:rPr>
          <w:rFonts w:eastAsia="Avenir" w:cs="Avenir"/>
          <w:sz w:val="22"/>
          <w:szCs w:val="22"/>
        </w:rPr>
        <w:t xml:space="preserve">This </w:t>
      </w:r>
      <w:r w:rsidR="00BE1406">
        <w:rPr>
          <w:rFonts w:eastAsia="Avenir" w:cs="Avenir"/>
          <w:sz w:val="22"/>
          <w:szCs w:val="22"/>
        </w:rPr>
        <w:t>action includes</w:t>
      </w:r>
      <w:r w:rsidRPr="007D011C">
        <w:rPr>
          <w:rFonts w:eastAsia="Avenir" w:cs="Avenir"/>
          <w:sz w:val="22"/>
          <w:szCs w:val="22"/>
        </w:rPr>
        <w:t xml:space="preserve"> guidance for national and </w:t>
      </w:r>
      <w:r w:rsidR="00566924" w:rsidRPr="007D011C">
        <w:rPr>
          <w:rFonts w:eastAsia="Avenir" w:cs="Avenir"/>
          <w:sz w:val="22"/>
          <w:szCs w:val="22"/>
        </w:rPr>
        <w:t xml:space="preserve">city </w:t>
      </w:r>
      <w:r w:rsidRPr="007D011C">
        <w:rPr>
          <w:rFonts w:eastAsia="Avenir" w:cs="Avenir"/>
          <w:sz w:val="22"/>
          <w:szCs w:val="22"/>
        </w:rPr>
        <w:t>governments to scale and enhance multilevel climate investment systems</w:t>
      </w:r>
      <w:r w:rsidR="00854331" w:rsidRPr="007D011C">
        <w:rPr>
          <w:rFonts w:eastAsia="Avenir" w:cs="Avenir"/>
          <w:sz w:val="22"/>
          <w:szCs w:val="22"/>
        </w:rPr>
        <w:t xml:space="preserve"> and build capacities</w:t>
      </w:r>
      <w:r w:rsidRPr="007D011C">
        <w:rPr>
          <w:rFonts w:eastAsia="Avenir" w:cs="Avenir"/>
          <w:sz w:val="22"/>
          <w:szCs w:val="22"/>
        </w:rPr>
        <w:t xml:space="preserve"> by leveraging </w:t>
      </w:r>
      <w:r w:rsidR="00D7375A">
        <w:rPr>
          <w:rFonts w:eastAsia="Avenir" w:cs="Avenir"/>
          <w:sz w:val="22"/>
          <w:szCs w:val="22"/>
        </w:rPr>
        <w:t xml:space="preserve">external </w:t>
      </w:r>
      <w:r w:rsidRPr="007D011C">
        <w:rPr>
          <w:rFonts w:eastAsia="Avenir" w:cs="Avenir"/>
          <w:sz w:val="22"/>
          <w:szCs w:val="22"/>
        </w:rPr>
        <w:t xml:space="preserve">partnerships that provide access to finance, technical assistance, and implementation </w:t>
      </w:r>
      <w:r w:rsidR="00B311A9" w:rsidRPr="007D011C">
        <w:rPr>
          <w:rFonts w:eastAsia="Avenir" w:cs="Avenir"/>
          <w:sz w:val="22"/>
          <w:szCs w:val="22"/>
        </w:rPr>
        <w:t>guidance</w:t>
      </w:r>
      <w:r w:rsidRPr="007D011C">
        <w:rPr>
          <w:rFonts w:eastAsia="Avenir" w:cs="Avenir"/>
          <w:sz w:val="22"/>
          <w:szCs w:val="22"/>
        </w:rPr>
        <w:t>.</w:t>
      </w:r>
    </w:p>
    <w:p w14:paraId="18A2BD95" w14:textId="3013DD78" w:rsidR="003665C6" w:rsidRPr="007D011C" w:rsidRDefault="003665C6" w:rsidP="003665C6">
      <w:pPr>
        <w:keepNext/>
        <w:keepLines/>
        <w:spacing w:before="240"/>
        <w:rPr>
          <w:rFonts w:eastAsia="Avenir" w:cs="Avenir"/>
          <w:sz w:val="22"/>
          <w:szCs w:val="22"/>
        </w:rPr>
      </w:pPr>
      <w:r w:rsidRPr="007D011C">
        <w:rPr>
          <w:rFonts w:eastAsia="Avenir" w:cs="Avenir"/>
          <w:b/>
          <w:bCs/>
          <w:sz w:val="22"/>
          <w:szCs w:val="22"/>
        </w:rPr>
        <w:t xml:space="preserve">Systems Logic: </w:t>
      </w:r>
      <w:r w:rsidR="004E741F">
        <w:rPr>
          <w:rFonts w:eastAsia="Avenir" w:cs="Avenir"/>
          <w:sz w:val="22"/>
          <w:szCs w:val="22"/>
        </w:rPr>
        <w:t>Long</w:t>
      </w:r>
      <w:r w:rsidRPr="007D011C">
        <w:rPr>
          <w:rFonts w:eastAsia="Avenir" w:cs="Avenir"/>
          <w:sz w:val="22"/>
          <w:szCs w:val="22"/>
        </w:rPr>
        <w:t>-term implementation</w:t>
      </w:r>
      <w:r w:rsidR="004E741F">
        <w:rPr>
          <w:rFonts w:eastAsia="Avenir" w:cs="Avenir"/>
          <w:sz w:val="22"/>
          <w:szCs w:val="22"/>
        </w:rPr>
        <w:t xml:space="preserve"> of climate action</w:t>
      </w:r>
      <w:r w:rsidRPr="007D011C">
        <w:rPr>
          <w:rFonts w:eastAsia="Avenir" w:cs="Avenir"/>
          <w:sz w:val="22"/>
          <w:szCs w:val="22"/>
        </w:rPr>
        <w:t xml:space="preserve"> requires partnerships</w:t>
      </w:r>
      <w:r w:rsidR="00D7375A">
        <w:rPr>
          <w:rFonts w:eastAsia="Avenir" w:cs="Avenir"/>
          <w:sz w:val="22"/>
          <w:szCs w:val="22"/>
        </w:rPr>
        <w:t xml:space="preserve"> with external actors</w:t>
      </w:r>
      <w:r w:rsidRPr="007D011C">
        <w:rPr>
          <w:rFonts w:eastAsia="Avenir" w:cs="Avenir"/>
          <w:sz w:val="22"/>
          <w:szCs w:val="22"/>
        </w:rPr>
        <w:t xml:space="preserve"> for learning, </w:t>
      </w:r>
      <w:r w:rsidR="00854331" w:rsidRPr="007D011C">
        <w:rPr>
          <w:rFonts w:eastAsia="Avenir" w:cs="Avenir"/>
          <w:sz w:val="22"/>
          <w:szCs w:val="22"/>
        </w:rPr>
        <w:t xml:space="preserve">strengthening capacities </w:t>
      </w:r>
      <w:r w:rsidRPr="007D011C">
        <w:rPr>
          <w:rFonts w:eastAsia="Avenir" w:cs="Avenir"/>
          <w:sz w:val="22"/>
          <w:szCs w:val="22"/>
        </w:rPr>
        <w:t>and scaling multilevel investment. Peer learning networks and capacity-building programs can strengthen implementation capabilities</w:t>
      </w:r>
      <w:r w:rsidR="008D2D4A" w:rsidRPr="007D011C">
        <w:rPr>
          <w:rFonts w:eastAsia="Avenir" w:cs="Avenir"/>
          <w:sz w:val="22"/>
          <w:szCs w:val="22"/>
        </w:rPr>
        <w:t>, leadership and continuous learning,</w:t>
      </w:r>
      <w:r w:rsidRPr="007D011C">
        <w:rPr>
          <w:rFonts w:eastAsia="Avenir" w:cs="Avenir"/>
          <w:sz w:val="22"/>
          <w:szCs w:val="22"/>
        </w:rPr>
        <w:t xml:space="preserve"> </w:t>
      </w:r>
      <w:r w:rsidR="00E03CCF" w:rsidRPr="007D011C">
        <w:rPr>
          <w:sz w:val="22"/>
          <w:szCs w:val="22"/>
        </w:rPr>
        <w:t>while strategic partnerships across governments, MDBs, DFIs, financial institutions, project developers and implementation actors can improve access to technical assistance, financing and implementation support.</w:t>
      </w:r>
    </w:p>
    <w:p w14:paraId="364FA96A" w14:textId="77777777" w:rsidR="003665C6" w:rsidRPr="007D011C" w:rsidRDefault="003665C6" w:rsidP="00437526">
      <w:pPr>
        <w:keepNext/>
        <w:keepLines/>
        <w:rPr>
          <w:rFonts w:eastAsia="Avenir" w:cs="Avenir"/>
          <w:b/>
          <w:bCs/>
          <w:sz w:val="22"/>
          <w:szCs w:val="22"/>
        </w:rPr>
      </w:pPr>
    </w:p>
    <w:p w14:paraId="1341EFEF" w14:textId="0DD26688" w:rsidR="00CF539C" w:rsidRDefault="003665C6" w:rsidP="00CF539C">
      <w:pPr>
        <w:rPr>
          <w:rFonts w:eastAsia="Avenir" w:cs="Avenir"/>
          <w:b/>
          <w:bCs/>
          <w:sz w:val="22"/>
          <w:szCs w:val="22"/>
        </w:rPr>
      </w:pPr>
      <w:r w:rsidRPr="007D011C">
        <w:rPr>
          <w:rFonts w:eastAsia="Avenir" w:cs="Avenir"/>
          <w:b/>
          <w:bCs/>
          <w:sz w:val="22"/>
          <w:szCs w:val="22"/>
        </w:rPr>
        <w:t xml:space="preserve">Action Pathways: </w:t>
      </w:r>
    </w:p>
    <w:p w14:paraId="4AA69352" w14:textId="77777777" w:rsidR="00A02102" w:rsidRDefault="00A02102" w:rsidP="00CF539C">
      <w:pPr>
        <w:rPr>
          <w:rFonts w:eastAsia="Avenir" w:cs="Avenir"/>
          <w:b/>
          <w:bCs/>
          <w:sz w:val="22"/>
          <w:szCs w:val="22"/>
        </w:rPr>
      </w:pPr>
    </w:p>
    <w:p w14:paraId="71398622" w14:textId="10FDACD6" w:rsidR="00A02102" w:rsidRDefault="00C9465C" w:rsidP="00162D7A">
      <w:pPr>
        <w:pStyle w:val="Heading2"/>
      </w:pPr>
      <w:r>
        <w:t xml:space="preserve">6.1. </w:t>
      </w:r>
      <w:r w:rsidR="00162D7A">
        <w:t>Capacity Building</w:t>
      </w:r>
      <w:r w:rsidR="00CA3A8C">
        <w:t>, Peer Learning</w:t>
      </w:r>
      <w:r w:rsidR="00162D7A">
        <w:t xml:space="preserve"> and Networking</w:t>
      </w:r>
    </w:p>
    <w:p w14:paraId="5E55F14F" w14:textId="77777777" w:rsidR="002434FD" w:rsidRDefault="002434FD" w:rsidP="002434FD">
      <w:pPr>
        <w:rPr>
          <w:rFonts w:eastAsia="Avenir"/>
        </w:rPr>
      </w:pPr>
    </w:p>
    <w:p w14:paraId="50605540" w14:textId="77777777" w:rsidR="002434FD" w:rsidRDefault="002434FD" w:rsidP="002434FD">
      <w:pPr>
        <w:pStyle w:val="Heading4"/>
      </w:pPr>
      <w:r>
        <w:t xml:space="preserve">Overview: </w:t>
      </w:r>
    </w:p>
    <w:p w14:paraId="6B475AB3" w14:textId="77777777" w:rsidR="002434FD" w:rsidRDefault="002434FD" w:rsidP="002434FD">
      <w:pPr>
        <w:rPr>
          <w:rFonts w:eastAsia="Avenir"/>
        </w:rPr>
      </w:pPr>
    </w:p>
    <w:p w14:paraId="0A862504" w14:textId="1AB34AC0" w:rsidR="0063501C" w:rsidRPr="002434FD" w:rsidRDefault="7E190E15" w:rsidP="002434FD">
      <w:pPr>
        <w:rPr>
          <w:rFonts w:eastAsia="Avenir"/>
        </w:rPr>
      </w:pPr>
      <w:r w:rsidRPr="779F05AE">
        <w:rPr>
          <w:rFonts w:eastAsia="Avenir Next LT Pro" w:cs="Avenir Next LT Pro"/>
          <w:sz w:val="22"/>
          <w:szCs w:val="22"/>
        </w:rPr>
        <w:t xml:space="preserve">Capacity building and networking </w:t>
      </w:r>
      <w:r w:rsidR="00B14730">
        <w:rPr>
          <w:rFonts w:eastAsia="Avenir Next LT Pro" w:cs="Avenir Next LT Pro"/>
          <w:sz w:val="22"/>
          <w:szCs w:val="22"/>
        </w:rPr>
        <w:t>initiatives</w:t>
      </w:r>
      <w:r w:rsidRPr="779F05AE">
        <w:rPr>
          <w:rFonts w:eastAsia="Avenir Next LT Pro" w:cs="Avenir Next LT Pro"/>
          <w:sz w:val="22"/>
          <w:szCs w:val="22"/>
        </w:rPr>
        <w:t xml:space="preserve"> </w:t>
      </w:r>
      <w:r w:rsidR="00D179BB">
        <w:rPr>
          <w:rFonts w:eastAsia="Avenir Next LT Pro" w:cs="Avenir Next LT Pro"/>
          <w:sz w:val="22"/>
          <w:szCs w:val="22"/>
        </w:rPr>
        <w:t>help</w:t>
      </w:r>
      <w:r w:rsidRPr="779F05AE">
        <w:rPr>
          <w:rFonts w:eastAsia="Avenir Next LT Pro" w:cs="Avenir Next LT Pro"/>
          <w:sz w:val="22"/>
          <w:szCs w:val="22"/>
        </w:rPr>
        <w:t xml:space="preserve"> national, subnational and city governments </w:t>
      </w:r>
      <w:r w:rsidR="00B14730">
        <w:rPr>
          <w:rFonts w:eastAsia="Avenir Next LT Pro" w:cs="Avenir Next LT Pro"/>
          <w:sz w:val="22"/>
          <w:szCs w:val="22"/>
        </w:rPr>
        <w:t>to</w:t>
      </w:r>
      <w:r w:rsidRPr="779F05AE">
        <w:rPr>
          <w:rFonts w:eastAsia="Avenir Next LT Pro" w:cs="Avenir Next LT Pro"/>
          <w:sz w:val="22"/>
          <w:szCs w:val="22"/>
        </w:rPr>
        <w:t xml:space="preserve"> institutionalise knowledge exchange and develop technical competencies. </w:t>
      </w:r>
      <w:r w:rsidR="00C42389">
        <w:rPr>
          <w:rFonts w:eastAsia="Avenir Next LT Pro" w:cs="Avenir Next LT Pro"/>
          <w:sz w:val="22"/>
          <w:szCs w:val="22"/>
        </w:rPr>
        <w:t>These initiatives can include</w:t>
      </w:r>
      <w:r w:rsidRPr="779F05AE">
        <w:rPr>
          <w:rFonts w:eastAsia="Avenir Next LT Pro" w:cs="Avenir Next LT Pro"/>
          <w:sz w:val="22"/>
          <w:szCs w:val="22"/>
        </w:rPr>
        <w:t xml:space="preserve"> peer-to-peer exchange between cities</w:t>
      </w:r>
      <w:r w:rsidR="00C42389">
        <w:rPr>
          <w:rFonts w:eastAsia="Avenir Next LT Pro" w:cs="Avenir Next LT Pro"/>
          <w:sz w:val="22"/>
          <w:szCs w:val="22"/>
        </w:rPr>
        <w:t>,</w:t>
      </w:r>
      <w:r w:rsidRPr="779F05AE">
        <w:rPr>
          <w:rFonts w:eastAsia="Avenir Next LT Pro" w:cs="Avenir Next LT Pro"/>
          <w:sz w:val="22"/>
          <w:szCs w:val="22"/>
        </w:rPr>
        <w:t xml:space="preserve"> training and academy programmes </w:t>
      </w:r>
      <w:r w:rsidR="00926173">
        <w:rPr>
          <w:rFonts w:eastAsia="Avenir Next LT Pro" w:cs="Avenir Next LT Pro"/>
          <w:sz w:val="22"/>
          <w:szCs w:val="22"/>
        </w:rPr>
        <w:t>to build</w:t>
      </w:r>
      <w:r w:rsidRPr="779F05AE">
        <w:rPr>
          <w:rFonts w:eastAsia="Avenir Next LT Pro" w:cs="Avenir Next LT Pro"/>
          <w:sz w:val="22"/>
          <w:szCs w:val="22"/>
        </w:rPr>
        <w:t xml:space="preserve"> technical </w:t>
      </w:r>
      <w:r w:rsidR="00926173">
        <w:rPr>
          <w:rFonts w:eastAsia="Avenir Next LT Pro" w:cs="Avenir Next LT Pro"/>
          <w:sz w:val="22"/>
          <w:szCs w:val="22"/>
        </w:rPr>
        <w:t>capacities</w:t>
      </w:r>
      <w:r w:rsidRPr="779F05AE">
        <w:rPr>
          <w:rFonts w:eastAsia="Avenir Next LT Pro" w:cs="Avenir Next LT Pro"/>
          <w:sz w:val="22"/>
          <w:szCs w:val="22"/>
        </w:rPr>
        <w:t xml:space="preserve"> within municipal administrations</w:t>
      </w:r>
      <w:r w:rsidR="00926173">
        <w:rPr>
          <w:rFonts w:eastAsia="Avenir Next LT Pro" w:cs="Avenir Next LT Pro"/>
          <w:sz w:val="22"/>
          <w:szCs w:val="22"/>
        </w:rPr>
        <w:t xml:space="preserve"> </w:t>
      </w:r>
      <w:r w:rsidRPr="779F05AE">
        <w:rPr>
          <w:rFonts w:eastAsia="Avenir Next LT Pro" w:cs="Avenir Next LT Pro"/>
          <w:sz w:val="22"/>
          <w:szCs w:val="22"/>
        </w:rPr>
        <w:t xml:space="preserve">and multi-stakeholder coalitions that convene public and private actors around shared standards and learning. </w:t>
      </w:r>
      <w:r w:rsidR="00051575">
        <w:rPr>
          <w:rFonts w:eastAsia="Avenir Next LT Pro" w:cs="Avenir Next LT Pro"/>
          <w:sz w:val="22"/>
          <w:szCs w:val="22"/>
        </w:rPr>
        <w:t>These initiatives are usually implemented</w:t>
      </w:r>
      <w:r w:rsidRPr="779F05AE">
        <w:rPr>
          <w:rFonts w:eastAsia="Avenir Next LT Pro" w:cs="Avenir Next LT Pro"/>
          <w:sz w:val="22"/>
          <w:szCs w:val="22"/>
        </w:rPr>
        <w:t xml:space="preserve"> through partnerships with </w:t>
      </w:r>
      <w:r w:rsidR="00A7059F">
        <w:rPr>
          <w:rFonts w:eastAsia="Avenir Next LT Pro" w:cs="Avenir Next LT Pro"/>
          <w:sz w:val="22"/>
          <w:szCs w:val="22"/>
        </w:rPr>
        <w:t xml:space="preserve">national or subnational governments, </w:t>
      </w:r>
      <w:r w:rsidRPr="779F05AE">
        <w:rPr>
          <w:rFonts w:eastAsia="Avenir Next LT Pro" w:cs="Avenir Next LT Pro"/>
          <w:sz w:val="22"/>
          <w:szCs w:val="22"/>
        </w:rPr>
        <w:t>city networks, technical-assistance providers, and development finance institution</w:t>
      </w:r>
      <w:r w:rsidR="00A7059F">
        <w:rPr>
          <w:rFonts w:eastAsia="Avenir Next LT Pro" w:cs="Avenir Next LT Pro"/>
          <w:sz w:val="22"/>
          <w:szCs w:val="22"/>
        </w:rPr>
        <w:t>s</w:t>
      </w:r>
      <w:r w:rsidRPr="779F05AE">
        <w:rPr>
          <w:rFonts w:eastAsia="Avenir Next LT Pro" w:cs="Avenir Next LT Pro"/>
          <w:sz w:val="22"/>
          <w:szCs w:val="22"/>
        </w:rPr>
        <w:t xml:space="preserve">. The </w:t>
      </w:r>
      <w:r w:rsidR="00976A72">
        <w:rPr>
          <w:rFonts w:eastAsia="Avenir Next LT Pro" w:cs="Avenir Next LT Pro"/>
          <w:sz w:val="22"/>
          <w:szCs w:val="22"/>
        </w:rPr>
        <w:t>key</w:t>
      </w:r>
      <w:r w:rsidRPr="779F05AE">
        <w:rPr>
          <w:rFonts w:eastAsia="Avenir Next LT Pro" w:cs="Avenir Next LT Pro"/>
          <w:sz w:val="22"/>
          <w:szCs w:val="22"/>
        </w:rPr>
        <w:t xml:space="preserve"> objective</w:t>
      </w:r>
      <w:r w:rsidR="00976A72">
        <w:rPr>
          <w:rFonts w:eastAsia="Avenir Next LT Pro" w:cs="Avenir Next LT Pro"/>
          <w:sz w:val="22"/>
          <w:szCs w:val="22"/>
        </w:rPr>
        <w:t xml:space="preserve"> </w:t>
      </w:r>
      <w:r w:rsidRPr="779F05AE">
        <w:rPr>
          <w:rFonts w:eastAsia="Avenir Next LT Pro" w:cs="Avenir Next LT Pro"/>
          <w:sz w:val="22"/>
          <w:szCs w:val="22"/>
        </w:rPr>
        <w:t xml:space="preserve">is the transfer and retention of </w:t>
      </w:r>
      <w:r w:rsidR="00976A72">
        <w:rPr>
          <w:rFonts w:eastAsia="Avenir Next LT Pro" w:cs="Avenir Next LT Pro"/>
          <w:sz w:val="22"/>
          <w:szCs w:val="22"/>
        </w:rPr>
        <w:t>capacities</w:t>
      </w:r>
      <w:r w:rsidRPr="779F05AE">
        <w:rPr>
          <w:rFonts w:eastAsia="Avenir Next LT Pro" w:cs="Avenir Next LT Pro"/>
          <w:sz w:val="22"/>
          <w:szCs w:val="22"/>
        </w:rPr>
        <w:t xml:space="preserve">, enabling cities to prepare bankable climate </w:t>
      </w:r>
      <w:r w:rsidR="00976A72">
        <w:rPr>
          <w:rFonts w:eastAsia="Avenir Next LT Pro" w:cs="Avenir Next LT Pro"/>
          <w:sz w:val="22"/>
          <w:szCs w:val="22"/>
        </w:rPr>
        <w:t>portfolios</w:t>
      </w:r>
      <w:r w:rsidRPr="779F05AE">
        <w:rPr>
          <w:rFonts w:eastAsia="Avenir Next LT Pro" w:cs="Avenir Next LT Pro"/>
          <w:sz w:val="22"/>
          <w:szCs w:val="22"/>
        </w:rPr>
        <w:t xml:space="preserve"> and to replicate and scale future investments beyond the period of external support. </w:t>
      </w:r>
    </w:p>
    <w:p w14:paraId="205A8DBF" w14:textId="599579E7" w:rsidR="00F73218" w:rsidRDefault="00B907B1" w:rsidP="779F05AE">
      <w:pPr>
        <w:spacing w:before="240" w:after="240"/>
        <w:rPr>
          <w:rFonts w:eastAsia="Avenir Next LT Pro" w:cs="Avenir Next LT Pro"/>
          <w:sz w:val="22"/>
          <w:szCs w:val="22"/>
        </w:rPr>
      </w:pPr>
      <w:r>
        <w:rPr>
          <w:rFonts w:eastAsia="Avenir Next LT Pro" w:cs="Avenir Next LT Pro"/>
          <w:b/>
          <w:bCs/>
          <w:sz w:val="22"/>
          <w:szCs w:val="22"/>
        </w:rPr>
        <w:t>Implementation Guidance</w:t>
      </w:r>
      <w:r w:rsidR="00F73218" w:rsidRPr="002434FD">
        <w:rPr>
          <w:rFonts w:eastAsia="Avenir Next LT Pro" w:cs="Avenir Next LT Pro"/>
          <w:b/>
          <w:bCs/>
          <w:sz w:val="22"/>
          <w:szCs w:val="22"/>
        </w:rPr>
        <w:t>:</w:t>
      </w:r>
      <w:r w:rsidR="00F73218">
        <w:rPr>
          <w:rFonts w:eastAsia="Avenir Next LT Pro" w:cs="Avenir Next LT Pro"/>
          <w:sz w:val="22"/>
          <w:szCs w:val="22"/>
        </w:rPr>
        <w:t xml:space="preserve"> </w:t>
      </w:r>
      <w:r w:rsidR="00CA3A8C">
        <w:rPr>
          <w:rFonts w:eastAsia="Avenir Next LT Pro" w:cs="Avenir Next LT Pro"/>
          <w:sz w:val="22"/>
          <w:szCs w:val="22"/>
        </w:rPr>
        <w:t xml:space="preserve">Governments can implement capacity building and networking </w:t>
      </w:r>
    </w:p>
    <w:p w14:paraId="7FD54CA9" w14:textId="02024D40" w:rsidR="00F73218" w:rsidRPr="002434FD" w:rsidRDefault="00494A3A" w:rsidP="002434FD">
      <w:pPr>
        <w:pStyle w:val="ListParagraph"/>
        <w:numPr>
          <w:ilvl w:val="0"/>
          <w:numId w:val="70"/>
        </w:numPr>
        <w:spacing w:before="240" w:after="240"/>
        <w:rPr>
          <w:rFonts w:eastAsia="Avenir Next LT Pro" w:cs="Avenir Next LT Pro"/>
          <w:sz w:val="22"/>
          <w:szCs w:val="22"/>
        </w:rPr>
      </w:pPr>
      <w:r w:rsidRPr="002434FD">
        <w:rPr>
          <w:rFonts w:eastAsia="Avenir Next LT Pro" w:cs="Avenir Next LT Pro"/>
          <w:sz w:val="22"/>
          <w:szCs w:val="22"/>
        </w:rPr>
        <w:t xml:space="preserve">Partner with city networks, academia and communities of practice to convene peer learning, training and practitioner exchanges across </w:t>
      </w:r>
      <w:r w:rsidR="00805BA1" w:rsidRPr="002434FD">
        <w:rPr>
          <w:rFonts w:eastAsia="Avenir Next LT Pro" w:cs="Avenir Next LT Pro"/>
          <w:sz w:val="22"/>
          <w:szCs w:val="22"/>
        </w:rPr>
        <w:t>local and subnational governments around shared implementation challenges</w:t>
      </w:r>
    </w:p>
    <w:p w14:paraId="5E916652" w14:textId="58AAD4FB" w:rsidR="00F151D2" w:rsidRPr="002434FD" w:rsidRDefault="009E6FCB" w:rsidP="002434FD">
      <w:pPr>
        <w:pStyle w:val="ListParagraph"/>
        <w:numPr>
          <w:ilvl w:val="0"/>
          <w:numId w:val="70"/>
        </w:numPr>
        <w:spacing w:before="240" w:after="240"/>
        <w:rPr>
          <w:rFonts w:eastAsia="Avenir Next LT Pro" w:cs="Avenir Next LT Pro"/>
          <w:sz w:val="22"/>
          <w:szCs w:val="22"/>
        </w:rPr>
      </w:pPr>
      <w:r w:rsidRPr="002434FD">
        <w:rPr>
          <w:rFonts w:eastAsia="Avenir Next LT Pro" w:cs="Avenir Next LT Pro"/>
          <w:sz w:val="22"/>
          <w:szCs w:val="22"/>
        </w:rPr>
        <w:t>Adapt content and engagement formats to different contexts, including language, culture and institutional capacity.</w:t>
      </w:r>
    </w:p>
    <w:p w14:paraId="63A9D766" w14:textId="71B5F908" w:rsidR="009E6FCB" w:rsidRPr="002434FD" w:rsidRDefault="009E6FCB" w:rsidP="779F05AE">
      <w:pPr>
        <w:pStyle w:val="ListParagraph"/>
        <w:numPr>
          <w:ilvl w:val="0"/>
          <w:numId w:val="70"/>
        </w:numPr>
        <w:spacing w:before="240" w:after="240"/>
        <w:rPr>
          <w:rFonts w:eastAsia="Avenir Next LT Pro" w:cs="Avenir Next LT Pro"/>
          <w:sz w:val="22"/>
          <w:szCs w:val="22"/>
        </w:rPr>
      </w:pPr>
      <w:r w:rsidRPr="002434FD">
        <w:rPr>
          <w:rFonts w:eastAsia="Avenir Next LT Pro" w:cs="Avenir Next LT Pro"/>
          <w:sz w:val="22"/>
          <w:szCs w:val="22"/>
        </w:rPr>
        <w:t xml:space="preserve">Work with partners to translate experiences and learnings into practical guidance, templates and repeatable methods and feed </w:t>
      </w:r>
      <w:r w:rsidR="002434FD" w:rsidRPr="002434FD">
        <w:rPr>
          <w:rFonts w:eastAsia="Avenir Next LT Pro" w:cs="Avenir Next LT Pro"/>
          <w:sz w:val="22"/>
          <w:szCs w:val="22"/>
        </w:rPr>
        <w:t>lessons</w:t>
      </w:r>
      <w:r w:rsidRPr="002434FD">
        <w:rPr>
          <w:rFonts w:eastAsia="Avenir Next LT Pro" w:cs="Avenir Next LT Pro"/>
          <w:sz w:val="22"/>
          <w:szCs w:val="22"/>
        </w:rPr>
        <w:t xml:space="preserve"> back to national and subnational </w:t>
      </w:r>
      <w:r w:rsidR="00CA3A8C" w:rsidRPr="002434FD">
        <w:rPr>
          <w:rFonts w:eastAsia="Avenir Next LT Pro" w:cs="Avenir Next LT Pro"/>
          <w:sz w:val="22"/>
          <w:szCs w:val="22"/>
        </w:rPr>
        <w:t>governance structures</w:t>
      </w:r>
    </w:p>
    <w:p w14:paraId="6F818E5F" w14:textId="29D87BCC" w:rsidR="002434FD" w:rsidRPr="002434FD" w:rsidRDefault="7E190E15" w:rsidP="779F05AE">
      <w:pPr>
        <w:spacing w:before="240" w:after="240"/>
        <w:rPr>
          <w:rFonts w:eastAsia="Avenir Next LT Pro" w:cs="Avenir Next LT Pro"/>
          <w:sz w:val="22"/>
          <w:szCs w:val="22"/>
        </w:rPr>
      </w:pPr>
      <w:r w:rsidRPr="779F05AE">
        <w:rPr>
          <w:rFonts w:eastAsia="Avenir Next LT Pro" w:cs="Avenir Next LT Pro"/>
          <w:b/>
          <w:bCs/>
          <w:sz w:val="22"/>
          <w:szCs w:val="22"/>
        </w:rPr>
        <w:t>Key actors:</w:t>
      </w:r>
      <w:r w:rsidRPr="779F05AE">
        <w:rPr>
          <w:rFonts w:eastAsia="Avenir Next LT Pro" w:cs="Avenir Next LT Pro"/>
          <w:sz w:val="22"/>
          <w:szCs w:val="22"/>
        </w:rPr>
        <w:t xml:space="preserve"> national, subnational and city governments, alongside city networks, technical-assistance providers and DFIs/MDBs.</w:t>
      </w:r>
    </w:p>
    <w:p w14:paraId="11270D6C" w14:textId="5319DBBC" w:rsidR="7E190E15" w:rsidRDefault="7E190E15" w:rsidP="779F05AE">
      <w:pPr>
        <w:pStyle w:val="Heading4"/>
        <w:spacing w:before="319" w:after="319"/>
      </w:pPr>
      <w:r w:rsidRPr="779F05AE">
        <w:rPr>
          <w:rFonts w:eastAsia="Avenir Next LT Pro" w:cs="Avenir Next LT Pro"/>
          <w:bCs/>
        </w:rPr>
        <w:lastRenderedPageBreak/>
        <w:t>Illustrative examples</w:t>
      </w:r>
    </w:p>
    <w:p w14:paraId="20803361" w14:textId="39EA647B" w:rsidR="00E967E1" w:rsidDel="00CF5AD9" w:rsidRDefault="7E190E15" w:rsidP="779F05AE">
      <w:pPr>
        <w:spacing w:before="240" w:after="240"/>
        <w:rPr>
          <w:del w:id="89" w:author="Hamza Abdullah" w:date="2026-08-14T17:54:00Z" w16du:dateUtc="2026-08-14T15:54:00Z"/>
          <w:rFonts w:eastAsia="Avenir Next LT Pro" w:cs="Avenir Next LT Pro"/>
          <w:sz w:val="22"/>
          <w:szCs w:val="22"/>
        </w:rPr>
      </w:pPr>
      <w:del w:id="90" w:author="Hamza Abdullah" w:date="2026-08-14T17:54:00Z" w16du:dateUtc="2026-08-14T15:54:00Z">
        <w:r w:rsidRPr="00681BD3" w:rsidDel="00CF5AD9">
          <w:rPr>
            <w:rFonts w:eastAsia="Avenir Next LT Pro" w:cs="Avenir Next LT Pro"/>
            <w:b/>
            <w:bCs/>
            <w:sz w:val="22"/>
            <w:szCs w:val="22"/>
          </w:rPr>
          <w:delText xml:space="preserve">The Cities Climate Finance Leadership Alliance </w:delText>
        </w:r>
        <w:r w:rsidR="006E762C" w:rsidRPr="00681BD3" w:rsidDel="00CF5AD9">
          <w:rPr>
            <w:rFonts w:eastAsia="Avenir Next LT Pro" w:cs="Avenir Next LT Pro"/>
            <w:b/>
            <w:bCs/>
            <w:sz w:val="22"/>
            <w:szCs w:val="22"/>
          </w:rPr>
          <w:delText>(CCFLA)</w:delText>
        </w:r>
        <w:r w:rsidR="006E762C" w:rsidDel="00CF5AD9">
          <w:rPr>
            <w:rFonts w:eastAsia="Avenir Next LT Pro" w:cs="Avenir Next LT Pro"/>
            <w:sz w:val="22"/>
            <w:szCs w:val="22"/>
          </w:rPr>
          <w:delText xml:space="preserve"> </w:delText>
        </w:r>
        <w:r w:rsidRPr="779F05AE" w:rsidDel="00CF5AD9">
          <w:rPr>
            <w:rFonts w:eastAsia="Avenir Next LT Pro" w:cs="Avenir Next LT Pro"/>
            <w:sz w:val="22"/>
            <w:szCs w:val="22"/>
          </w:rPr>
          <w:delText xml:space="preserve">demonstrates how a </w:delText>
        </w:r>
        <w:r w:rsidR="00EE31B1" w:rsidDel="00CF5AD9">
          <w:rPr>
            <w:rFonts w:eastAsia="Avenir Next LT Pro" w:cs="Avenir Next LT Pro"/>
            <w:sz w:val="22"/>
            <w:szCs w:val="22"/>
          </w:rPr>
          <w:delText xml:space="preserve">multi-level and </w:delText>
        </w:r>
        <w:r w:rsidRPr="779F05AE" w:rsidDel="00CF5AD9">
          <w:rPr>
            <w:rFonts w:eastAsia="Avenir Next LT Pro" w:cs="Avenir Next LT Pro"/>
            <w:sz w:val="22"/>
            <w:szCs w:val="22"/>
          </w:rPr>
          <w:delText xml:space="preserve">multi-stakeholder coalition can give national governments a forum </w:delText>
        </w:r>
        <w:r w:rsidR="005F14DD" w:rsidDel="00CF5AD9">
          <w:rPr>
            <w:rFonts w:eastAsia="Avenir Next LT Pro" w:cs="Avenir Next LT Pro"/>
            <w:sz w:val="22"/>
            <w:szCs w:val="22"/>
          </w:rPr>
          <w:delText xml:space="preserve">to network and exchange learnings around </w:delText>
        </w:r>
        <w:r w:rsidRPr="779F05AE" w:rsidDel="00CF5AD9">
          <w:rPr>
            <w:rFonts w:eastAsia="Avenir Next LT Pro" w:cs="Avenir Next LT Pro"/>
            <w:sz w:val="22"/>
            <w:szCs w:val="22"/>
          </w:rPr>
          <w:delText>urban climate finance</w:delText>
        </w:r>
        <w:r w:rsidR="005F14DD" w:rsidDel="00CF5AD9">
          <w:rPr>
            <w:rFonts w:eastAsia="Avenir Next LT Pro" w:cs="Avenir Next LT Pro"/>
            <w:sz w:val="22"/>
            <w:szCs w:val="22"/>
          </w:rPr>
          <w:delText xml:space="preserve">. </w:delText>
        </w:r>
        <w:r w:rsidR="00D3501F" w:rsidRPr="00D3501F" w:rsidDel="00CF5AD9">
          <w:rPr>
            <w:rFonts w:eastAsia="Avenir Next LT Pro" w:cs="Avenir Next LT Pro"/>
            <w:sz w:val="22"/>
            <w:szCs w:val="22"/>
          </w:rPr>
          <w:delText xml:space="preserve">Established in 2014, CCFLA has more than 80 members and serves as a platform for knowledge exchange, with thematic Action Groups and Local Hubs that connect actors around practical barriers to urban climate investment. Its </w:delText>
        </w:r>
        <w:r w:rsidR="005D40DC" w:rsidDel="00CF5AD9">
          <w:rPr>
            <w:rFonts w:eastAsia="Avenir Next LT Pro" w:cs="Avenir Next LT Pro"/>
            <w:sz w:val="22"/>
            <w:szCs w:val="22"/>
          </w:rPr>
          <w:delText xml:space="preserve">membership includes several national </w:delText>
        </w:r>
        <w:r w:rsidR="00A3249A" w:rsidDel="00CF5AD9">
          <w:rPr>
            <w:rFonts w:eastAsia="Avenir Next LT Pro" w:cs="Avenir Next LT Pro"/>
            <w:sz w:val="22"/>
            <w:szCs w:val="22"/>
          </w:rPr>
          <w:delText>ministries and agencies</w:delText>
        </w:r>
        <w:r w:rsidR="005D40DC" w:rsidDel="00CF5AD9">
          <w:rPr>
            <w:rFonts w:eastAsia="Avenir Next LT Pro" w:cs="Avenir Next LT Pro"/>
            <w:sz w:val="22"/>
            <w:szCs w:val="22"/>
          </w:rPr>
          <w:delText xml:space="preserve">, including Brazil, </w:delText>
        </w:r>
        <w:r w:rsidR="005D40DC" w:rsidRPr="00A3249A" w:rsidDel="00CF5AD9">
          <w:rPr>
            <w:rFonts w:eastAsia="Avenir Next LT Pro" w:cs="Avenir Next LT Pro"/>
            <w:sz w:val="22"/>
            <w:szCs w:val="22"/>
            <w:highlight w:val="yellow"/>
          </w:rPr>
          <w:delText>India</w:delText>
        </w:r>
        <w:r w:rsidR="005D40DC" w:rsidDel="00CF5AD9">
          <w:rPr>
            <w:rFonts w:eastAsia="Avenir Next LT Pro" w:cs="Avenir Next LT Pro"/>
            <w:sz w:val="22"/>
            <w:szCs w:val="22"/>
          </w:rPr>
          <w:delText xml:space="preserve">, Germany, </w:delText>
        </w:r>
        <w:r w:rsidR="00A3249A" w:rsidDel="00CF5AD9">
          <w:rPr>
            <w:rFonts w:eastAsia="Avenir Next LT Pro" w:cs="Avenir Next LT Pro"/>
            <w:sz w:val="22"/>
            <w:szCs w:val="22"/>
          </w:rPr>
          <w:delText>United Kingdom, Gambia</w:delText>
        </w:r>
        <w:r w:rsidR="00681BD3" w:rsidDel="00CF5AD9">
          <w:rPr>
            <w:rFonts w:eastAsia="Avenir Next LT Pro" w:cs="Avenir Next LT Pro"/>
            <w:sz w:val="22"/>
            <w:szCs w:val="22"/>
          </w:rPr>
          <w:delText xml:space="preserve"> and </w:delText>
        </w:r>
        <w:r w:rsidR="00A3249A" w:rsidDel="00CF5AD9">
          <w:rPr>
            <w:rFonts w:eastAsia="Avenir Next LT Pro" w:cs="Avenir Next LT Pro"/>
            <w:sz w:val="22"/>
            <w:szCs w:val="22"/>
          </w:rPr>
          <w:delText>France</w:delText>
        </w:r>
        <w:r w:rsidR="00681BD3" w:rsidDel="00CF5AD9">
          <w:rPr>
            <w:rFonts w:eastAsia="Avenir Next LT Pro" w:cs="Avenir Next LT Pro"/>
            <w:sz w:val="22"/>
            <w:szCs w:val="22"/>
          </w:rPr>
          <w:delText xml:space="preserve">. CCFLA’s </w:delText>
        </w:r>
        <w:r w:rsidR="00D3501F" w:rsidRPr="00D3501F" w:rsidDel="00CF5AD9">
          <w:rPr>
            <w:rFonts w:eastAsia="Avenir Next LT Pro" w:cs="Avenir Next LT Pro"/>
            <w:sz w:val="22"/>
            <w:szCs w:val="22"/>
          </w:rPr>
          <w:delText xml:space="preserve">2025–2030 strategy puts a </w:delText>
        </w:r>
        <w:r w:rsidR="00802D8B" w:rsidDel="00CF5AD9">
          <w:rPr>
            <w:rFonts w:eastAsia="Avenir Next LT Pro" w:cs="Avenir Next LT Pro"/>
            <w:sz w:val="22"/>
            <w:szCs w:val="22"/>
          </w:rPr>
          <w:delText>strong</w:delText>
        </w:r>
        <w:r w:rsidR="00D3501F" w:rsidRPr="00D3501F" w:rsidDel="00CF5AD9">
          <w:rPr>
            <w:rFonts w:eastAsia="Avenir Next LT Pro" w:cs="Avenir Next LT Pro"/>
            <w:sz w:val="22"/>
            <w:szCs w:val="22"/>
          </w:rPr>
          <w:delText xml:space="preserve"> emphasis on EMDEs, reflecting the need to strengthen finance for cities and subnational governments where investment barriers are most entrenched. CCFLA and Urban-Act’s EFC tools</w:delText>
        </w:r>
        <w:r w:rsidR="00802D8B" w:rsidDel="00CF5AD9">
          <w:rPr>
            <w:rFonts w:eastAsia="Avenir Next LT Pro" w:cs="Avenir Next LT Pro"/>
            <w:sz w:val="22"/>
            <w:szCs w:val="22"/>
          </w:rPr>
          <w:delText xml:space="preserve"> (see Action 2)</w:delText>
        </w:r>
        <w:r w:rsidR="00D3501F" w:rsidRPr="00D3501F" w:rsidDel="00CF5AD9">
          <w:rPr>
            <w:rFonts w:eastAsia="Avenir Next LT Pro" w:cs="Avenir Next LT Pro"/>
            <w:sz w:val="22"/>
            <w:szCs w:val="22"/>
          </w:rPr>
          <w:delText xml:space="preserve"> have been applied by partners in several countries, bringing national and local governments together and helping to </w:delText>
        </w:r>
        <w:r w:rsidR="00514FDD" w:rsidDel="00CF5AD9">
          <w:rPr>
            <w:rFonts w:eastAsia="Avenir Next LT Pro" w:cs="Avenir Next LT Pro"/>
            <w:sz w:val="22"/>
            <w:szCs w:val="22"/>
          </w:rPr>
          <w:delText xml:space="preserve">help </w:delText>
        </w:r>
        <w:r w:rsidR="00D3501F" w:rsidRPr="00D3501F" w:rsidDel="00CF5AD9">
          <w:rPr>
            <w:rFonts w:eastAsia="Avenir Next LT Pro" w:cs="Avenir Next LT Pro"/>
            <w:sz w:val="22"/>
            <w:szCs w:val="22"/>
          </w:rPr>
          <w:delText xml:space="preserve">build financial </w:delText>
        </w:r>
        <w:r w:rsidR="00514FDD" w:rsidDel="00CF5AD9">
          <w:rPr>
            <w:rFonts w:eastAsia="Avenir Next LT Pro" w:cs="Avenir Next LT Pro"/>
            <w:sz w:val="22"/>
            <w:szCs w:val="22"/>
          </w:rPr>
          <w:delText>capacities</w:delText>
        </w:r>
        <w:r w:rsidR="00D3501F" w:rsidRPr="00D3501F" w:rsidDel="00CF5AD9">
          <w:rPr>
            <w:rFonts w:eastAsia="Avenir Next LT Pro" w:cs="Avenir Next LT Pro"/>
            <w:sz w:val="22"/>
            <w:szCs w:val="22"/>
          </w:rPr>
          <w:delText>, and inform multilevel planning and fiscal framework development.</w:delText>
        </w:r>
      </w:del>
    </w:p>
    <w:p w14:paraId="5076A234" w14:textId="0630A449" w:rsidR="7E190E15" w:rsidDel="00CF5AD9" w:rsidRDefault="7E190E15" w:rsidP="779F05AE">
      <w:pPr>
        <w:spacing w:before="240" w:after="240"/>
        <w:rPr>
          <w:del w:id="91" w:author="Hamza Abdullah" w:date="2026-08-14T17:54:00Z" w16du:dateUtc="2026-08-14T15:54:00Z"/>
          <w:rFonts w:eastAsia="Avenir Next LT Pro" w:cs="Avenir Next LT Pro"/>
          <w:sz w:val="22"/>
          <w:szCs w:val="22"/>
        </w:rPr>
      </w:pPr>
      <w:del w:id="92" w:author="Hamza Abdullah" w:date="2026-08-14T17:54:00Z" w16du:dateUtc="2026-08-14T15:54:00Z">
        <w:r w:rsidRPr="779F05AE" w:rsidDel="00CF5AD9">
          <w:rPr>
            <w:rFonts w:eastAsia="Avenir Next LT Pro" w:cs="Avenir Next LT Pro"/>
            <w:sz w:val="22"/>
            <w:szCs w:val="22"/>
          </w:rPr>
          <w:delText xml:space="preserve">Click </w:delText>
        </w:r>
        <w:r w:rsidR="008B04B3" w:rsidRPr="008B04B3" w:rsidDel="00CF5AD9">
          <w:rPr>
            <w:rFonts w:eastAsia="Avenir Next LT Pro" w:cs="Avenir Next LT Pro"/>
            <w:b/>
            <w:bCs/>
            <w:sz w:val="22"/>
            <w:szCs w:val="22"/>
            <w:highlight w:val="yellow"/>
          </w:rPr>
          <w:delText>here</w:delText>
        </w:r>
        <w:r w:rsidRPr="779F05AE" w:rsidDel="00CF5AD9">
          <w:rPr>
            <w:rFonts w:eastAsia="Avenir Next LT Pro" w:cs="Avenir Next LT Pro"/>
            <w:sz w:val="22"/>
            <w:szCs w:val="22"/>
          </w:rPr>
          <w:delText xml:space="preserve"> to know more about CCFLA.</w:delText>
        </w:r>
      </w:del>
    </w:p>
    <w:p w14:paraId="389112FB" w14:textId="0128D210" w:rsidR="002B1D8E" w:rsidRPr="00A52E29" w:rsidRDefault="7392FBFD" w:rsidP="779F05AE">
      <w:pPr>
        <w:spacing w:before="240" w:after="240"/>
        <w:rPr>
          <w:sz w:val="22"/>
          <w:szCs w:val="22"/>
        </w:rPr>
      </w:pPr>
      <w:r w:rsidRPr="229C7D95">
        <w:rPr>
          <w:b/>
          <w:bCs/>
          <w:sz w:val="22"/>
          <w:szCs w:val="22"/>
        </w:rPr>
        <w:t>CAFE (City Academy on Finance and Equity)</w:t>
      </w:r>
      <w:r w:rsidRPr="229C7D95">
        <w:rPr>
          <w:sz w:val="22"/>
          <w:szCs w:val="22"/>
        </w:rPr>
        <w:t xml:space="preserve"> was developed by the C40 Cities Finance Facility to equip city officials with the practical tools needed to plan and finance equitable infrastructure projects. The academy was delivered in three parts to mid- and senior-level officials from Global South cities, with learning objectives focused on understanding and assessing financing instruments, embedding equity and inclusion across planning, development and implementation, and linking finance to business models. </w:t>
      </w:r>
      <w:r w:rsidR="7C67167F" w:rsidRPr="229C7D95">
        <w:rPr>
          <w:sz w:val="22"/>
          <w:szCs w:val="22"/>
        </w:rPr>
        <w:t>Through its workshops and a workbook,</w:t>
      </w:r>
      <w:r w:rsidRPr="229C7D95">
        <w:rPr>
          <w:sz w:val="22"/>
          <w:szCs w:val="22"/>
        </w:rPr>
        <w:t xml:space="preserve"> CAFE </w:t>
      </w:r>
      <w:r w:rsidR="7C67167F" w:rsidRPr="229C7D95">
        <w:rPr>
          <w:sz w:val="22"/>
          <w:szCs w:val="22"/>
        </w:rPr>
        <w:t>offers a structured</w:t>
      </w:r>
      <w:r w:rsidRPr="229C7D95">
        <w:rPr>
          <w:sz w:val="22"/>
          <w:szCs w:val="22"/>
        </w:rPr>
        <w:t xml:space="preserve"> learning process that helps cities improve project preparation, strengthen cross-departmental understanding and design investments that are both finance-ready and equity-aware.</w:t>
      </w:r>
      <w:r w:rsidR="7C67167F" w:rsidRPr="229C7D95">
        <w:rPr>
          <w:sz w:val="22"/>
          <w:szCs w:val="22"/>
        </w:rPr>
        <w:t xml:space="preserve"> Click </w:t>
      </w:r>
      <w:hyperlink r:id="rId49">
        <w:r w:rsidR="7C67167F" w:rsidRPr="229C7D95">
          <w:rPr>
            <w:rStyle w:val="Hyperlink"/>
          </w:rPr>
          <w:t>here</w:t>
        </w:r>
      </w:hyperlink>
      <w:r w:rsidR="7C67167F" w:rsidRPr="229C7D95">
        <w:rPr>
          <w:sz w:val="22"/>
          <w:szCs w:val="22"/>
        </w:rPr>
        <w:t xml:space="preserve"> to know more about CAFÉ. </w:t>
      </w:r>
    </w:p>
    <w:p w14:paraId="0A7075CF" w14:textId="523F1355" w:rsidR="00AB59A7" w:rsidRDefault="6291750A" w:rsidP="779F05AE">
      <w:pPr>
        <w:spacing w:before="240" w:after="240"/>
        <w:rPr>
          <w:ins w:id="93" w:author="Hamza Abdullah" w:date="2026-08-14T20:32:00Z" w16du:dateUtc="2026-08-14T18:32:00Z"/>
          <w:rFonts w:eastAsia="Avenir Next LT Pro" w:cs="Avenir Next LT Pro"/>
          <w:sz w:val="22"/>
          <w:szCs w:val="22"/>
        </w:rPr>
      </w:pPr>
      <w:r w:rsidRPr="229C7D95">
        <w:rPr>
          <w:rFonts w:eastAsia="Avenir Next LT Pro" w:cs="Avenir Next LT Pro"/>
          <w:b/>
          <w:bCs/>
          <w:sz w:val="22"/>
          <w:szCs w:val="22"/>
        </w:rPr>
        <w:t>UrbanShift Academies</w:t>
      </w:r>
      <w:r w:rsidRPr="229C7D95">
        <w:rPr>
          <w:rFonts w:eastAsia="Avenir Next LT Pro" w:cs="Avenir Next LT Pro"/>
          <w:sz w:val="22"/>
          <w:szCs w:val="22"/>
        </w:rPr>
        <w:t xml:space="preserve"> offer a peer-learning platform for cities working on integrated urban development. UrbanShift is a </w:t>
      </w:r>
      <w:r w:rsidR="24CD5669" w:rsidRPr="229C7D95">
        <w:rPr>
          <w:rFonts w:eastAsia="Avenir Next LT Pro" w:cs="Avenir Next LT Pro"/>
          <w:sz w:val="22"/>
          <w:szCs w:val="22"/>
        </w:rPr>
        <w:t xml:space="preserve">“one-stop” </w:t>
      </w:r>
      <w:r w:rsidRPr="229C7D95">
        <w:rPr>
          <w:rFonts w:eastAsia="Avenir Next LT Pro" w:cs="Avenir Next LT Pro"/>
          <w:sz w:val="22"/>
          <w:szCs w:val="22"/>
        </w:rPr>
        <w:t>platform</w:t>
      </w:r>
      <w:r w:rsidR="24CD5669" w:rsidRPr="229C7D95">
        <w:rPr>
          <w:rFonts w:eastAsia="Avenir Next LT Pro" w:cs="Avenir Next LT Pro"/>
          <w:sz w:val="22"/>
          <w:szCs w:val="22"/>
        </w:rPr>
        <w:t xml:space="preserve"> </w:t>
      </w:r>
      <w:r w:rsidRPr="229C7D95">
        <w:rPr>
          <w:rFonts w:eastAsia="Avenir Next LT Pro" w:cs="Avenir Next LT Pro"/>
          <w:sz w:val="22"/>
          <w:szCs w:val="22"/>
        </w:rPr>
        <w:t xml:space="preserve">bringing together global, national and local champions, while offering a suite of capacity-building activities that includes a </w:t>
      </w:r>
      <w:r w:rsidR="196BC504" w:rsidRPr="229C7D95">
        <w:rPr>
          <w:rFonts w:eastAsia="Avenir Next LT Pro" w:cs="Avenir Next LT Pro"/>
          <w:sz w:val="22"/>
          <w:szCs w:val="22"/>
        </w:rPr>
        <w:t>city</w:t>
      </w:r>
      <w:r w:rsidRPr="229C7D95">
        <w:rPr>
          <w:rFonts w:eastAsia="Avenir Next LT Pro" w:cs="Avenir Next LT Pro"/>
          <w:sz w:val="22"/>
          <w:szCs w:val="22"/>
        </w:rPr>
        <w:t xml:space="preserve"> academy, Finance academies, national dialogues and urban labs.</w:t>
      </w:r>
      <w:r w:rsidR="00A52E29" w:rsidRPr="229C7D95">
        <w:rPr>
          <w:rStyle w:val="FootnoteReference"/>
          <w:rFonts w:eastAsia="Avenir Next LT Pro" w:cs="Avenir Next LT Pro"/>
          <w:sz w:val="22"/>
          <w:szCs w:val="22"/>
        </w:rPr>
        <w:footnoteReference w:id="99"/>
      </w:r>
      <w:r w:rsidRPr="229C7D95">
        <w:rPr>
          <w:rFonts w:eastAsia="Avenir Next LT Pro" w:cs="Avenir Next LT Pro"/>
          <w:sz w:val="22"/>
          <w:szCs w:val="22"/>
        </w:rPr>
        <w:t xml:space="preserve"> The platform combines these learning activities with on-the-ground local projects, so cities can exchange experience, build strategic planning skills, and apply what they learn to integrated solutions in areas such as transport, housing, green infrastructure and waste. </w:t>
      </w:r>
      <w:r w:rsidR="49E1CF6B" w:rsidRPr="229C7D95">
        <w:rPr>
          <w:rFonts w:eastAsia="Avenir Next LT Pro" w:cs="Avenir Next LT Pro"/>
          <w:sz w:val="22"/>
          <w:szCs w:val="22"/>
        </w:rPr>
        <w:t xml:space="preserve">Click </w:t>
      </w:r>
      <w:hyperlink r:id="rId50">
        <w:r w:rsidR="49E1CF6B" w:rsidRPr="229C7D95">
          <w:rPr>
            <w:rStyle w:val="Hyperlink"/>
          </w:rPr>
          <w:t>here</w:t>
        </w:r>
      </w:hyperlink>
      <w:r w:rsidR="49E1CF6B" w:rsidRPr="229C7D95">
        <w:rPr>
          <w:rFonts w:eastAsia="Avenir Next LT Pro" w:cs="Avenir Next LT Pro"/>
          <w:sz w:val="22"/>
          <w:szCs w:val="22"/>
        </w:rPr>
        <w:t xml:space="preserve"> to know more about UrbanShift. </w:t>
      </w:r>
    </w:p>
    <w:p w14:paraId="4524EB76" w14:textId="63D7B527" w:rsidR="00A44D20" w:rsidRDefault="00A44D20" w:rsidP="779F05AE">
      <w:pPr>
        <w:spacing w:before="240" w:after="240"/>
        <w:rPr>
          <w:rFonts w:eastAsia="Avenir Next LT Pro" w:cs="Avenir Next LT Pro"/>
          <w:sz w:val="22"/>
          <w:szCs w:val="22"/>
        </w:rPr>
      </w:pPr>
      <w:ins w:id="94" w:author="Hamza Abdullah" w:date="2026-08-14T20:32:00Z" w16du:dateUtc="2026-08-14T18:32:00Z">
        <w:r w:rsidRPr="00A44D20">
          <w:rPr>
            <w:rFonts w:eastAsia="Avenir Next LT Pro" w:cs="Avenir Next LT Pro"/>
            <w:b/>
            <w:bCs/>
            <w:sz w:val="22"/>
            <w:szCs w:val="22"/>
            <w:rPrChange w:id="95" w:author="Hamza Abdullah" w:date="2026-08-14T20:32:00Z" w16du:dateUtc="2026-08-14T18:32:00Z">
              <w:rPr>
                <w:rFonts w:eastAsia="Avenir Next LT Pro" w:cs="Avenir Next LT Pro"/>
                <w:sz w:val="22"/>
                <w:szCs w:val="22"/>
              </w:rPr>
            </w:rPrChange>
          </w:rPr>
          <w:t>The Cities Climate Finance Leadership Alliance (CCFLA)</w:t>
        </w:r>
        <w:r w:rsidRPr="00A44D20">
          <w:rPr>
            <w:rFonts w:eastAsia="Avenir Next LT Pro" w:cs="Avenir Next LT Pro"/>
            <w:sz w:val="22"/>
            <w:szCs w:val="22"/>
          </w:rPr>
          <w:t xml:space="preserve"> provides a multi-level, multi-stakeholder space for practitioners to connect, exchange experience and build networks around urban climate finance. Through its thematic Action Groups, CCFLA members can convene around priority topics such as project preparation, adaptation finance, enabling environments, private finance and other emerging financing challenges, sharing practical approaches and identifying opportunities for collaboration. Participation is open across CCFLA’s diverse membership, including national governments, city networks and subnational actors, demand- and supply-side finance organizations, and expert and technical organizations, helping connect perspectives across levels of government and across the climate finance ecosystem.</w:t>
        </w:r>
      </w:ins>
    </w:p>
    <w:p w14:paraId="4353FBCE" w14:textId="4BBD7696" w:rsidR="7E190E15" w:rsidRDefault="7E190E15" w:rsidP="779F05AE">
      <w:pPr>
        <w:pStyle w:val="Heading4"/>
        <w:spacing w:before="319" w:after="319"/>
      </w:pPr>
      <w:r w:rsidRPr="779F05AE">
        <w:rPr>
          <w:rFonts w:eastAsia="Avenir Next LT Pro" w:cs="Avenir Next LT Pro"/>
          <w:bCs/>
        </w:rPr>
        <w:t xml:space="preserve">Actions </w:t>
      </w:r>
      <w:del w:id="96" w:author="Hamza Abdullah" w:date="2026-08-14T17:35:00Z" w16du:dateUtc="2026-08-14T15:35:00Z">
        <w:r w:rsidRPr="779F05AE" w:rsidDel="00954A66">
          <w:rPr>
            <w:rFonts w:eastAsia="Avenir Next LT Pro" w:cs="Avenir Next LT Pro"/>
            <w:bCs/>
          </w:rPr>
          <w:delText>required to support</w:delText>
        </w:r>
      </w:del>
      <w:ins w:id="97" w:author="Hamza Abdullah" w:date="2026-08-14T17:35:00Z" w16du:dateUtc="2026-08-14T15:35:00Z">
        <w:r w:rsidR="00954A66">
          <w:rPr>
            <w:rFonts w:eastAsia="Avenir Next LT Pro" w:cs="Avenir Next LT Pro"/>
            <w:bCs/>
          </w:rPr>
          <w:t>to enable participation of</w:t>
        </w:r>
      </w:ins>
      <w:r w:rsidRPr="779F05AE">
        <w:rPr>
          <w:rFonts w:eastAsia="Avenir Next LT Pro" w:cs="Avenir Next LT Pro"/>
          <w:bCs/>
        </w:rPr>
        <w:t xml:space="preserve"> EMDE cities</w:t>
      </w:r>
      <w:ins w:id="98" w:author="Hamza Abdullah" w:date="2026-08-14T17:50:00Z" w16du:dateUtc="2026-08-14T15:50:00Z">
        <w:r w:rsidR="00293B66">
          <w:rPr>
            <w:rFonts w:eastAsia="Avenir Next LT Pro" w:cs="Avenir Next LT Pro"/>
            <w:bCs/>
          </w:rPr>
          <w:t xml:space="preserve"> in capacity building and peer learning workshops</w:t>
        </w:r>
      </w:ins>
    </w:p>
    <w:p w14:paraId="58A82166" w14:textId="3BA3037C" w:rsidR="7E190E15" w:rsidDel="001F66D5" w:rsidRDefault="001F66D5" w:rsidP="001F66D5">
      <w:pPr>
        <w:rPr>
          <w:del w:id="99" w:author="Hamza Abdullah" w:date="2026-08-14T17:35:00Z" w16du:dateUtc="2026-08-14T15:35:00Z"/>
          <w:rFonts w:eastAsia="Avenir Next LT Pro" w:cs="Avenir Next LT Pro"/>
          <w:sz w:val="22"/>
          <w:szCs w:val="22"/>
        </w:rPr>
      </w:pPr>
      <w:ins w:id="100" w:author="Hamza Abdullah" w:date="2026-08-14T17:35:00Z">
        <w:r w:rsidRPr="001F66D5">
          <w:rPr>
            <w:rFonts w:eastAsia="Avenir Next LT Pro" w:cs="Avenir Next LT Pro"/>
            <w:sz w:val="22"/>
            <w:szCs w:val="22"/>
            <w:rPrChange w:id="101" w:author="Hamza Abdullah" w:date="2026-08-14T17:35:00Z" w16du:dateUtc="2026-08-14T15:35:00Z">
              <w:rPr>
                <w:rFonts w:eastAsia="Avenir Next LT Pro"/>
              </w:rPr>
            </w:rPrChange>
          </w:rPr>
          <w:t>National governments and city networks should create clear, low-barrier entry points to these programmes and co-finance participation for under-resourced cities, so EMDE cities can both benefit from and contribute to peer networks. A priority is making tools and processes more accessible across languages and institutional contexts, including through:</w:t>
        </w:r>
      </w:ins>
      <w:del w:id="102" w:author="Hamza Abdullah" w:date="2026-08-14T17:35:00Z" w16du:dateUtc="2026-08-14T15:35:00Z">
        <w:r w:rsidR="7E190E15" w:rsidRPr="001F66D5" w:rsidDel="001F66D5">
          <w:rPr>
            <w:rFonts w:eastAsia="Avenir Next LT Pro" w:cs="Avenir Next LT Pro"/>
            <w:sz w:val="22"/>
            <w:szCs w:val="22"/>
            <w:rPrChange w:id="103" w:author="Hamza Abdullah" w:date="2026-08-14T17:35:00Z" w16du:dateUtc="2026-08-14T15:35:00Z">
              <w:rPr>
                <w:rFonts w:eastAsia="Avenir Next LT Pro"/>
              </w:rPr>
            </w:rPrChange>
          </w:rPr>
          <w:delText>National governments and networks should establish clear, low-barrier points of entry to these programmes and co-finance the participation of under-resourced cities, ensuring EMDE cities can both draw on and contribute to peer networks. The priority action concerns language or cultural considerations, since facilities and academies still operate predominantly in a limited range of working languages and around templates reflecting high-income institutional norms; recommended measures include:</w:delText>
        </w:r>
      </w:del>
    </w:p>
    <w:p w14:paraId="7F384BA9" w14:textId="77777777" w:rsidR="001F66D5" w:rsidRDefault="001F66D5">
      <w:pPr>
        <w:rPr>
          <w:ins w:id="104" w:author="Hamza Abdullah" w:date="2026-08-14T17:35:00Z" w16du:dateUtc="2026-08-14T15:35:00Z"/>
        </w:rPr>
        <w:pPrChange w:id="105" w:author="Hamza Abdullah" w:date="2026-08-14T17:35:00Z" w16du:dateUtc="2026-08-14T15:35:00Z">
          <w:pPr>
            <w:spacing w:before="240" w:after="240"/>
          </w:pPr>
        </w:pPrChange>
      </w:pPr>
    </w:p>
    <w:p w14:paraId="1F1536B9" w14:textId="5B05FB68" w:rsidR="00AC172E" w:rsidRPr="002E7B96" w:rsidRDefault="00AC172E" w:rsidP="779F05AE">
      <w:pPr>
        <w:pStyle w:val="ListParagraph"/>
        <w:numPr>
          <w:ilvl w:val="0"/>
          <w:numId w:val="68"/>
        </w:numPr>
        <w:rPr>
          <w:ins w:id="106" w:author="Hamza Abdullah" w:date="2026-08-14T17:48:00Z" w16du:dateUtc="2026-08-14T15:48:00Z"/>
          <w:rFonts w:eastAsia="Avenir Next LT Pro"/>
          <w:sz w:val="22"/>
          <w:szCs w:val="22"/>
          <w:rPrChange w:id="107" w:author="Hamza Abdullah" w:date="2026-08-14T17:52:00Z" w16du:dateUtc="2026-08-14T15:52:00Z">
            <w:rPr>
              <w:ins w:id="108" w:author="Hamza Abdullah" w:date="2026-08-14T17:48:00Z" w16du:dateUtc="2026-08-14T15:48:00Z"/>
              <w:rFonts w:eastAsia="Avenir Next LT Pro"/>
            </w:rPr>
          </w:rPrChange>
        </w:rPr>
      </w:pPr>
      <w:ins w:id="109" w:author="Hamza Abdullah" w:date="2026-08-14T17:48:00Z" w16du:dateUtc="2026-08-14T15:48:00Z">
        <w:r w:rsidRPr="002E7B96">
          <w:rPr>
            <w:rFonts w:eastAsia="Avenir Next LT Pro"/>
            <w:sz w:val="22"/>
            <w:szCs w:val="22"/>
            <w:rPrChange w:id="110" w:author="Hamza Abdullah" w:date="2026-08-14T17:52:00Z" w16du:dateUtc="2026-08-14T15:52:00Z">
              <w:rPr>
                <w:rFonts w:eastAsia="Avenir Next LT Pro"/>
              </w:rPr>
            </w:rPrChange>
          </w:rPr>
          <w:t xml:space="preserve">Cover travel, accommodation, and staff </w:t>
        </w:r>
      </w:ins>
      <w:ins w:id="111" w:author="Hamza Abdullah" w:date="2026-08-14T17:51:00Z" w16du:dateUtc="2026-08-14T15:51:00Z">
        <w:r w:rsidR="00A11583" w:rsidRPr="002E7B96">
          <w:rPr>
            <w:rFonts w:eastAsia="Avenir Next LT Pro"/>
            <w:sz w:val="22"/>
            <w:szCs w:val="22"/>
            <w:rPrChange w:id="112" w:author="Hamza Abdullah" w:date="2026-08-14T17:52:00Z" w16du:dateUtc="2026-08-14T15:52:00Z">
              <w:rPr>
                <w:rFonts w:eastAsia="Avenir Next LT Pro"/>
              </w:rPr>
            </w:rPrChange>
          </w:rPr>
          <w:t>time</w:t>
        </w:r>
      </w:ins>
      <w:ins w:id="113" w:author="Hamza Abdullah" w:date="2026-08-14T17:48:00Z" w16du:dateUtc="2026-08-14T15:48:00Z">
        <w:r w:rsidRPr="002E7B96">
          <w:rPr>
            <w:rFonts w:eastAsia="Avenir Next LT Pro"/>
            <w:sz w:val="22"/>
            <w:szCs w:val="22"/>
            <w:rPrChange w:id="114" w:author="Hamza Abdullah" w:date="2026-08-14T17:52:00Z" w16du:dateUtc="2026-08-14T15:52:00Z">
              <w:rPr>
                <w:rFonts w:eastAsia="Avenir Next LT Pro"/>
              </w:rPr>
            </w:rPrChange>
          </w:rPr>
          <w:t xml:space="preserve">, so participation is feasible for under-resourced </w:t>
        </w:r>
      </w:ins>
      <w:ins w:id="115" w:author="Hamza Abdullah" w:date="2026-08-14T17:51:00Z" w16du:dateUtc="2026-08-14T15:51:00Z">
        <w:r w:rsidR="00A11583" w:rsidRPr="002E7B96">
          <w:rPr>
            <w:rFonts w:eastAsia="Avenir Next LT Pro"/>
            <w:sz w:val="22"/>
            <w:szCs w:val="22"/>
            <w:rPrChange w:id="116" w:author="Hamza Abdullah" w:date="2026-08-14T17:52:00Z" w16du:dateUtc="2026-08-14T15:52:00Z">
              <w:rPr>
                <w:rFonts w:eastAsia="Avenir Next LT Pro"/>
              </w:rPr>
            </w:rPrChange>
          </w:rPr>
          <w:t>cities</w:t>
        </w:r>
      </w:ins>
      <w:ins w:id="117" w:author="Hamza Abdullah" w:date="2026-08-14T17:48:00Z" w16du:dateUtc="2026-08-14T15:48:00Z">
        <w:r w:rsidRPr="002E7B96">
          <w:rPr>
            <w:rFonts w:eastAsia="Avenir Next LT Pro"/>
            <w:sz w:val="22"/>
            <w:szCs w:val="22"/>
            <w:rPrChange w:id="118" w:author="Hamza Abdullah" w:date="2026-08-14T17:52:00Z" w16du:dateUtc="2026-08-14T15:52:00Z">
              <w:rPr>
                <w:rFonts w:eastAsia="Avenir Next LT Pro"/>
              </w:rPr>
            </w:rPrChange>
          </w:rPr>
          <w:t>.</w:t>
        </w:r>
      </w:ins>
    </w:p>
    <w:p w14:paraId="3A746257" w14:textId="5C39A86A" w:rsidR="001A694A" w:rsidRPr="002E7B96" w:rsidRDefault="001A694A" w:rsidP="779F05AE">
      <w:pPr>
        <w:pStyle w:val="ListParagraph"/>
        <w:numPr>
          <w:ilvl w:val="0"/>
          <w:numId w:val="68"/>
        </w:numPr>
        <w:rPr>
          <w:ins w:id="119" w:author="Hamza Abdullah" w:date="2026-08-14T17:51:00Z" w16du:dateUtc="2026-08-14T15:51:00Z"/>
          <w:rFonts w:eastAsia="Avenir Next LT Pro"/>
          <w:sz w:val="22"/>
          <w:szCs w:val="22"/>
          <w:rPrChange w:id="120" w:author="Hamza Abdullah" w:date="2026-08-14T17:52:00Z" w16du:dateUtc="2026-08-14T15:52:00Z">
            <w:rPr>
              <w:ins w:id="121" w:author="Hamza Abdullah" w:date="2026-08-14T17:51:00Z" w16du:dateUtc="2026-08-14T15:51:00Z"/>
              <w:rFonts w:eastAsia="Avenir Next LT Pro"/>
            </w:rPr>
          </w:rPrChange>
        </w:rPr>
      </w:pPr>
      <w:ins w:id="122" w:author="Hamza Abdullah" w:date="2026-08-14T17:51:00Z" w16du:dateUtc="2026-08-14T15:51:00Z">
        <w:r w:rsidRPr="002E7B96">
          <w:rPr>
            <w:rFonts w:eastAsia="Avenir Next LT Pro"/>
            <w:sz w:val="22"/>
            <w:szCs w:val="22"/>
            <w:rPrChange w:id="123" w:author="Hamza Abdullah" w:date="2026-08-14T17:52:00Z" w16du:dateUtc="2026-08-14T15:52:00Z">
              <w:rPr>
                <w:rFonts w:eastAsia="Avenir Next LT Pro"/>
              </w:rPr>
            </w:rPrChange>
          </w:rPr>
          <w:lastRenderedPageBreak/>
          <w:t>Offer hybrid and asynchronous options with downloadable/offline materials, for cities with weaker connectivity</w:t>
        </w:r>
      </w:ins>
    </w:p>
    <w:p w14:paraId="51F6FC1F" w14:textId="77777777" w:rsidR="00A11583" w:rsidRPr="002E7B96" w:rsidRDefault="00A11583" w:rsidP="779F05AE">
      <w:pPr>
        <w:pStyle w:val="ListParagraph"/>
        <w:numPr>
          <w:ilvl w:val="0"/>
          <w:numId w:val="68"/>
        </w:numPr>
        <w:rPr>
          <w:ins w:id="124" w:author="Hamza Abdullah" w:date="2026-08-14T17:51:00Z" w16du:dateUtc="2026-08-14T15:51:00Z"/>
          <w:rFonts w:eastAsia="Avenir Next LT Pro"/>
          <w:sz w:val="22"/>
          <w:szCs w:val="22"/>
          <w:rPrChange w:id="125" w:author="Hamza Abdullah" w:date="2026-08-14T17:52:00Z" w16du:dateUtc="2026-08-14T15:52:00Z">
            <w:rPr>
              <w:ins w:id="126" w:author="Hamza Abdullah" w:date="2026-08-14T17:51:00Z" w16du:dateUtc="2026-08-14T15:51:00Z"/>
              <w:rFonts w:eastAsia="Avenir Next LT Pro"/>
            </w:rPr>
          </w:rPrChange>
        </w:rPr>
      </w:pPr>
      <w:ins w:id="127" w:author="Hamza Abdullah" w:date="2026-08-14T17:51:00Z" w16du:dateUtc="2026-08-14T15:51:00Z">
        <w:r w:rsidRPr="002E7B96">
          <w:rPr>
            <w:rFonts w:eastAsia="Avenir Next LT Pro"/>
            <w:sz w:val="22"/>
            <w:szCs w:val="22"/>
            <w:rPrChange w:id="128" w:author="Hamza Abdullah" w:date="2026-08-14T17:52:00Z" w16du:dateUtc="2026-08-14T15:52:00Z">
              <w:rPr>
                <w:rFonts w:eastAsia="Avenir Next LT Pro"/>
              </w:rPr>
            </w:rPrChange>
          </w:rPr>
          <w:t>Pair peer learning with follow-on technical assistance or mentoring, so cities can apply what they learn rather than just attend.</w:t>
        </w:r>
      </w:ins>
    </w:p>
    <w:p w14:paraId="3542ED5B" w14:textId="1E873392" w:rsidR="7E190E15" w:rsidRPr="002E7B96" w:rsidDel="002E7B96" w:rsidRDefault="00CA59A0" w:rsidP="779F05AE">
      <w:pPr>
        <w:pStyle w:val="ListParagraph"/>
        <w:numPr>
          <w:ilvl w:val="0"/>
          <w:numId w:val="68"/>
        </w:numPr>
        <w:rPr>
          <w:del w:id="129" w:author="Hamza Abdullah" w:date="2026-08-14T17:35:00Z" w16du:dateUtc="2026-08-14T15:35:00Z"/>
          <w:rFonts w:eastAsia="Avenir Next LT Pro"/>
          <w:rPrChange w:id="130" w:author="Hamza Abdullah" w:date="2026-08-14T17:53:00Z" w16du:dateUtc="2026-08-14T15:53:00Z">
            <w:rPr>
              <w:del w:id="131" w:author="Hamza Abdullah" w:date="2026-08-14T17:35:00Z" w16du:dateUtc="2026-08-14T15:35:00Z"/>
              <w:rFonts w:eastAsia="Avenir Next LT Pro"/>
              <w:sz w:val="22"/>
              <w:szCs w:val="22"/>
            </w:rPr>
          </w:rPrChange>
        </w:rPr>
      </w:pPr>
      <w:ins w:id="132" w:author="Hamza Abdullah" w:date="2026-08-14T17:52:00Z" w16du:dateUtc="2026-08-14T15:52:00Z">
        <w:r w:rsidRPr="002E7B96">
          <w:rPr>
            <w:rFonts w:eastAsia="Avenir Next LT Pro"/>
            <w:sz w:val="22"/>
            <w:szCs w:val="22"/>
            <w:rPrChange w:id="133" w:author="Hamza Abdullah" w:date="2026-08-14T17:52:00Z" w16du:dateUtc="2026-08-14T15:52:00Z">
              <w:rPr>
                <w:rFonts w:eastAsia="Avenir Next LT Pro"/>
              </w:rPr>
            </w:rPrChange>
          </w:rPr>
          <w:t>Use local platforms (e.g., CCFLA Local Hubs) or city networks as delivery partners, so convening is closer to cities and less dependent on a single central venue.</w:t>
        </w:r>
      </w:ins>
      <w:del w:id="134" w:author="Hamza Abdullah" w:date="2026-08-14T17:35:00Z" w16du:dateUtc="2026-08-14T15:35:00Z">
        <w:r w:rsidR="7E190E15" w:rsidRPr="001F66D5" w:rsidDel="001F66D5">
          <w:rPr>
            <w:rFonts w:eastAsia="Avenir Next LT Pro"/>
          </w:rPr>
          <w:delText>Resourcing the translation and localisation of project-preparation tools.</w:delText>
        </w:r>
      </w:del>
    </w:p>
    <w:p w14:paraId="5264BCDA" w14:textId="5D19A06A" w:rsidR="002E7B96" w:rsidRPr="001F66D5" w:rsidRDefault="002E7B96">
      <w:pPr>
        <w:pStyle w:val="ListParagraph"/>
        <w:numPr>
          <w:ilvl w:val="0"/>
          <w:numId w:val="71"/>
        </w:numPr>
        <w:rPr>
          <w:ins w:id="135" w:author="Hamza Abdullah" w:date="2026-08-14T17:53:00Z" w16du:dateUtc="2026-08-14T15:53:00Z"/>
          <w:rFonts w:eastAsia="Avenir Next LT Pro"/>
        </w:rPr>
        <w:pPrChange w:id="136" w:author="Hamza Abdullah" w:date="2026-08-14T17:35:00Z" w16du:dateUtc="2026-08-14T15:35:00Z">
          <w:pPr>
            <w:pStyle w:val="ListParagraph"/>
            <w:numPr>
              <w:numId w:val="68"/>
            </w:numPr>
            <w:ind w:hanging="360"/>
          </w:pPr>
        </w:pPrChange>
      </w:pPr>
    </w:p>
    <w:p w14:paraId="2B0EC419" w14:textId="016948A4" w:rsidR="7E190E15" w:rsidDel="001F66D5" w:rsidRDefault="002E7B96" w:rsidP="779F05AE">
      <w:pPr>
        <w:pStyle w:val="ListParagraph"/>
        <w:numPr>
          <w:ilvl w:val="0"/>
          <w:numId w:val="68"/>
        </w:numPr>
        <w:rPr>
          <w:del w:id="137" w:author="Hamza Abdullah" w:date="2026-08-14T17:35:00Z" w16du:dateUtc="2026-08-14T15:35:00Z"/>
          <w:rFonts w:eastAsia="Avenir Next LT Pro" w:cs="Avenir Next LT Pro"/>
          <w:sz w:val="22"/>
          <w:szCs w:val="22"/>
        </w:rPr>
      </w:pPr>
      <w:ins w:id="138" w:author="Hamza Abdullah" w:date="2026-08-14T17:53:00Z" w16du:dateUtc="2026-08-14T15:53:00Z">
        <w:r>
          <w:rPr>
            <w:rFonts w:eastAsia="Avenir Next LT Pro" w:cs="Avenir Next LT Pro"/>
            <w:sz w:val="22"/>
            <w:szCs w:val="22"/>
          </w:rPr>
          <w:t xml:space="preserve">Organize workshops and events in local languages, wherever possible, </w:t>
        </w:r>
        <w:r w:rsidR="00CF5AD9">
          <w:rPr>
            <w:rFonts w:eastAsia="Avenir Next LT Pro" w:cs="Avenir Next LT Pro"/>
            <w:sz w:val="22"/>
            <w:szCs w:val="22"/>
          </w:rPr>
          <w:t xml:space="preserve">so that guidance is accessible for city officials. </w:t>
        </w:r>
      </w:ins>
      <w:del w:id="139" w:author="Hamza Abdullah" w:date="2026-08-14T17:35:00Z" w16du:dateUtc="2026-08-14T15:35:00Z">
        <w:r w:rsidR="7E190E15" w:rsidRPr="779F05AE" w:rsidDel="001F66D5">
          <w:rPr>
            <w:rFonts w:eastAsia="Avenir Next LT Pro" w:cs="Avenir Next LT Pro"/>
            <w:sz w:val="22"/>
            <w:szCs w:val="22"/>
          </w:rPr>
          <w:delText>Convening in national and regional languages.</w:delText>
        </w:r>
      </w:del>
    </w:p>
    <w:p w14:paraId="0873E226" w14:textId="20F91993" w:rsidR="7E190E15" w:rsidRDefault="7E190E15" w:rsidP="779F05AE">
      <w:pPr>
        <w:pStyle w:val="ListParagraph"/>
        <w:numPr>
          <w:ilvl w:val="0"/>
          <w:numId w:val="68"/>
        </w:numPr>
        <w:rPr>
          <w:rFonts w:eastAsia="Avenir Next LT Pro" w:cs="Avenir Next LT Pro"/>
          <w:sz w:val="22"/>
          <w:szCs w:val="22"/>
        </w:rPr>
      </w:pPr>
      <w:del w:id="140" w:author="Hamza Abdullah" w:date="2026-08-14T17:35:00Z" w16du:dateUtc="2026-08-14T15:35:00Z">
        <w:r w:rsidRPr="779F05AE" w:rsidDel="001F66D5">
          <w:rPr>
            <w:rFonts w:eastAsia="Avenir Next LT Pro" w:cs="Avenir Next LT Pro"/>
            <w:sz w:val="22"/>
            <w:szCs w:val="22"/>
          </w:rPr>
          <w:delText>Adapting eligibility and application processes to diverse municipal fiscal and legal structures.</w:delText>
        </w:r>
      </w:del>
    </w:p>
    <w:p w14:paraId="423507F7" w14:textId="6274DF5A" w:rsidR="7E190E15" w:rsidDel="00322D22" w:rsidRDefault="7E190E15" w:rsidP="779F05AE">
      <w:pPr>
        <w:pStyle w:val="ListParagraph"/>
        <w:numPr>
          <w:ilvl w:val="0"/>
          <w:numId w:val="68"/>
        </w:numPr>
        <w:rPr>
          <w:del w:id="141" w:author="Hamza Abdullah" w:date="2026-08-14T17:34:00Z" w16du:dateUtc="2026-08-14T15:34:00Z"/>
          <w:rFonts w:eastAsia="Avenir Next LT Pro" w:cs="Avenir Next LT Pro"/>
          <w:sz w:val="22"/>
          <w:szCs w:val="22"/>
        </w:rPr>
      </w:pPr>
      <w:commentRangeStart w:id="142"/>
      <w:commentRangeStart w:id="143"/>
      <w:del w:id="144" w:author="Hamza Abdullah" w:date="2026-08-14T17:34:00Z" w16du:dateUtc="2026-08-14T15:34:00Z">
        <w:r w:rsidRPr="779F05AE" w:rsidDel="00322D22">
          <w:rPr>
            <w:rFonts w:eastAsia="Avenir Next LT Pro" w:cs="Avenir Next LT Pro"/>
            <w:sz w:val="22"/>
            <w:szCs w:val="22"/>
          </w:rPr>
          <w:delText>Favouring localisation over top-down transposition, as the Swedish Climate City Contract — developed first and later informing the EU Cities Mission — demonstrates; the Viability Fund's lead cautions that excessive reliance on Swedish precedents "sets us up to fail" internationally.</w:delText>
        </w:r>
        <w:commentRangeEnd w:id="142"/>
        <w:r w:rsidR="00842D1F" w:rsidDel="00322D22">
          <w:rPr>
            <w:rStyle w:val="CommentReference"/>
            <w:rFonts w:eastAsia="Avenir Next LT Pro" w:cs="Avenir Next LT Pro"/>
            <w:sz w:val="22"/>
            <w:szCs w:val="22"/>
          </w:rPr>
          <w:commentReference w:id="142"/>
        </w:r>
        <w:commentRangeEnd w:id="143"/>
        <w:r>
          <w:rPr>
            <w:rStyle w:val="CommentReference"/>
            <w:rFonts w:eastAsia="Avenir Next LT Pro" w:cs="Avenir Next LT Pro"/>
            <w:sz w:val="22"/>
            <w:szCs w:val="22"/>
          </w:rPr>
          <w:commentReference w:id="143"/>
        </w:r>
      </w:del>
    </w:p>
    <w:p w14:paraId="2FDE7580" w14:textId="1F941720" w:rsidR="7E190E15" w:rsidRDefault="00641AE2" w:rsidP="779F05AE">
      <w:pPr>
        <w:pStyle w:val="Heading3"/>
        <w:spacing w:before="281" w:after="281"/>
      </w:pPr>
      <w:ins w:id="146" w:author="Hamza Abdullah" w:date="2026-08-14T17:54:00Z" w16du:dateUtc="2026-08-14T15:54:00Z">
        <w:r>
          <w:rPr>
            <w:rFonts w:eastAsia="Avenir Next LT Pro" w:cs="Avenir Next LT Pro"/>
            <w:bCs/>
            <w:sz w:val="28"/>
            <w:szCs w:val="28"/>
          </w:rPr>
          <w:t xml:space="preserve">6.2. </w:t>
        </w:r>
      </w:ins>
      <w:del w:id="147" w:author="Hamza Abdullah" w:date="2026-08-14T17:54:00Z" w16du:dateUtc="2026-08-14T15:54:00Z">
        <w:r w:rsidR="7E190E15" w:rsidRPr="779F05AE" w:rsidDel="00641AE2">
          <w:rPr>
            <w:rFonts w:eastAsia="Avenir Next LT Pro" w:cs="Avenir Next LT Pro"/>
            <w:bCs/>
            <w:sz w:val="28"/>
            <w:szCs w:val="28"/>
          </w:rPr>
          <w:delText xml:space="preserve">2. </w:delText>
        </w:r>
      </w:del>
      <w:r w:rsidR="7E190E15" w:rsidRPr="779F05AE">
        <w:rPr>
          <w:rFonts w:eastAsia="Avenir Next LT Pro" w:cs="Avenir Next LT Pro"/>
          <w:bCs/>
          <w:sz w:val="28"/>
          <w:szCs w:val="28"/>
        </w:rPr>
        <w:t xml:space="preserve">Strategic Partnerships for </w:t>
      </w:r>
      <w:ins w:id="148" w:author="Hamza Abdullah" w:date="2026-08-14T18:55:00Z" w16du:dateUtc="2026-08-14T16:55:00Z">
        <w:r w:rsidR="006664B5">
          <w:rPr>
            <w:rFonts w:eastAsia="Avenir Next LT Pro" w:cs="Avenir Next LT Pro"/>
            <w:bCs/>
            <w:sz w:val="28"/>
            <w:szCs w:val="28"/>
          </w:rPr>
          <w:t xml:space="preserve">Finance Mobilization and </w:t>
        </w:r>
      </w:ins>
      <w:r w:rsidR="7E190E15" w:rsidRPr="779F05AE">
        <w:rPr>
          <w:rFonts w:eastAsia="Avenir Next LT Pro" w:cs="Avenir Next LT Pro"/>
          <w:bCs/>
          <w:sz w:val="28"/>
          <w:szCs w:val="28"/>
        </w:rPr>
        <w:t>Implementation</w:t>
      </w:r>
      <w:ins w:id="149" w:author="Hamza Abdullah" w:date="2026-08-14T20:32:00Z" w16du:dateUtc="2026-08-14T18:32:00Z">
        <w:r w:rsidR="00E13DD1">
          <w:rPr>
            <w:rFonts w:eastAsia="Avenir Next LT Pro" w:cs="Avenir Next LT Pro"/>
            <w:bCs/>
            <w:sz w:val="28"/>
            <w:szCs w:val="28"/>
          </w:rPr>
          <w:t xml:space="preserve"> at Scale</w:t>
        </w:r>
      </w:ins>
      <w:del w:id="150" w:author="Hamza Abdullah" w:date="2026-08-14T18:55:00Z" w16du:dateUtc="2026-08-14T16:55:00Z">
        <w:r w:rsidR="7E190E15" w:rsidRPr="779F05AE" w:rsidDel="006664B5">
          <w:rPr>
            <w:rFonts w:eastAsia="Avenir Next LT Pro" w:cs="Avenir Next LT Pro"/>
            <w:bCs/>
            <w:sz w:val="28"/>
            <w:szCs w:val="28"/>
          </w:rPr>
          <w:delText xml:space="preserve"> at Scale</w:delText>
        </w:r>
      </w:del>
    </w:p>
    <w:p w14:paraId="7E2A4C73" w14:textId="00BCFAD0" w:rsidR="7E190E15" w:rsidRDefault="7E190E15" w:rsidP="779F05AE">
      <w:pPr>
        <w:pStyle w:val="Heading4"/>
        <w:spacing w:before="319" w:after="319"/>
      </w:pPr>
      <w:r w:rsidRPr="779F05AE">
        <w:rPr>
          <w:rFonts w:eastAsia="Avenir Next LT Pro" w:cs="Avenir Next LT Pro"/>
          <w:bCs/>
        </w:rPr>
        <w:t>Overview</w:t>
      </w:r>
      <w:del w:id="151" w:author="Hamza Abdullah" w:date="2026-08-14T18:45:00Z" w16du:dateUtc="2026-08-14T16:45:00Z">
        <w:r w:rsidRPr="779F05AE" w:rsidDel="004A00B6">
          <w:rPr>
            <w:rFonts w:eastAsia="Avenir Next LT Pro" w:cs="Avenir Next LT Pro"/>
            <w:bCs/>
          </w:rPr>
          <w:delText>: what it is, how it works</w:delText>
        </w:r>
      </w:del>
    </w:p>
    <w:p w14:paraId="1F16A04B" w14:textId="1CC57BC9" w:rsidR="7E190E15" w:rsidRDefault="004A00B6" w:rsidP="779F05AE">
      <w:pPr>
        <w:spacing w:before="240" w:after="240"/>
        <w:rPr>
          <w:ins w:id="152" w:author="Hamza Abdullah" w:date="2026-08-14T18:46:00Z" w16du:dateUtc="2026-08-14T16:46:00Z"/>
          <w:rFonts w:eastAsia="Avenir Next LT Pro" w:cs="Avenir Next LT Pro"/>
          <w:sz w:val="22"/>
          <w:szCs w:val="22"/>
        </w:rPr>
      </w:pPr>
      <w:ins w:id="153" w:author="Hamza Abdullah" w:date="2026-08-14T18:46:00Z" w16du:dateUtc="2026-08-14T16:46:00Z">
        <w:r w:rsidRPr="004A00B6">
          <w:rPr>
            <w:rFonts w:eastAsia="Avenir Next LT Pro" w:cs="Avenir Next LT Pro"/>
            <w:b/>
            <w:bCs/>
            <w:sz w:val="22"/>
            <w:szCs w:val="22"/>
            <w:rPrChange w:id="154" w:author="Hamza Abdullah" w:date="2026-08-14T18:46:00Z" w16du:dateUtc="2026-08-14T16:46:00Z">
              <w:rPr>
                <w:rFonts w:eastAsia="Avenir Next LT Pro" w:cs="Avenir Next LT Pro"/>
                <w:sz w:val="22"/>
                <w:szCs w:val="22"/>
              </w:rPr>
            </w:rPrChange>
          </w:rPr>
          <w:t>What it is:</w:t>
        </w:r>
        <w:r>
          <w:rPr>
            <w:rFonts w:eastAsia="Avenir Next LT Pro" w:cs="Avenir Next LT Pro"/>
            <w:sz w:val="22"/>
            <w:szCs w:val="22"/>
          </w:rPr>
          <w:t xml:space="preserve"> </w:t>
        </w:r>
      </w:ins>
      <w:r w:rsidR="7E190E15" w:rsidRPr="779F05AE">
        <w:rPr>
          <w:rFonts w:eastAsia="Avenir Next LT Pro" w:cs="Avenir Next LT Pro"/>
          <w:sz w:val="22"/>
          <w:szCs w:val="22"/>
        </w:rPr>
        <w:t xml:space="preserve">Strategic partnership mechanisms set out the resources available to national and city governments for strengthening partnerships with </w:t>
      </w:r>
      <w:del w:id="155" w:author="Hamza Abdullah" w:date="2026-08-14T18:43:00Z" w16du:dateUtc="2026-08-14T16:43:00Z">
        <w:r w:rsidR="7E190E15" w:rsidRPr="779F05AE" w:rsidDel="00096055">
          <w:rPr>
            <w:rFonts w:eastAsia="Avenir Next LT Pro" w:cs="Avenir Next LT Pro"/>
            <w:sz w:val="22"/>
            <w:szCs w:val="22"/>
          </w:rPr>
          <w:delText xml:space="preserve">multilateral development banks, </w:delText>
        </w:r>
      </w:del>
      <w:r w:rsidR="7E190E15" w:rsidRPr="779F05AE">
        <w:rPr>
          <w:rFonts w:eastAsia="Avenir Next LT Pro" w:cs="Avenir Next LT Pro"/>
          <w:sz w:val="22"/>
          <w:szCs w:val="22"/>
        </w:rPr>
        <w:t xml:space="preserve">development finance institutions, climate funds, philanthropic actors and technical-assistance providers, </w:t>
      </w:r>
      <w:r w:rsidR="001C092C" w:rsidRPr="779F05AE">
        <w:rPr>
          <w:rFonts w:eastAsia="Avenir Next LT Pro" w:cs="Avenir Next LT Pro"/>
          <w:sz w:val="22"/>
          <w:szCs w:val="22"/>
        </w:rPr>
        <w:t>to</w:t>
      </w:r>
      <w:r w:rsidR="7E190E15" w:rsidRPr="779F05AE">
        <w:rPr>
          <w:rFonts w:eastAsia="Avenir Next LT Pro" w:cs="Avenir Next LT Pro"/>
          <w:sz w:val="22"/>
          <w:szCs w:val="22"/>
        </w:rPr>
        <w:t xml:space="preserve"> access climate-related implementation support</w:t>
      </w:r>
      <w:del w:id="156" w:author="Hamza Abdullah" w:date="2026-08-14T18:44:00Z" w16du:dateUtc="2026-08-14T16:44:00Z">
        <w:r w:rsidR="7E190E15" w:rsidRPr="779F05AE" w:rsidDel="007460E4">
          <w:rPr>
            <w:rFonts w:eastAsia="Avenir Next LT Pro" w:cs="Avenir Next LT Pro"/>
            <w:sz w:val="22"/>
            <w:szCs w:val="22"/>
          </w:rPr>
          <w:delText xml:space="preserve"> while contributing practical city-level experience back to those actors</w:delText>
        </w:r>
      </w:del>
      <w:r w:rsidR="7E190E15" w:rsidRPr="779F05AE">
        <w:rPr>
          <w:rFonts w:eastAsia="Avenir Next LT Pro" w:cs="Avenir Next LT Pro"/>
          <w:sz w:val="22"/>
          <w:szCs w:val="22"/>
        </w:rPr>
        <w:t xml:space="preserve">. </w:t>
      </w:r>
      <w:del w:id="157" w:author="Hamza Abdullah" w:date="2026-08-14T18:45:00Z" w16du:dateUtc="2026-08-14T16:45:00Z">
        <w:r w:rsidR="7E190E15" w:rsidRPr="779F05AE" w:rsidDel="00DB052A">
          <w:rPr>
            <w:rFonts w:eastAsia="Avenir Next LT Pro" w:cs="Avenir Next LT Pro"/>
            <w:sz w:val="22"/>
            <w:szCs w:val="22"/>
          </w:rPr>
          <w:delText>They operate by matching cities to the appropriate partner at each stage of the project cycle — from early-stage advisory support through to capital deployment — and by the deliberate scaling and replication of successful approaches across sectors, places and levels of governance. Reciprocity is central: cities are positioned not solely as recipients of finance and technical assistance but as sources of the operational evidence that improves the effectiveness of facilities and funds over time, addressing a fragmented partner landscape and the persistently under-resourced early stages of the project cycle.</w:delText>
        </w:r>
      </w:del>
    </w:p>
    <w:p w14:paraId="46DAD888" w14:textId="182CA7A2" w:rsidR="008B2D4D" w:rsidRDefault="008B2D4D">
      <w:pPr>
        <w:spacing w:before="240" w:after="240"/>
        <w:rPr>
          <w:ins w:id="158" w:author="Hamza Abdullah" w:date="2026-08-14T18:59:00Z" w16du:dateUtc="2026-08-14T16:59:00Z"/>
        </w:rPr>
        <w:pPrChange w:id="159" w:author="Hamza Abdullah" w:date="2026-08-14T19:15:00Z" w16du:dateUtc="2026-08-14T17:15:00Z">
          <w:pPr>
            <w:pStyle w:val="ListParagraph"/>
            <w:numPr>
              <w:numId w:val="72"/>
            </w:numPr>
            <w:spacing w:before="240" w:after="240"/>
            <w:ind w:hanging="360"/>
          </w:pPr>
        </w:pPrChange>
      </w:pPr>
      <w:ins w:id="160" w:author="Hamza Abdullah" w:date="2026-08-14T19:15:00Z" w16du:dateUtc="2026-08-14T17:15:00Z">
        <w:r w:rsidRPr="007A1C15">
          <w:rPr>
            <w:b/>
            <w:bCs/>
            <w:rPrChange w:id="161" w:author="Hamza Abdullah" w:date="2026-08-14T19:27:00Z" w16du:dateUtc="2026-08-14T17:27:00Z">
              <w:rPr/>
            </w:rPrChange>
          </w:rPr>
          <w:t xml:space="preserve">Why it is </w:t>
        </w:r>
      </w:ins>
      <w:ins w:id="162" w:author="Hamza Abdullah" w:date="2026-08-14T19:16:00Z" w16du:dateUtc="2026-08-14T17:16:00Z">
        <w:r w:rsidRPr="007A1C15">
          <w:rPr>
            <w:b/>
            <w:bCs/>
            <w:rPrChange w:id="163" w:author="Hamza Abdullah" w:date="2026-08-14T19:27:00Z" w16du:dateUtc="2026-08-14T17:27:00Z">
              <w:rPr/>
            </w:rPrChange>
          </w:rPr>
          <w:t>needed:</w:t>
        </w:r>
        <w:r>
          <w:t xml:space="preserve"> </w:t>
        </w:r>
      </w:ins>
      <w:ins w:id="164" w:author="Hamza Abdullah" w:date="2026-08-14T19:26:00Z">
        <w:r w:rsidR="00853C6B" w:rsidRPr="00853C6B">
          <w:t xml:space="preserve">Financing and implementation of multilevel climate action are often held back by limited project pipelines and investment planning, capacity gaps, and weak subnational creditworthiness, alongside a shortage of financial instruments suited to city-level projects. Strategic partnerships can help close these gaps by </w:t>
        </w:r>
      </w:ins>
      <w:ins w:id="165" w:author="Hamza Abdullah" w:date="2026-08-14T19:26:00Z" w16du:dateUtc="2026-08-14T17:26:00Z">
        <w:r w:rsidR="007A1C15">
          <w:t>providing access to</w:t>
        </w:r>
      </w:ins>
      <w:ins w:id="166" w:author="Hamza Abdullah" w:date="2026-08-14T19:26:00Z">
        <w:r w:rsidR="00853C6B" w:rsidRPr="00853C6B">
          <w:t xml:space="preserve"> project preparation, technical assistance, blended finance, guarantees and investor matchmaking</w:t>
        </w:r>
      </w:ins>
      <w:ins w:id="167" w:author="Hamza Abdullah" w:date="2026-08-14T19:27:00Z" w16du:dateUtc="2026-08-14T17:27:00Z">
        <w:r w:rsidR="007A1C15">
          <w:t xml:space="preserve">. </w:t>
        </w:r>
      </w:ins>
    </w:p>
    <w:p w14:paraId="52EEDC6E" w14:textId="4F4BAE2C" w:rsidR="00880F9A" w:rsidDel="008A6676" w:rsidRDefault="00880F9A">
      <w:pPr>
        <w:pStyle w:val="ListParagraph"/>
        <w:numPr>
          <w:ilvl w:val="0"/>
          <w:numId w:val="72"/>
        </w:numPr>
        <w:spacing w:before="240" w:after="240"/>
        <w:rPr>
          <w:del w:id="168" w:author="Hamza Abdullah" w:date="2026-08-14T18:53:00Z" w16du:dateUtc="2026-08-14T16:53:00Z"/>
        </w:rPr>
        <w:pPrChange w:id="169" w:author="Hamza Abdullah" w:date="2026-08-14T18:47:00Z" w16du:dateUtc="2026-08-14T16:47:00Z">
          <w:pPr>
            <w:spacing w:before="240" w:after="240"/>
          </w:pPr>
        </w:pPrChange>
      </w:pPr>
    </w:p>
    <w:p w14:paraId="0CF2CAB3" w14:textId="1130C9D4" w:rsidR="00CF5AD9" w:rsidRDefault="7E190E15" w:rsidP="007A1C15">
      <w:pPr>
        <w:pStyle w:val="Heading4"/>
        <w:spacing w:before="319" w:after="319"/>
        <w:rPr>
          <w:ins w:id="170" w:author="Hamza Abdullah" w:date="2026-08-14T19:32:00Z" w16du:dateUtc="2026-08-14T17:32:00Z"/>
          <w:rFonts w:eastAsia="Avenir Next LT Pro" w:cs="Avenir Next LT Pro"/>
          <w:bCs/>
        </w:rPr>
      </w:pPr>
      <w:r w:rsidRPr="779F05AE">
        <w:rPr>
          <w:rFonts w:eastAsia="Avenir Next LT Pro" w:cs="Avenir Next LT Pro"/>
          <w:bCs/>
        </w:rPr>
        <w:t>Illustrative examples</w:t>
      </w:r>
    </w:p>
    <w:p w14:paraId="676E45DE" w14:textId="22529054" w:rsidR="00CF050B" w:rsidDel="000E5D9A" w:rsidRDefault="00CF050B" w:rsidP="00224322">
      <w:pPr>
        <w:rPr>
          <w:del w:id="171" w:author="Hamza Abdullah" w:date="2026-08-14T19:52:00Z" w16du:dateUtc="2026-08-14T17:52:00Z"/>
          <w:rFonts w:eastAsia="Avenir Next LT Pro"/>
        </w:rPr>
      </w:pPr>
      <w:ins w:id="172" w:author="Hamza Abdullah" w:date="2026-08-14T19:32:00Z">
        <w:r w:rsidRPr="00CF050B">
          <w:rPr>
            <w:rFonts w:eastAsia="Avenir Next LT Pro"/>
            <w:b/>
            <w:bCs/>
          </w:rPr>
          <w:t>Global Platform for Sustainable Cities (GPSC)</w:t>
        </w:r>
        <w:r w:rsidRPr="00CF050B">
          <w:rPr>
            <w:rFonts w:eastAsia="Avenir Next LT Pro"/>
          </w:rPr>
          <w:t xml:space="preserve"> </w:t>
        </w:r>
      </w:ins>
      <w:ins w:id="173" w:author="Hamza Abdullah" w:date="2026-08-14T19:32:00Z" w16du:dateUtc="2026-08-14T17:32:00Z">
        <w:r>
          <w:rPr>
            <w:rFonts w:eastAsia="Avenir Next LT Pro"/>
          </w:rPr>
          <w:t>is</w:t>
        </w:r>
      </w:ins>
      <w:ins w:id="174" w:author="Hamza Abdullah" w:date="2026-08-14T19:32:00Z">
        <w:r w:rsidRPr="00CF050B">
          <w:rPr>
            <w:rFonts w:eastAsia="Avenir Next LT Pro"/>
          </w:rPr>
          <w:t xml:space="preserve"> a World Bank–led global knowledge and partnership platform, supported by</w:t>
        </w:r>
      </w:ins>
      <w:ins w:id="175" w:author="Hamza Abdullah" w:date="2026-08-14T19:53:00Z" w16du:dateUtc="2026-08-14T17:53:00Z">
        <w:r w:rsidR="00336DD1">
          <w:rPr>
            <w:rFonts w:eastAsia="Avenir Next LT Pro"/>
          </w:rPr>
          <w:t xml:space="preserve"> the Global Environment Facility,</w:t>
        </w:r>
      </w:ins>
      <w:ins w:id="176" w:author="Hamza Abdullah" w:date="2026-08-14T19:32:00Z">
        <w:r w:rsidRPr="00CF050B">
          <w:rPr>
            <w:rFonts w:eastAsia="Avenir Next LT Pro"/>
          </w:rPr>
          <w:t xml:space="preserve"> </w:t>
        </w:r>
      </w:ins>
      <w:ins w:id="177" w:author="Hamza Abdullah" w:date="2026-08-14T19:54:00Z" w16du:dateUtc="2026-08-14T17:54:00Z">
        <w:r w:rsidR="00336DD1">
          <w:rPr>
            <w:rFonts w:eastAsia="Avenir Next LT Pro"/>
          </w:rPr>
          <w:t>which</w:t>
        </w:r>
      </w:ins>
      <w:ins w:id="178" w:author="Hamza Abdullah" w:date="2026-08-14T19:52:00Z" w16du:dateUtc="2026-08-14T17:52:00Z">
        <w:r w:rsidR="00224322" w:rsidRPr="00224322">
          <w:rPr>
            <w:rFonts w:eastAsia="Avenir Next LT Pro"/>
          </w:rPr>
          <w:t xml:space="preserve"> connect</w:t>
        </w:r>
        <w:r w:rsidR="00224322">
          <w:rPr>
            <w:rFonts w:eastAsia="Avenir Next LT Pro"/>
          </w:rPr>
          <w:t>s</w:t>
        </w:r>
        <w:r w:rsidR="00224322" w:rsidRPr="00224322">
          <w:rPr>
            <w:rFonts w:eastAsia="Avenir Next LT Pro"/>
          </w:rPr>
          <w:t xml:space="preserve"> cities with knowledge, partners and practical tools to help them design and implement integrated urban solutions. Through this platform, city leaders are supported to advance projects that cut emissions, protect biodiversity, create jobs and economic opportunities, strengthen resilience to climate and urban risks, and improve quality of life for residents.</w:t>
        </w:r>
      </w:ins>
      <w:ins w:id="179" w:author="Hamza Abdullah" w:date="2026-08-14T19:54:00Z" w16du:dateUtc="2026-08-14T17:54:00Z">
        <w:r w:rsidR="00336DD1">
          <w:rPr>
            <w:rFonts w:eastAsia="Avenir Next LT Pro"/>
          </w:rPr>
          <w:t xml:space="preserve"> Click </w:t>
        </w:r>
      </w:ins>
      <w:ins w:id="180" w:author="Hamza Abdullah" w:date="2026-08-14T20:15:00Z" w16du:dateUtc="2026-08-14T18:15:00Z">
        <w:r w:rsidR="007D68A6" w:rsidRPr="00B10493">
          <w:rPr>
            <w:rFonts w:eastAsia="Avenir Next LT Pro"/>
            <w:rPrChange w:id="181" w:author="Hamza Abdullah" w:date="2026-08-14T20:39:00Z" w16du:dateUtc="2026-08-14T18:39:00Z">
              <w:rPr>
                <w:rFonts w:eastAsia="Avenir Next LT Pro"/>
                <w:highlight w:val="yellow"/>
              </w:rPr>
            </w:rPrChange>
          </w:rPr>
          <w:fldChar w:fldCharType="begin"/>
        </w:r>
        <w:r w:rsidR="007D68A6" w:rsidRPr="00B10493">
          <w:rPr>
            <w:rFonts w:eastAsia="Avenir Next LT Pro"/>
            <w:rPrChange w:id="182" w:author="Hamza Abdullah" w:date="2026-08-14T20:39:00Z" w16du:dateUtc="2026-08-14T18:39:00Z">
              <w:rPr>
                <w:rFonts w:eastAsia="Avenir Next LT Pro"/>
                <w:highlight w:val="yellow"/>
              </w:rPr>
            </w:rPrChange>
          </w:rPr>
          <w:instrText>HYPERLINK "https://www.thegpsc.org/about"</w:instrText>
        </w:r>
        <w:r w:rsidR="007D68A6" w:rsidRPr="00B10493">
          <w:rPr>
            <w:rFonts w:eastAsia="Avenir Next LT Pro"/>
            <w:rPrChange w:id="183" w:author="Hamza Abdullah" w:date="2026-08-14T20:39:00Z" w16du:dateUtc="2026-08-14T18:39:00Z">
              <w:rPr>
                <w:rFonts w:eastAsia="Avenir Next LT Pro"/>
              </w:rPr>
            </w:rPrChange>
          </w:rPr>
        </w:r>
        <w:r w:rsidR="007D68A6" w:rsidRPr="00B10493">
          <w:rPr>
            <w:rFonts w:eastAsia="Avenir Next LT Pro"/>
            <w:rPrChange w:id="184" w:author="Hamza Abdullah" w:date="2026-08-14T20:39:00Z" w16du:dateUtc="2026-08-14T18:39:00Z">
              <w:rPr>
                <w:rFonts w:eastAsia="Avenir Next LT Pro"/>
                <w:highlight w:val="yellow"/>
              </w:rPr>
            </w:rPrChange>
          </w:rPr>
          <w:fldChar w:fldCharType="separate"/>
        </w:r>
        <w:r w:rsidR="00336DD1" w:rsidRPr="00B10493">
          <w:rPr>
            <w:rStyle w:val="Hyperlink"/>
            <w:rFonts w:eastAsia="Avenir Next LT Pro"/>
            <w:rPrChange w:id="185" w:author="Hamza Abdullah" w:date="2026-08-14T20:39:00Z" w16du:dateUtc="2026-08-14T18:39:00Z">
              <w:rPr>
                <w:rFonts w:eastAsia="Avenir Next LT Pro"/>
              </w:rPr>
            </w:rPrChange>
          </w:rPr>
          <w:t>here</w:t>
        </w:r>
        <w:r w:rsidR="007D68A6" w:rsidRPr="00B10493">
          <w:rPr>
            <w:rFonts w:eastAsia="Avenir Next LT Pro"/>
            <w:rPrChange w:id="186" w:author="Hamza Abdullah" w:date="2026-08-14T20:39:00Z" w16du:dateUtc="2026-08-14T18:39:00Z">
              <w:rPr>
                <w:rFonts w:eastAsia="Avenir Next LT Pro"/>
                <w:highlight w:val="yellow"/>
              </w:rPr>
            </w:rPrChange>
          </w:rPr>
          <w:fldChar w:fldCharType="end"/>
        </w:r>
      </w:ins>
      <w:ins w:id="187" w:author="Hamza Abdullah" w:date="2026-08-14T19:54:00Z" w16du:dateUtc="2026-08-14T17:54:00Z">
        <w:r w:rsidR="00336DD1">
          <w:rPr>
            <w:rFonts w:eastAsia="Avenir Next LT Pro"/>
          </w:rPr>
          <w:t xml:space="preserve"> to know more about GSPC. </w:t>
        </w:r>
      </w:ins>
    </w:p>
    <w:p w14:paraId="7F9CD129" w14:textId="77777777" w:rsidR="000E5D9A" w:rsidRDefault="000E5D9A" w:rsidP="779F05AE">
      <w:pPr>
        <w:spacing w:before="240" w:after="240"/>
        <w:rPr>
          <w:ins w:id="188" w:author="Hamza Abdullah" w:date="2026-08-14T20:00:00Z" w16du:dateUtc="2026-08-14T18:00:00Z"/>
          <w:rFonts w:eastAsia="Avenir Next LT Pro"/>
        </w:rPr>
      </w:pPr>
    </w:p>
    <w:p w14:paraId="1AD0BBC0" w14:textId="74E5C660" w:rsidR="000E5D9A" w:rsidRDefault="00E5515C" w:rsidP="779F05AE">
      <w:pPr>
        <w:spacing w:before="240" w:after="240"/>
        <w:rPr>
          <w:ins w:id="189" w:author="Hamza Abdullah" w:date="2026-08-14T20:00:00Z" w16du:dateUtc="2026-08-14T18:00:00Z"/>
          <w:rFonts w:eastAsia="Avenir Next LT Pro"/>
        </w:rPr>
      </w:pPr>
      <w:ins w:id="190" w:author="Hamza Abdullah" w:date="2026-08-14T20:03:00Z">
        <w:r w:rsidRPr="00E5515C">
          <w:rPr>
            <w:rFonts w:eastAsia="Avenir Next LT Pro"/>
            <w:b/>
            <w:bCs/>
          </w:rPr>
          <w:t>UN-Habitat RISE UP</w:t>
        </w:r>
        <w:r w:rsidRPr="00E5515C">
          <w:rPr>
            <w:rFonts w:eastAsia="Avenir Next LT Pro"/>
          </w:rPr>
          <w:t xml:space="preserve"> </w:t>
        </w:r>
      </w:ins>
      <w:ins w:id="191" w:author="Hamza Abdullah" w:date="2026-08-14T20:03:00Z" w16du:dateUtc="2026-08-14T18:03:00Z">
        <w:r w:rsidR="005864A7">
          <w:rPr>
            <w:rFonts w:eastAsia="Avenir Next LT Pro"/>
          </w:rPr>
          <w:t xml:space="preserve">is </w:t>
        </w:r>
      </w:ins>
      <w:ins w:id="192" w:author="Hamza Abdullah" w:date="2026-08-14T20:03:00Z">
        <w:r w:rsidRPr="00E5515C">
          <w:rPr>
            <w:rFonts w:eastAsia="Avenir Next LT Pro"/>
          </w:rPr>
          <w:t>a flagship implementation partnership that is coordinated through UN-Habitat’s headquarters, regional, national and local offices,</w:t>
        </w:r>
      </w:ins>
      <w:ins w:id="193" w:author="Hamza Abdullah" w:date="2026-08-14T20:05:00Z" w16du:dateUtc="2026-08-14T18:05:00Z">
        <w:r w:rsidR="005515E3">
          <w:rPr>
            <w:rFonts w:eastAsia="Avenir Next LT Pro"/>
          </w:rPr>
          <w:t xml:space="preserve"> </w:t>
        </w:r>
        <w:r w:rsidR="005515E3" w:rsidRPr="005515E3">
          <w:rPr>
            <w:rFonts w:eastAsia="Avenir Next LT Pro"/>
          </w:rPr>
          <w:t>mobilizing significant investments to help cities effectively adapt to climate change</w:t>
        </w:r>
        <w:r w:rsidR="005515E3">
          <w:rPr>
            <w:rFonts w:eastAsia="Avenir Next LT Pro"/>
          </w:rPr>
          <w:t xml:space="preserve">. The </w:t>
        </w:r>
        <w:r w:rsidR="00C14C68">
          <w:rPr>
            <w:rFonts w:eastAsia="Avenir Next LT Pro"/>
          </w:rPr>
          <w:t>program has</w:t>
        </w:r>
      </w:ins>
      <w:ins w:id="194" w:author="Hamza Abdullah" w:date="2026-08-14T20:03:00Z">
        <w:r w:rsidRPr="00E5515C">
          <w:rPr>
            <w:rFonts w:eastAsia="Avenir Next LT Pro"/>
          </w:rPr>
          <w:t xml:space="preserve"> mobilize</w:t>
        </w:r>
      </w:ins>
      <w:ins w:id="195" w:author="Hamza Abdullah" w:date="2026-08-14T20:05:00Z" w16du:dateUtc="2026-08-14T18:05:00Z">
        <w:r w:rsidR="00C14C68">
          <w:rPr>
            <w:rFonts w:eastAsia="Avenir Next LT Pro"/>
          </w:rPr>
          <w:t>d</w:t>
        </w:r>
      </w:ins>
      <w:ins w:id="196" w:author="Hamza Abdullah" w:date="2026-08-14T20:03:00Z">
        <w:r w:rsidRPr="00E5515C">
          <w:rPr>
            <w:rFonts w:eastAsia="Avenir Next LT Pro"/>
          </w:rPr>
          <w:t xml:space="preserve"> more than US</w:t>
        </w:r>
      </w:ins>
      <w:ins w:id="197" w:author="Hamza Abdullah" w:date="2026-08-14T20:04:00Z" w16du:dateUtc="2026-08-14T18:04:00Z">
        <w:r w:rsidR="005864A7">
          <w:rPr>
            <w:rFonts w:eastAsia="Avenir Next LT Pro"/>
          </w:rPr>
          <w:t>D</w:t>
        </w:r>
      </w:ins>
      <w:ins w:id="198" w:author="Hamza Abdullah" w:date="2026-08-14T20:03:00Z">
        <w:r w:rsidRPr="00E5515C">
          <w:rPr>
            <w:rFonts w:eastAsia="Avenir Next LT Pro"/>
          </w:rPr>
          <w:t>150 million</w:t>
        </w:r>
      </w:ins>
      <w:ins w:id="199" w:author="Hamza Abdullah" w:date="2026-08-14T20:23:00Z" w16du:dateUtc="2026-08-14T18:23:00Z">
        <w:r w:rsidR="00C62675">
          <w:rPr>
            <w:rFonts w:eastAsia="Avenir Next LT Pro"/>
          </w:rPr>
          <w:t xml:space="preserve"> through partnerships with several organizations including the Adaptation Fund</w:t>
        </w:r>
      </w:ins>
      <w:ins w:id="200" w:author="Hamza Abdullah" w:date="2026-08-14T20:25:00Z" w16du:dateUtc="2026-08-14T18:25:00Z">
        <w:r w:rsidR="007815B3">
          <w:rPr>
            <w:rFonts w:eastAsia="Avenir Next LT Pro"/>
          </w:rPr>
          <w:t xml:space="preserve">, </w:t>
        </w:r>
      </w:ins>
      <w:ins w:id="201" w:author="Hamza Abdullah" w:date="2026-08-14T20:24:00Z" w16du:dateUtc="2026-08-14T18:24:00Z">
        <w:r w:rsidR="00FB0AC7">
          <w:rPr>
            <w:rFonts w:eastAsia="Avenir Next LT Pro"/>
          </w:rPr>
          <w:t>Green Climate Fund</w:t>
        </w:r>
      </w:ins>
      <w:ins w:id="202" w:author="Hamza Abdullah" w:date="2026-08-14T20:25:00Z" w16du:dateUtc="2026-08-14T18:25:00Z">
        <w:r w:rsidR="007815B3">
          <w:rPr>
            <w:rFonts w:eastAsia="Avenir Next LT Pro"/>
          </w:rPr>
          <w:t xml:space="preserve"> and bilateral funding agencies such as Sida</w:t>
        </w:r>
      </w:ins>
      <w:ins w:id="203" w:author="Hamza Abdullah" w:date="2026-08-14T20:24:00Z" w16du:dateUtc="2026-08-14T18:24:00Z">
        <w:r w:rsidR="00FB0AC7">
          <w:rPr>
            <w:rFonts w:eastAsia="Avenir Next LT Pro"/>
          </w:rPr>
          <w:t>. The program</w:t>
        </w:r>
      </w:ins>
      <w:ins w:id="204" w:author="Hamza Abdullah" w:date="2026-08-14T20:03:00Z">
        <w:r w:rsidRPr="00E5515C">
          <w:rPr>
            <w:rFonts w:eastAsia="Avenir Next LT Pro"/>
          </w:rPr>
          <w:t xml:space="preserve"> is active in nearly 30 countries, making it </w:t>
        </w:r>
        <w:r w:rsidRPr="00E5515C">
          <w:rPr>
            <w:rFonts w:eastAsia="Avenir Next LT Pro"/>
          </w:rPr>
          <w:lastRenderedPageBreak/>
          <w:t xml:space="preserve">a strong example of a global platform that supports city-level adaptation </w:t>
        </w:r>
      </w:ins>
      <w:ins w:id="205" w:author="Hamza Abdullah" w:date="2026-08-14T20:24:00Z" w16du:dateUtc="2026-08-14T18:24:00Z">
        <w:r w:rsidR="00FB0AC7">
          <w:rPr>
            <w:rFonts w:eastAsia="Avenir Next LT Pro"/>
          </w:rPr>
          <w:t>finance through partnerships with climate funds</w:t>
        </w:r>
      </w:ins>
      <w:ins w:id="206" w:author="Hamza Abdullah" w:date="2026-08-14T20:03:00Z">
        <w:r w:rsidRPr="00E5515C">
          <w:rPr>
            <w:rFonts w:eastAsia="Avenir Next LT Pro"/>
          </w:rPr>
          <w:t>.</w:t>
        </w:r>
      </w:ins>
      <w:ins w:id="207" w:author="Hamza Abdullah" w:date="2026-08-14T20:14:00Z" w16du:dateUtc="2026-08-14T18:14:00Z">
        <w:r w:rsidR="00DF184D">
          <w:rPr>
            <w:rFonts w:eastAsia="Avenir Next LT Pro"/>
          </w:rPr>
          <w:t xml:space="preserve"> Click </w:t>
        </w:r>
      </w:ins>
      <w:ins w:id="208" w:author="Hamza Abdullah" w:date="2026-08-14T20:15:00Z" w16du:dateUtc="2026-08-14T18:15:00Z">
        <w:r w:rsidR="007D68A6">
          <w:rPr>
            <w:rFonts w:eastAsia="Avenir Next LT Pro"/>
          </w:rPr>
          <w:fldChar w:fldCharType="begin"/>
        </w:r>
        <w:r w:rsidR="007D68A6">
          <w:rPr>
            <w:rFonts w:eastAsia="Avenir Next LT Pro"/>
          </w:rPr>
          <w:instrText>HYPERLINK "https://unhabitat.org/programme/riseup"</w:instrText>
        </w:r>
        <w:r w:rsidR="007D68A6">
          <w:rPr>
            <w:rFonts w:eastAsia="Avenir Next LT Pro"/>
          </w:rPr>
        </w:r>
        <w:r w:rsidR="007D68A6">
          <w:rPr>
            <w:rFonts w:eastAsia="Avenir Next LT Pro"/>
          </w:rPr>
          <w:fldChar w:fldCharType="separate"/>
        </w:r>
        <w:r w:rsidR="00DF184D" w:rsidRPr="007D68A6">
          <w:rPr>
            <w:rStyle w:val="Hyperlink"/>
            <w:rFonts w:eastAsia="Avenir Next LT Pro"/>
          </w:rPr>
          <w:t>here</w:t>
        </w:r>
        <w:r w:rsidR="007D68A6">
          <w:rPr>
            <w:rFonts w:eastAsia="Avenir Next LT Pro"/>
          </w:rPr>
          <w:fldChar w:fldCharType="end"/>
        </w:r>
      </w:ins>
      <w:ins w:id="209" w:author="Hamza Abdullah" w:date="2026-08-14T20:14:00Z" w16du:dateUtc="2026-08-14T18:14:00Z">
        <w:r w:rsidR="00DF184D">
          <w:rPr>
            <w:rFonts w:eastAsia="Avenir Next LT Pro"/>
          </w:rPr>
          <w:t xml:space="preserve"> to know more about RISE UP. </w:t>
        </w:r>
      </w:ins>
    </w:p>
    <w:p w14:paraId="17A5227A" w14:textId="43C7ED42" w:rsidR="7E190E15" w:rsidDel="00B10493" w:rsidRDefault="003A1073" w:rsidP="779F05AE">
      <w:pPr>
        <w:spacing w:before="240" w:after="240"/>
        <w:rPr>
          <w:del w:id="210" w:author="Hamza Abdullah" w:date="2026-08-14T19:29:00Z" w16du:dateUtc="2026-08-14T17:29:00Z"/>
          <w:rFonts w:eastAsia="Avenir Next LT Pro"/>
        </w:rPr>
      </w:pPr>
      <w:ins w:id="211" w:author="Hamza Abdullah" w:date="2026-08-14T20:12:00Z">
        <w:r w:rsidRPr="003A1073">
          <w:rPr>
            <w:rFonts w:eastAsia="Avenir Next LT Pro"/>
            <w:b/>
            <w:bCs/>
          </w:rPr>
          <w:t>UNEP Beat the Heat</w:t>
        </w:r>
      </w:ins>
      <w:ins w:id="212" w:author="Hamza Abdullah" w:date="2026-08-14T20:17:00Z" w16du:dateUtc="2026-08-14T18:17:00Z">
        <w:r w:rsidR="0049193C">
          <w:rPr>
            <w:rFonts w:eastAsia="Avenir Next LT Pro"/>
            <w:b/>
            <w:bCs/>
          </w:rPr>
          <w:t xml:space="preserve"> Initiative, under</w:t>
        </w:r>
      </w:ins>
      <w:ins w:id="213" w:author="Hamza Abdullah" w:date="2026-08-14T20:13:00Z" w16du:dateUtc="2026-08-14T18:13:00Z">
        <w:r w:rsidR="004A65CC">
          <w:rPr>
            <w:rFonts w:eastAsia="Avenir Next LT Pro"/>
            <w:b/>
            <w:bCs/>
          </w:rPr>
          <w:t xml:space="preserve"> the Global Cooling Pledge</w:t>
        </w:r>
      </w:ins>
      <w:ins w:id="214" w:author="Hamza Abdullah" w:date="2026-08-14T20:12:00Z">
        <w:r w:rsidRPr="003A1073">
          <w:rPr>
            <w:rFonts w:eastAsia="Avenir Next LT Pro"/>
            <w:b/>
            <w:bCs/>
          </w:rPr>
          <w:t xml:space="preserve"> </w:t>
        </w:r>
      </w:ins>
      <w:ins w:id="215" w:author="Hamza Abdullah" w:date="2026-08-14T20:12:00Z" w16du:dateUtc="2026-08-14T18:12:00Z">
        <w:r>
          <w:rPr>
            <w:rFonts w:eastAsia="Avenir Next LT Pro"/>
          </w:rPr>
          <w:t>is</w:t>
        </w:r>
      </w:ins>
      <w:ins w:id="216" w:author="Hamza Abdullah" w:date="2026-08-14T20:12:00Z">
        <w:r w:rsidRPr="003A1073">
          <w:rPr>
            <w:rFonts w:eastAsia="Avenir Next LT Pro"/>
          </w:rPr>
          <w:t xml:space="preserve"> a </w:t>
        </w:r>
      </w:ins>
      <w:ins w:id="217" w:author="Hamza Abdullah" w:date="2026-08-14T20:12:00Z" w16du:dateUtc="2026-08-14T18:12:00Z">
        <w:r w:rsidR="00FC7F19">
          <w:rPr>
            <w:rFonts w:eastAsia="Avenir Next LT Pro"/>
          </w:rPr>
          <w:t>multilevel</w:t>
        </w:r>
      </w:ins>
      <w:ins w:id="218" w:author="Hamza Abdullah" w:date="2026-08-14T20:12:00Z">
        <w:r w:rsidRPr="003A1073">
          <w:rPr>
            <w:rFonts w:eastAsia="Avenir Next LT Pro"/>
          </w:rPr>
          <w:t xml:space="preserve"> coalition for urban heat action that brings cities</w:t>
        </w:r>
      </w:ins>
      <w:ins w:id="219" w:author="Hamza Abdullah" w:date="2026-08-14T20:19:00Z" w16du:dateUtc="2026-08-14T18:19:00Z">
        <w:r w:rsidR="008508A8">
          <w:rPr>
            <w:rFonts w:eastAsia="Avenir Next LT Pro"/>
          </w:rPr>
          <w:t xml:space="preserve">, </w:t>
        </w:r>
      </w:ins>
      <w:ins w:id="220" w:author="Hamza Abdullah" w:date="2026-08-14T20:18:00Z" w16du:dateUtc="2026-08-14T18:18:00Z">
        <w:r w:rsidR="008508A8">
          <w:rPr>
            <w:rFonts w:eastAsia="Avenir Next LT Pro"/>
          </w:rPr>
          <w:t>countries</w:t>
        </w:r>
      </w:ins>
      <w:ins w:id="221" w:author="Hamza Abdullah" w:date="2026-08-14T20:19:00Z" w16du:dateUtc="2026-08-14T18:19:00Z">
        <w:r w:rsidR="008508A8">
          <w:rPr>
            <w:rFonts w:eastAsia="Avenir Next LT Pro"/>
          </w:rPr>
          <w:t xml:space="preserve"> and partners</w:t>
        </w:r>
      </w:ins>
      <w:ins w:id="222" w:author="Hamza Abdullah" w:date="2026-08-14T20:12:00Z">
        <w:r w:rsidRPr="003A1073">
          <w:rPr>
            <w:rFonts w:eastAsia="Avenir Next LT Pro"/>
          </w:rPr>
          <w:t xml:space="preserve"> together around a shared implementation challenge, with </w:t>
        </w:r>
      </w:ins>
      <w:ins w:id="223" w:author="Hamza Abdullah" w:date="2026-08-14T20:17:00Z" w16du:dateUtc="2026-08-14T18:17:00Z">
        <w:r w:rsidR="0049193C">
          <w:rPr>
            <w:rFonts w:eastAsia="Avenir Next LT Pro"/>
          </w:rPr>
          <w:t>250</w:t>
        </w:r>
      </w:ins>
      <w:ins w:id="224" w:author="Hamza Abdullah" w:date="2026-08-14T20:12:00Z">
        <w:r w:rsidRPr="003A1073">
          <w:rPr>
            <w:rFonts w:eastAsia="Avenir Next LT Pro"/>
          </w:rPr>
          <w:t xml:space="preserve"> cities joining the call to action and examples focused on </w:t>
        </w:r>
      </w:ins>
      <w:ins w:id="225" w:author="Hamza Abdullah" w:date="2026-08-14T20:18:00Z" w16du:dateUtc="2026-08-14T18:18:00Z">
        <w:r w:rsidR="00BB7DA7">
          <w:rPr>
            <w:rFonts w:eastAsia="Avenir Next LT Pro"/>
          </w:rPr>
          <w:t xml:space="preserve">heat action planning, nature-based solutions </w:t>
        </w:r>
      </w:ins>
      <w:ins w:id="226" w:author="Hamza Abdullah" w:date="2026-08-14T20:22:00Z" w16du:dateUtc="2026-08-14T18:22:00Z">
        <w:r w:rsidR="00794290">
          <w:rPr>
            <w:rFonts w:eastAsia="Avenir Next LT Pro"/>
          </w:rPr>
          <w:t>and</w:t>
        </w:r>
      </w:ins>
      <w:ins w:id="227" w:author="Hamza Abdullah" w:date="2026-08-14T20:12:00Z">
        <w:r w:rsidRPr="003A1073">
          <w:rPr>
            <w:rFonts w:eastAsia="Avenir Next LT Pro"/>
          </w:rPr>
          <w:t xml:space="preserve"> cooling</w:t>
        </w:r>
        <w:r w:rsidRPr="004A65CC">
          <w:rPr>
            <w:rFonts w:eastAsia="Avenir Next LT Pro"/>
          </w:rPr>
          <w:t>.</w:t>
        </w:r>
      </w:ins>
      <w:ins w:id="228" w:author="Hamza Abdullah" w:date="2026-08-14T20:13:00Z" w16du:dateUtc="2026-08-14T18:13:00Z">
        <w:r w:rsidR="004A65CC" w:rsidRPr="004A65CC">
          <w:rPr>
            <w:rFonts w:eastAsia="Avenir Next LT Pro"/>
          </w:rPr>
          <w:t xml:space="preserve"> </w:t>
        </w:r>
      </w:ins>
      <w:ins w:id="229" w:author="Hamza Abdullah" w:date="2026-08-14T20:13:00Z">
        <w:r w:rsidR="004A65CC" w:rsidRPr="004A65CC">
          <w:rPr>
            <w:rFonts w:eastAsia="Avenir Next LT Pro"/>
            <w:rPrChange w:id="230" w:author="Hamza Abdullah" w:date="2026-08-14T20:13:00Z" w16du:dateUtc="2026-08-14T18:13:00Z">
              <w:rPr>
                <w:rFonts w:eastAsia="Avenir Next LT Pro"/>
                <w:b/>
                <w:bCs/>
              </w:rPr>
            </w:rPrChange>
          </w:rPr>
          <w:t>Beat the Heat links city action to national and global cooling commitments</w:t>
        </w:r>
        <w:r w:rsidR="004A65CC" w:rsidRPr="004A65CC">
          <w:rPr>
            <w:rFonts w:eastAsia="Avenir Next LT Pro"/>
          </w:rPr>
          <w:t xml:space="preserve">. </w:t>
        </w:r>
      </w:ins>
      <w:ins w:id="231" w:author="Hamza Abdullah" w:date="2026-08-14T20:13:00Z" w16du:dateUtc="2026-08-14T18:13:00Z">
        <w:r w:rsidR="004A65CC">
          <w:rPr>
            <w:rFonts w:eastAsia="Avenir Next LT Pro"/>
          </w:rPr>
          <w:t>The</w:t>
        </w:r>
      </w:ins>
      <w:ins w:id="232" w:author="Hamza Abdullah" w:date="2026-08-14T20:13:00Z">
        <w:r w:rsidR="004A65CC" w:rsidRPr="004A65CC">
          <w:rPr>
            <w:rFonts w:eastAsia="Avenir Next LT Pro"/>
          </w:rPr>
          <w:t xml:space="preserve"> initiative is a collective effort to localize the </w:t>
        </w:r>
        <w:r w:rsidR="004A65CC" w:rsidRPr="004A65CC">
          <w:rPr>
            <w:rFonts w:eastAsia="Avenir Next LT Pro"/>
            <w:b/>
            <w:bCs/>
          </w:rPr>
          <w:t>Global Cooling Pledge</w:t>
        </w:r>
        <w:r w:rsidR="004A65CC" w:rsidRPr="004A65CC">
          <w:rPr>
            <w:rFonts w:eastAsia="Avenir Next LT Pro"/>
          </w:rPr>
          <w:t xml:space="preserve">, which has </w:t>
        </w:r>
        <w:r w:rsidR="004A65CC" w:rsidRPr="004A65CC">
          <w:rPr>
            <w:rFonts w:eastAsia="Avenir Next LT Pro"/>
            <w:b/>
            <w:bCs/>
          </w:rPr>
          <w:t>7</w:t>
        </w:r>
      </w:ins>
      <w:ins w:id="233" w:author="Hamza Abdullah" w:date="2026-08-14T20:17:00Z" w16du:dateUtc="2026-08-14T18:17:00Z">
        <w:r w:rsidR="0049193C">
          <w:rPr>
            <w:rFonts w:eastAsia="Avenir Next LT Pro"/>
            <w:b/>
            <w:bCs/>
          </w:rPr>
          <w:t>5</w:t>
        </w:r>
      </w:ins>
      <w:ins w:id="234" w:author="Hamza Abdullah" w:date="2026-08-14T20:13:00Z">
        <w:r w:rsidR="004A65CC" w:rsidRPr="004A65CC">
          <w:rPr>
            <w:rFonts w:eastAsia="Avenir Next LT Pro"/>
            <w:b/>
            <w:bCs/>
          </w:rPr>
          <w:t xml:space="preserve"> country signatories</w:t>
        </w:r>
        <w:r w:rsidR="004A65CC" w:rsidRPr="004A65CC">
          <w:rPr>
            <w:rFonts w:eastAsia="Avenir Next LT Pro"/>
          </w:rPr>
          <w:t xml:space="preserve">, and to support cities and sub-national actors through heat-risk assessments, passive and nature-based cooling, planning, and public procurement. The </w:t>
        </w:r>
        <w:r w:rsidR="004A65CC" w:rsidRPr="004A65CC">
          <w:rPr>
            <w:rFonts w:eastAsia="Avenir Next LT Pro"/>
            <w:b/>
            <w:bCs/>
          </w:rPr>
          <w:t>50@50</w:t>
        </w:r>
        <w:r w:rsidR="004A65CC" w:rsidRPr="004A65CC">
          <w:rPr>
            <w:rFonts w:eastAsia="Avenir Next LT Pro"/>
          </w:rPr>
          <w:t xml:space="preserve"> activation then adds the city-to-city layer: more than 50 cities are sharing practical approaches, stress-testing systems and accelerating action together, with UNEP, C40 Cities and the City of Paris providing support and institutional anchoring through the wider Cool Coalition / EPIC architecture.</w:t>
        </w:r>
      </w:ins>
      <w:ins w:id="235" w:author="Hamza Abdullah" w:date="2026-08-14T20:19:00Z" w16du:dateUtc="2026-08-14T18:19:00Z">
        <w:r w:rsidR="000F1596">
          <w:rPr>
            <w:rFonts w:eastAsia="Avenir Next LT Pro"/>
          </w:rPr>
          <w:t xml:space="preserve"> Click </w:t>
        </w:r>
        <w:r w:rsidR="000F1596">
          <w:rPr>
            <w:rFonts w:eastAsia="Avenir Next LT Pro"/>
          </w:rPr>
          <w:fldChar w:fldCharType="begin"/>
        </w:r>
        <w:r w:rsidR="000F1596">
          <w:rPr>
            <w:rFonts w:eastAsia="Avenir Next LT Pro"/>
          </w:rPr>
          <w:instrText>HYPERLINK "https://coolcoalition.org/projects/beat-the-heat"</w:instrText>
        </w:r>
        <w:r w:rsidR="000F1596">
          <w:rPr>
            <w:rFonts w:eastAsia="Avenir Next LT Pro"/>
          </w:rPr>
        </w:r>
        <w:r w:rsidR="000F1596">
          <w:rPr>
            <w:rFonts w:eastAsia="Avenir Next LT Pro"/>
          </w:rPr>
          <w:fldChar w:fldCharType="separate"/>
        </w:r>
        <w:r w:rsidR="000F1596" w:rsidRPr="000F1596">
          <w:rPr>
            <w:rStyle w:val="Hyperlink"/>
            <w:rFonts w:eastAsia="Avenir Next LT Pro"/>
          </w:rPr>
          <w:t>here</w:t>
        </w:r>
        <w:r w:rsidR="000F1596">
          <w:rPr>
            <w:rFonts w:eastAsia="Avenir Next LT Pro"/>
          </w:rPr>
          <w:fldChar w:fldCharType="end"/>
        </w:r>
        <w:r w:rsidR="000F1596">
          <w:rPr>
            <w:rFonts w:eastAsia="Avenir Next LT Pro"/>
          </w:rPr>
          <w:t xml:space="preserve"> to know more about Beat the Heat. </w:t>
        </w:r>
      </w:ins>
      <w:del w:id="236" w:author="Hamza Abdullah" w:date="2026-08-14T19:29:00Z" w16du:dateUtc="2026-08-14T17:29:00Z">
        <w:r w:rsidR="7E190E15" w:rsidRPr="779F05AE" w:rsidDel="000572F5">
          <w:rPr>
            <w:rFonts w:eastAsia="Avenir Next LT Pro" w:cs="Avenir Next LT Pro"/>
            <w:b/>
            <w:bCs/>
            <w:sz w:val="22"/>
            <w:szCs w:val="22"/>
          </w:rPr>
          <w:delText>Partnerships with MDBs/DFIs/Climate Funds/PPFs</w:delText>
        </w:r>
        <w:r w:rsidR="7E190E15" w:rsidRPr="779F05AE" w:rsidDel="000572F5">
          <w:rPr>
            <w:rFonts w:eastAsia="Avenir Next LT Pro" w:cs="Avenir Next LT Pro"/>
            <w:sz w:val="22"/>
            <w:szCs w:val="22"/>
          </w:rPr>
          <w:delText xml:space="preserve"> [TBD]</w:delText>
        </w:r>
      </w:del>
    </w:p>
    <w:p w14:paraId="3911064D" w14:textId="77777777" w:rsidR="00B10493" w:rsidRDefault="00B10493" w:rsidP="000439FC">
      <w:pPr>
        <w:rPr>
          <w:ins w:id="237" w:author="Hamza Abdullah" w:date="2026-08-14T20:38:00Z" w16du:dateUtc="2026-08-14T18:38:00Z"/>
          <w:rFonts w:eastAsia="Avenir Next LT Pro"/>
        </w:rPr>
      </w:pPr>
    </w:p>
    <w:p w14:paraId="399E84D6" w14:textId="77777777" w:rsidR="00B10493" w:rsidRDefault="00B10493" w:rsidP="000439FC">
      <w:pPr>
        <w:rPr>
          <w:ins w:id="238" w:author="Hamza Abdullah" w:date="2026-08-14T20:38:00Z" w16du:dateUtc="2026-08-14T18:38:00Z"/>
          <w:rFonts w:eastAsia="Avenir Next LT Pro"/>
        </w:rPr>
      </w:pPr>
    </w:p>
    <w:p w14:paraId="2EC02BD5" w14:textId="77777777" w:rsidR="00B10493" w:rsidRDefault="00B10493">
      <w:pPr>
        <w:pStyle w:val="Heading4"/>
        <w:rPr>
          <w:ins w:id="239" w:author="Hamza Abdullah" w:date="2026-08-14T20:39:00Z" w16du:dateUtc="2026-08-14T18:39:00Z"/>
        </w:rPr>
        <w:pPrChange w:id="240" w:author="Hamza Abdullah" w:date="2026-08-14T20:39:00Z" w16du:dateUtc="2026-08-14T18:39:00Z">
          <w:pPr>
            <w:spacing w:before="240" w:after="240"/>
          </w:pPr>
        </w:pPrChange>
      </w:pPr>
      <w:ins w:id="241" w:author="Hamza Abdullah" w:date="2026-08-14T20:38:00Z" w16du:dateUtc="2026-08-14T18:38:00Z">
        <w:r>
          <w:t xml:space="preserve">How to enable partnerships: </w:t>
        </w:r>
      </w:ins>
    </w:p>
    <w:p w14:paraId="6E59869F" w14:textId="2810FCD4" w:rsidR="00B10493" w:rsidRDefault="00B10493" w:rsidP="00B10493">
      <w:pPr>
        <w:spacing w:before="240" w:after="240"/>
        <w:rPr>
          <w:ins w:id="242" w:author="Hamza Abdullah" w:date="2026-08-14T20:38:00Z" w16du:dateUtc="2026-08-14T18:38:00Z"/>
          <w:rFonts w:eastAsia="Avenir Next LT Pro" w:cs="Avenir Next LT Pro"/>
          <w:sz w:val="22"/>
          <w:szCs w:val="22"/>
        </w:rPr>
      </w:pPr>
      <w:ins w:id="243" w:author="Hamza Abdullah" w:date="2026-08-14T20:38:00Z" w16du:dateUtc="2026-08-14T18:38:00Z">
        <w:r>
          <w:rPr>
            <w:rFonts w:eastAsia="Avenir Next LT Pro" w:cs="Avenir Next LT Pro"/>
            <w:sz w:val="22"/>
            <w:szCs w:val="22"/>
          </w:rPr>
          <w:t xml:space="preserve">To enable such partnerships, national, subnational or local governments can undertake the following actions: </w:t>
        </w:r>
      </w:ins>
    </w:p>
    <w:p w14:paraId="7B8E80B0" w14:textId="77777777" w:rsidR="00B10493" w:rsidRDefault="00B10493" w:rsidP="00B10493">
      <w:pPr>
        <w:pStyle w:val="ListParagraph"/>
        <w:numPr>
          <w:ilvl w:val="0"/>
          <w:numId w:val="72"/>
        </w:numPr>
        <w:spacing w:before="240" w:after="240"/>
        <w:rPr>
          <w:ins w:id="244" w:author="Hamza Abdullah" w:date="2026-08-14T20:38:00Z" w16du:dateUtc="2026-08-14T18:38:00Z"/>
        </w:rPr>
      </w:pPr>
      <w:ins w:id="245" w:author="Hamza Abdullah" w:date="2026-08-14T20:38:00Z" w16du:dateUtc="2026-08-14T18:38:00Z">
        <w:r w:rsidRPr="00C23336">
          <w:rPr>
            <w:b/>
            <w:bCs/>
          </w:rPr>
          <w:t>Start with the implementation bottleneck.</w:t>
        </w:r>
        <w:r w:rsidRPr="00C23336">
          <w:t xml:space="preserve"> Clarify whether the main constraint is capacity, project preparation, de-risking, financing, or delivery support; that determines whether the right entry point is a city network, an MDB/DFI, a climate fund, a technical assistance facility, or a philanthropic partner.</w:t>
        </w:r>
      </w:ins>
    </w:p>
    <w:p w14:paraId="24EBD4C1" w14:textId="77777777" w:rsidR="00B10493" w:rsidRDefault="00B10493" w:rsidP="00B10493">
      <w:pPr>
        <w:pStyle w:val="ListParagraph"/>
        <w:numPr>
          <w:ilvl w:val="0"/>
          <w:numId w:val="72"/>
        </w:numPr>
        <w:spacing w:before="240" w:after="240"/>
        <w:rPr>
          <w:ins w:id="246" w:author="Hamza Abdullah" w:date="2026-08-14T20:38:00Z" w16du:dateUtc="2026-08-14T18:38:00Z"/>
        </w:rPr>
      </w:pPr>
      <w:ins w:id="247" w:author="Hamza Abdullah" w:date="2026-08-14T20:38:00Z" w16du:dateUtc="2026-08-14T18:38:00Z">
        <w:r w:rsidRPr="006B6404">
          <w:rPr>
            <w:b/>
            <w:bCs/>
          </w:rPr>
          <w:t>Based on the support required, identify the key partner institution.</w:t>
        </w:r>
        <w:r>
          <w:t xml:space="preserve"> </w:t>
        </w:r>
        <w:r w:rsidRPr="002A0299">
          <w:t xml:space="preserve">Early engagement typically </w:t>
        </w:r>
        <w:r>
          <w:t>requires</w:t>
        </w:r>
        <w:r w:rsidRPr="002A0299">
          <w:t xml:space="preserve"> knowledge exchange and capacity building; program readiness requires project preparation support; investment programming needs grants </w:t>
        </w:r>
        <w:r>
          <w:t>and technical assistance</w:t>
        </w:r>
        <w:r w:rsidRPr="002A0299">
          <w:t xml:space="preserve"> TA; financing needs blended or concessional instruments and guarantees; and implementation needs ongoing coordination, learning and delivery support.</w:t>
        </w:r>
      </w:ins>
    </w:p>
    <w:p w14:paraId="064DAA7C" w14:textId="77777777" w:rsidR="00B10493" w:rsidRDefault="00B10493" w:rsidP="00B10493">
      <w:pPr>
        <w:pStyle w:val="ListParagraph"/>
        <w:numPr>
          <w:ilvl w:val="0"/>
          <w:numId w:val="72"/>
        </w:numPr>
        <w:spacing w:before="240" w:after="240"/>
        <w:rPr>
          <w:ins w:id="248" w:author="Hamza Abdullah" w:date="2026-08-14T20:38:00Z" w16du:dateUtc="2026-08-14T18:38:00Z"/>
        </w:rPr>
      </w:pPr>
      <w:ins w:id="249" w:author="Hamza Abdullah" w:date="2026-08-14T20:38:00Z" w16du:dateUtc="2026-08-14T18:38:00Z">
        <w:r w:rsidRPr="001660BC">
          <w:rPr>
            <w:b/>
            <w:bCs/>
          </w:rPr>
          <w:t>Bring in the relevant public counterpart early.</w:t>
        </w:r>
        <w:r w:rsidRPr="001660BC">
          <w:t xml:space="preserve"> For partnerships with MDBs and DFIs, connect through finance ministries, planning ministries or the national platform secretariat so the proposal fits country priorities, governance arrangements and the partner’s operating criteria.</w:t>
        </w:r>
      </w:ins>
    </w:p>
    <w:p w14:paraId="6C921DA0" w14:textId="77777777" w:rsidR="00B10493" w:rsidRDefault="00B10493" w:rsidP="00B10493">
      <w:pPr>
        <w:pStyle w:val="ListParagraph"/>
        <w:numPr>
          <w:ilvl w:val="0"/>
          <w:numId w:val="72"/>
        </w:numPr>
        <w:spacing w:before="240" w:after="240"/>
        <w:rPr>
          <w:ins w:id="250" w:author="Hamza Abdullah" w:date="2026-08-14T20:38:00Z" w16du:dateUtc="2026-08-14T18:38:00Z"/>
        </w:rPr>
      </w:pPr>
      <w:ins w:id="251" w:author="Hamza Abdullah" w:date="2026-08-14T20:38:00Z" w16du:dateUtc="2026-08-14T18:38:00Z">
        <w:r w:rsidRPr="007B1C7F">
          <w:rPr>
            <w:b/>
            <w:bCs/>
          </w:rPr>
          <w:t>Use intermediaries to connect cities to support.</w:t>
        </w:r>
        <w:r w:rsidRPr="007B1C7F">
          <w:t xml:space="preserve"> City networks, national task forces, subnational technical working groups and country-platform secretariats can help broker access to finance institutions, TA providers and climate funds, especially where cities cannot engage directly.</w:t>
        </w:r>
      </w:ins>
    </w:p>
    <w:p w14:paraId="28E0F68F" w14:textId="40888FF0" w:rsidR="00B10493" w:rsidRPr="00B10493" w:rsidRDefault="00B10493">
      <w:pPr>
        <w:pStyle w:val="ListParagraph"/>
        <w:numPr>
          <w:ilvl w:val="0"/>
          <w:numId w:val="72"/>
        </w:numPr>
        <w:spacing w:before="240" w:after="240"/>
        <w:rPr>
          <w:ins w:id="252" w:author="Hamza Abdullah" w:date="2026-08-14T20:38:00Z" w16du:dateUtc="2026-08-14T18:38:00Z"/>
        </w:rPr>
        <w:pPrChange w:id="253" w:author="Hamza Abdullah" w:date="2026-08-14T20:37:00Z" w16du:dateUtc="2026-08-14T18:37:00Z">
          <w:pPr>
            <w:spacing w:before="240" w:after="240"/>
          </w:pPr>
        </w:pPrChange>
      </w:pPr>
      <w:ins w:id="254" w:author="Hamza Abdullah" w:date="2026-08-14T20:38:00Z" w16du:dateUtc="2026-08-14T18:38:00Z">
        <w:r w:rsidRPr="008B2D4D">
          <w:lastRenderedPageBreak/>
          <w:t xml:space="preserve"> </w:t>
        </w:r>
        <w:r w:rsidRPr="006B6404">
          <w:rPr>
            <w:b/>
            <w:bCs/>
          </w:rPr>
          <w:t xml:space="preserve">Prepare a clear concept note or project brief </w:t>
        </w:r>
        <w:r w:rsidRPr="008B2D4D">
          <w:t>that sets out the urban priority, the delivery gap, the support needed, and how finance, TA and implementation roles will be combined across actors.</w:t>
        </w:r>
      </w:ins>
    </w:p>
    <w:p w14:paraId="5B4CF719" w14:textId="7381A248" w:rsidR="7E190E15" w:rsidDel="000572F5" w:rsidRDefault="7E190E15" w:rsidP="779F05AE">
      <w:pPr>
        <w:spacing w:before="240" w:after="240"/>
        <w:rPr>
          <w:del w:id="255" w:author="Hamza Abdullah" w:date="2026-08-14T19:29:00Z" w16du:dateUtc="2026-08-14T17:29:00Z"/>
        </w:rPr>
      </w:pPr>
      <w:del w:id="256" w:author="Hamza Abdullah" w:date="2026-08-14T19:29:00Z" w16du:dateUtc="2026-08-14T17:29:00Z">
        <w:r w:rsidRPr="779F05AE" w:rsidDel="000572F5">
          <w:rPr>
            <w:rFonts w:eastAsia="Avenir Next LT Pro" w:cs="Avenir Next LT Pro"/>
            <w:sz w:val="22"/>
            <w:szCs w:val="22"/>
          </w:rPr>
          <w:delText xml:space="preserve">The City Climate Finance Gap Fund illustrates how a partnership between multilateral development banks and a project-preparation facility can concentrate support on the under-resourced early stages of the project cycle rather than leaving cities to reach financiers unaided. Implemented jointly by the World Bank and the European Investment Bank in partnership with GIZ, it provides cities with early-stage technical assistance for low-carbon, climate-resilient plans and projects, concentrating on the advisory stage up to pre-feasibility and then facilitating matchmaking to later-stage financiers. Operationalised in September 2020 and capitalised at </w:delText>
        </w:r>
        <w:r w:rsidRPr="779F05AE" w:rsidDel="000572F5">
          <w:rPr>
            <w:rFonts w:eastAsia="Avenir Next LT Pro" w:cs="Avenir Next LT Pro"/>
            <w:b/>
            <w:bCs/>
            <w:sz w:val="22"/>
            <w:szCs w:val="22"/>
          </w:rPr>
          <w:delText>€100 million</w:delText>
        </w:r>
        <w:r w:rsidRPr="779F05AE" w:rsidDel="000572F5">
          <w:rPr>
            <w:rFonts w:eastAsia="Avenir Next LT Pro" w:cs="Avenir Next LT Pro"/>
            <w:sz w:val="22"/>
            <w:szCs w:val="22"/>
          </w:rPr>
          <w:delText xml:space="preserve">, with the potential to unlock an estimated </w:delText>
        </w:r>
        <w:r w:rsidRPr="779F05AE" w:rsidDel="000572F5">
          <w:rPr>
            <w:rFonts w:eastAsia="Avenir Next LT Pro" w:cs="Avenir Next LT Pro"/>
            <w:b/>
            <w:bCs/>
            <w:sz w:val="22"/>
            <w:szCs w:val="22"/>
          </w:rPr>
          <w:delText>€4 billion</w:delText>
        </w:r>
        <w:r w:rsidRPr="779F05AE" w:rsidDel="000572F5">
          <w:rPr>
            <w:rFonts w:eastAsia="Avenir Next LT Pro" w:cs="Avenir Next LT Pro"/>
            <w:sz w:val="22"/>
            <w:szCs w:val="22"/>
          </w:rPr>
          <w:delText xml:space="preserve"> in investment, it approved technical assistance for </w:delText>
        </w:r>
        <w:r w:rsidRPr="779F05AE" w:rsidDel="000572F5">
          <w:rPr>
            <w:rFonts w:eastAsia="Avenir Next LT Pro" w:cs="Avenir Next LT Pro"/>
            <w:b/>
            <w:bCs/>
            <w:sz w:val="22"/>
            <w:szCs w:val="22"/>
          </w:rPr>
          <w:delText>147 cities across 44 developing countries and emerging economies</w:delText>
        </w:r>
        <w:r w:rsidRPr="779F05AE" w:rsidDel="000572F5">
          <w:rPr>
            <w:rFonts w:eastAsia="Avenir Next LT Pro" w:cs="Avenir Next LT Pro"/>
            <w:sz w:val="22"/>
            <w:szCs w:val="22"/>
          </w:rPr>
          <w:delText xml:space="preserve"> between September 2021 and December 2023, operating through a single, coordinated point of entry. Click </w:delText>
        </w:r>
        <w:r w:rsidRPr="779F05AE" w:rsidDel="000572F5">
          <w:rPr>
            <w:rFonts w:eastAsia="Avenir Next LT Pro" w:cs="Avenir Next LT Pro"/>
            <w:b/>
            <w:bCs/>
            <w:sz w:val="22"/>
            <w:szCs w:val="22"/>
          </w:rPr>
          <w:delText>[here]</w:delText>
        </w:r>
        <w:r w:rsidRPr="779F05AE" w:rsidDel="000572F5">
          <w:rPr>
            <w:rFonts w:eastAsia="Avenir Next LT Pro" w:cs="Avenir Next LT Pro"/>
            <w:sz w:val="22"/>
            <w:szCs w:val="22"/>
          </w:rPr>
          <w:delText xml:space="preserve"> to know more about the Gap Fund.</w:delText>
        </w:r>
      </w:del>
    </w:p>
    <w:p w14:paraId="61CDA18C" w14:textId="03AD6071" w:rsidR="7E190E15" w:rsidDel="008E2F3D" w:rsidRDefault="7E190E15" w:rsidP="779F05AE">
      <w:pPr>
        <w:spacing w:before="240" w:after="240"/>
        <w:rPr>
          <w:del w:id="257" w:author="Hamza Abdullah" w:date="2026-08-14T20:28:00Z" w16du:dateUtc="2026-08-14T18:28:00Z"/>
        </w:rPr>
      </w:pPr>
      <w:del w:id="258" w:author="Hamza Abdullah" w:date="2026-08-14T20:28:00Z" w16du:dateUtc="2026-08-14T18:28:00Z">
        <w:r w:rsidRPr="779F05AE" w:rsidDel="008E2F3D">
          <w:rPr>
            <w:rFonts w:eastAsia="Avenir Next LT Pro" w:cs="Avenir Next LT Pro"/>
            <w:b/>
            <w:bCs/>
            <w:sz w:val="22"/>
            <w:szCs w:val="22"/>
          </w:rPr>
          <w:delText>Other partnership models emerging from CHAMP countries</w:delText>
        </w:r>
        <w:r w:rsidRPr="779F05AE" w:rsidDel="008E2F3D">
          <w:rPr>
            <w:rFonts w:eastAsia="Avenir Next LT Pro" w:cs="Avenir Next LT Pro"/>
            <w:sz w:val="22"/>
            <w:szCs w:val="22"/>
          </w:rPr>
          <w:delText xml:space="preserve"> [TBD]</w:delText>
        </w:r>
      </w:del>
    </w:p>
    <w:p w14:paraId="44C2B448" w14:textId="69B3DB99" w:rsidR="00CF5AD9" w:rsidDel="0073518C" w:rsidRDefault="7E190E15" w:rsidP="00CF5AD9">
      <w:pPr>
        <w:spacing w:before="240" w:after="240"/>
        <w:rPr>
          <w:ins w:id="259" w:author="Hamza Abdullah" w:date="2026-08-14T17:54:00Z" w16du:dateUtc="2026-08-14T15:54:00Z"/>
          <w:del w:id="260" w:author="Hamza Abdullah" w:date="2026-08-14T20:28:00Z" w16du:dateUtc="2026-08-14T18:28:00Z"/>
          <w:rFonts w:eastAsia="Avenir Next LT Pro" w:cs="Avenir Next LT Pro"/>
          <w:sz w:val="22"/>
          <w:szCs w:val="22"/>
        </w:rPr>
      </w:pPr>
      <w:del w:id="261" w:author="Hamza Abdullah" w:date="2026-08-14T20:28:00Z" w16du:dateUtc="2026-08-14T18:28:00Z">
        <w:r w:rsidRPr="779F05AE" w:rsidDel="008E2F3D">
          <w:rPr>
            <w:rFonts w:eastAsia="Avenir Next LT Pro" w:cs="Avenir Next LT Pro"/>
            <w:sz w:val="22"/>
            <w:szCs w:val="22"/>
          </w:rPr>
          <w:delText xml:space="preserve">The Coalition for High Ambition Multilevel Partnerships demonstrates how a multilevel partnership framework can commit national governments to work with subnational governments across planning, financing, implementation and monitoring rather than at planning alone. Launched at COP28 by the COP28 Presidency and Bloomberg Philanthropies, it commits national governments to work with subnational governments on climate strategies, including NDCs, LT-LEDS and NAPs. With </w:delText>
        </w:r>
        <w:r w:rsidRPr="779F05AE" w:rsidDel="008E2F3D">
          <w:rPr>
            <w:rFonts w:eastAsia="Avenir Next LT Pro" w:cs="Avenir Next LT Pro"/>
            <w:b/>
            <w:bCs/>
            <w:sz w:val="22"/>
            <w:szCs w:val="22"/>
          </w:rPr>
          <w:delText>77 national endorsers and the European Union as of May 2026</w:delText>
        </w:r>
        <w:r w:rsidRPr="779F05AE" w:rsidDel="008E2F3D">
          <w:rPr>
            <w:rFonts w:eastAsia="Avenir Next LT Pro" w:cs="Avenir Next LT Pro"/>
            <w:sz w:val="22"/>
            <w:szCs w:val="22"/>
          </w:rPr>
          <w:delText xml:space="preserve">, CHAMP was designed to connect existing initiatives such as the C40 Cities Finance Facility, the Gap Fund and CCFLA, so that partnership models typically take the form of national governments brokering municipal access and aligning fiscal frameworks, supported by WRI's Stronger NDCs with Cities, States, and Regions guidance. Click </w:delText>
        </w:r>
        <w:r w:rsidRPr="779F05AE" w:rsidDel="008E2F3D">
          <w:rPr>
            <w:rFonts w:eastAsia="Avenir Next LT Pro" w:cs="Avenir Next LT Pro"/>
            <w:b/>
            <w:bCs/>
            <w:sz w:val="22"/>
            <w:szCs w:val="22"/>
          </w:rPr>
          <w:delText>[here]</w:delText>
        </w:r>
        <w:r w:rsidRPr="779F05AE" w:rsidDel="008E2F3D">
          <w:rPr>
            <w:rFonts w:eastAsia="Avenir Next LT Pro" w:cs="Avenir Next LT Pro"/>
            <w:sz w:val="22"/>
            <w:szCs w:val="22"/>
          </w:rPr>
          <w:delText xml:space="preserve"> to know more about CHAMP.</w:delText>
        </w:r>
      </w:del>
      <w:ins w:id="262" w:author="Hamza Abdullah" w:date="2026-08-14T17:54:00Z" w16du:dateUtc="2026-08-14T15:54:00Z">
        <w:del w:id="263" w:author="Hamza Abdullah" w:date="2026-08-14T20:28:00Z" w16du:dateUtc="2026-08-14T18:28:00Z">
          <w:r w:rsidR="00CF5AD9" w:rsidRPr="00681BD3" w:rsidDel="0073518C">
            <w:rPr>
              <w:rFonts w:eastAsia="Avenir Next LT Pro" w:cs="Avenir Next LT Pro"/>
              <w:b/>
              <w:bCs/>
              <w:sz w:val="22"/>
              <w:szCs w:val="22"/>
            </w:rPr>
            <w:delText>The Cities Climate Finance Leadership Alliance (CCFLA)</w:delText>
          </w:r>
          <w:r w:rsidR="00CF5AD9" w:rsidDel="0073518C">
            <w:rPr>
              <w:rFonts w:eastAsia="Avenir Next LT Pro" w:cs="Avenir Next LT Pro"/>
              <w:sz w:val="22"/>
              <w:szCs w:val="22"/>
            </w:rPr>
            <w:delText xml:space="preserve"> </w:delText>
          </w:r>
          <w:r w:rsidR="00CF5AD9" w:rsidRPr="779F05AE" w:rsidDel="0073518C">
            <w:rPr>
              <w:rFonts w:eastAsia="Avenir Next LT Pro" w:cs="Avenir Next LT Pro"/>
              <w:sz w:val="22"/>
              <w:szCs w:val="22"/>
            </w:rPr>
            <w:delText xml:space="preserve">demonstrates how a </w:delText>
          </w:r>
          <w:r w:rsidR="00CF5AD9" w:rsidDel="0073518C">
            <w:rPr>
              <w:rFonts w:eastAsia="Avenir Next LT Pro" w:cs="Avenir Next LT Pro"/>
              <w:sz w:val="22"/>
              <w:szCs w:val="22"/>
            </w:rPr>
            <w:delText xml:space="preserve">multi-level and </w:delText>
          </w:r>
          <w:r w:rsidR="00CF5AD9" w:rsidRPr="779F05AE" w:rsidDel="0073518C">
            <w:rPr>
              <w:rFonts w:eastAsia="Avenir Next LT Pro" w:cs="Avenir Next LT Pro"/>
              <w:sz w:val="22"/>
              <w:szCs w:val="22"/>
            </w:rPr>
            <w:delText xml:space="preserve">multi-stakeholder coalition can give national governments a forum </w:delText>
          </w:r>
          <w:r w:rsidR="00CF5AD9" w:rsidDel="0073518C">
            <w:rPr>
              <w:rFonts w:eastAsia="Avenir Next LT Pro" w:cs="Avenir Next LT Pro"/>
              <w:sz w:val="22"/>
              <w:szCs w:val="22"/>
            </w:rPr>
            <w:delText xml:space="preserve">to network and exchange learnings around </w:delText>
          </w:r>
          <w:r w:rsidR="00CF5AD9" w:rsidRPr="779F05AE" w:rsidDel="0073518C">
            <w:rPr>
              <w:rFonts w:eastAsia="Avenir Next LT Pro" w:cs="Avenir Next LT Pro"/>
              <w:sz w:val="22"/>
              <w:szCs w:val="22"/>
            </w:rPr>
            <w:delText>urban climate finance</w:delText>
          </w:r>
          <w:r w:rsidR="00CF5AD9" w:rsidDel="0073518C">
            <w:rPr>
              <w:rFonts w:eastAsia="Avenir Next LT Pro" w:cs="Avenir Next LT Pro"/>
              <w:sz w:val="22"/>
              <w:szCs w:val="22"/>
            </w:rPr>
            <w:delText xml:space="preserve">. </w:delText>
          </w:r>
          <w:r w:rsidR="00CF5AD9" w:rsidRPr="00D3501F" w:rsidDel="0073518C">
            <w:rPr>
              <w:rFonts w:eastAsia="Avenir Next LT Pro" w:cs="Avenir Next LT Pro"/>
              <w:sz w:val="22"/>
              <w:szCs w:val="22"/>
            </w:rPr>
            <w:delText xml:space="preserve">Established in 2014, CCFLA has more than 80 members and serves as a platform for knowledge exchange, with thematic Action Groups and Local Hubs that connect actors around practical barriers to urban climate investment. Its </w:delText>
          </w:r>
          <w:r w:rsidR="00CF5AD9" w:rsidDel="0073518C">
            <w:rPr>
              <w:rFonts w:eastAsia="Avenir Next LT Pro" w:cs="Avenir Next LT Pro"/>
              <w:sz w:val="22"/>
              <w:szCs w:val="22"/>
            </w:rPr>
            <w:delText xml:space="preserve">membership includes several national ministries and agencies, including Brazil, </w:delText>
          </w:r>
          <w:r w:rsidR="00CF5AD9" w:rsidRPr="00A3249A" w:rsidDel="0073518C">
            <w:rPr>
              <w:rFonts w:eastAsia="Avenir Next LT Pro" w:cs="Avenir Next LT Pro"/>
              <w:sz w:val="22"/>
              <w:szCs w:val="22"/>
              <w:highlight w:val="yellow"/>
            </w:rPr>
            <w:delText>India</w:delText>
          </w:r>
          <w:r w:rsidR="00CF5AD9" w:rsidDel="0073518C">
            <w:rPr>
              <w:rFonts w:eastAsia="Avenir Next LT Pro" w:cs="Avenir Next LT Pro"/>
              <w:sz w:val="22"/>
              <w:szCs w:val="22"/>
            </w:rPr>
            <w:delText xml:space="preserve">, Germany, United Kingdom, Gambia and France. CCFLA’s </w:delText>
          </w:r>
          <w:r w:rsidR="00CF5AD9" w:rsidRPr="00D3501F" w:rsidDel="0073518C">
            <w:rPr>
              <w:rFonts w:eastAsia="Avenir Next LT Pro" w:cs="Avenir Next LT Pro"/>
              <w:sz w:val="22"/>
              <w:szCs w:val="22"/>
            </w:rPr>
            <w:delText xml:space="preserve">2025–2030 strategy puts a </w:delText>
          </w:r>
          <w:r w:rsidR="00CF5AD9" w:rsidDel="0073518C">
            <w:rPr>
              <w:rFonts w:eastAsia="Avenir Next LT Pro" w:cs="Avenir Next LT Pro"/>
              <w:sz w:val="22"/>
              <w:szCs w:val="22"/>
            </w:rPr>
            <w:delText>strong</w:delText>
          </w:r>
          <w:r w:rsidR="00CF5AD9" w:rsidRPr="00D3501F" w:rsidDel="0073518C">
            <w:rPr>
              <w:rFonts w:eastAsia="Avenir Next LT Pro" w:cs="Avenir Next LT Pro"/>
              <w:sz w:val="22"/>
              <w:szCs w:val="22"/>
            </w:rPr>
            <w:delText xml:space="preserve"> emphasis on EMDEs, reflecting the need to strengthen finance for cities and subnational governments where investment barriers are most entrenched. CCFLA and Urban-Act’s EFC tools</w:delText>
          </w:r>
          <w:r w:rsidR="00CF5AD9" w:rsidDel="0073518C">
            <w:rPr>
              <w:rFonts w:eastAsia="Avenir Next LT Pro" w:cs="Avenir Next LT Pro"/>
              <w:sz w:val="22"/>
              <w:szCs w:val="22"/>
            </w:rPr>
            <w:delText xml:space="preserve"> (see Action 2)</w:delText>
          </w:r>
          <w:r w:rsidR="00CF5AD9" w:rsidRPr="00D3501F" w:rsidDel="0073518C">
            <w:rPr>
              <w:rFonts w:eastAsia="Avenir Next LT Pro" w:cs="Avenir Next LT Pro"/>
              <w:sz w:val="22"/>
              <w:szCs w:val="22"/>
            </w:rPr>
            <w:delText xml:space="preserve"> have been applied by partners in several countries, bringing national and local governments together and helping to </w:delText>
          </w:r>
          <w:r w:rsidR="00CF5AD9" w:rsidDel="0073518C">
            <w:rPr>
              <w:rFonts w:eastAsia="Avenir Next LT Pro" w:cs="Avenir Next LT Pro"/>
              <w:sz w:val="22"/>
              <w:szCs w:val="22"/>
            </w:rPr>
            <w:delText xml:space="preserve">help </w:delText>
          </w:r>
          <w:r w:rsidR="00CF5AD9" w:rsidRPr="00D3501F" w:rsidDel="0073518C">
            <w:rPr>
              <w:rFonts w:eastAsia="Avenir Next LT Pro" w:cs="Avenir Next LT Pro"/>
              <w:sz w:val="22"/>
              <w:szCs w:val="22"/>
            </w:rPr>
            <w:delText xml:space="preserve">build financial </w:delText>
          </w:r>
          <w:r w:rsidR="00CF5AD9" w:rsidDel="0073518C">
            <w:rPr>
              <w:rFonts w:eastAsia="Avenir Next LT Pro" w:cs="Avenir Next LT Pro"/>
              <w:sz w:val="22"/>
              <w:szCs w:val="22"/>
            </w:rPr>
            <w:delText>capacities</w:delText>
          </w:r>
          <w:r w:rsidR="00CF5AD9" w:rsidRPr="00D3501F" w:rsidDel="0073518C">
            <w:rPr>
              <w:rFonts w:eastAsia="Avenir Next LT Pro" w:cs="Avenir Next LT Pro"/>
              <w:sz w:val="22"/>
              <w:szCs w:val="22"/>
            </w:rPr>
            <w:delText>, and inform multilevel planning and fiscal framework development.</w:delText>
          </w:r>
        </w:del>
      </w:ins>
    </w:p>
    <w:p w14:paraId="7C8AFD34" w14:textId="3A2DB083" w:rsidR="00CF5AD9" w:rsidDel="008E2F3D" w:rsidRDefault="00CF5AD9" w:rsidP="00CF5AD9">
      <w:pPr>
        <w:spacing w:before="240" w:after="240"/>
        <w:rPr>
          <w:ins w:id="264" w:author="Hamza Abdullah" w:date="2026-08-14T17:54:00Z" w16du:dateUtc="2026-08-14T15:54:00Z"/>
          <w:del w:id="265" w:author="Hamza Abdullah" w:date="2026-08-14T20:29:00Z" w16du:dateUtc="2026-08-14T18:29:00Z"/>
          <w:rFonts w:eastAsia="Avenir Next LT Pro" w:cs="Avenir Next LT Pro"/>
          <w:sz w:val="22"/>
          <w:szCs w:val="22"/>
        </w:rPr>
      </w:pPr>
      <w:ins w:id="266" w:author="Hamza Abdullah" w:date="2026-08-14T17:54:00Z" w16du:dateUtc="2026-08-14T15:54:00Z">
        <w:del w:id="267" w:author="Hamza Abdullah" w:date="2026-08-14T20:37:00Z" w16du:dateUtc="2026-08-14T18:37:00Z">
          <w:r w:rsidRPr="779F05AE" w:rsidDel="000439FC">
            <w:rPr>
              <w:rFonts w:eastAsia="Avenir Next LT Pro" w:cs="Avenir Next LT Pro"/>
              <w:sz w:val="22"/>
              <w:szCs w:val="22"/>
            </w:rPr>
            <w:delText xml:space="preserve">Click </w:delText>
          </w:r>
          <w:r w:rsidRPr="008B04B3" w:rsidDel="000439FC">
            <w:rPr>
              <w:rFonts w:eastAsia="Avenir Next LT Pro" w:cs="Avenir Next LT Pro"/>
              <w:b/>
              <w:bCs/>
              <w:sz w:val="22"/>
              <w:szCs w:val="22"/>
              <w:highlight w:val="yellow"/>
            </w:rPr>
            <w:delText>here</w:delText>
          </w:r>
          <w:r w:rsidRPr="779F05AE" w:rsidDel="000439FC">
            <w:rPr>
              <w:rFonts w:eastAsia="Avenir Next LT Pro" w:cs="Avenir Next LT Pro"/>
              <w:sz w:val="22"/>
              <w:szCs w:val="22"/>
            </w:rPr>
            <w:delText xml:space="preserve"> to know more about CCFLA.</w:delText>
          </w:r>
        </w:del>
      </w:ins>
    </w:p>
    <w:p w14:paraId="78D51530" w14:textId="77777777" w:rsidR="00CF5AD9" w:rsidDel="00B10493" w:rsidRDefault="00CF5AD9" w:rsidP="779F05AE">
      <w:pPr>
        <w:spacing w:before="240" w:after="240"/>
        <w:rPr>
          <w:del w:id="268" w:author="Hamza Abdullah" w:date="2026-08-14T20:39:00Z" w16du:dateUtc="2026-08-14T18:39:00Z"/>
        </w:rPr>
      </w:pPr>
    </w:p>
    <w:p w14:paraId="7001B6EF" w14:textId="0FBF7FCC" w:rsidR="7E190E15" w:rsidDel="00D67684" w:rsidRDefault="7E190E15" w:rsidP="779F05AE">
      <w:pPr>
        <w:pStyle w:val="Heading4"/>
        <w:spacing w:before="319" w:after="319"/>
        <w:rPr>
          <w:del w:id="269" w:author="Hamza Abdullah" w:date="2026-08-14T20:37:00Z" w16du:dateUtc="2026-08-14T18:37:00Z"/>
        </w:rPr>
      </w:pPr>
      <w:del w:id="270" w:author="Hamza Abdullah" w:date="2026-08-14T20:37:00Z" w16du:dateUtc="2026-08-14T18:37:00Z">
        <w:r w:rsidRPr="779F05AE" w:rsidDel="00D67684">
          <w:rPr>
            <w:rFonts w:eastAsia="Avenir Next LT Pro" w:cs="Avenir Next LT Pro"/>
            <w:bCs/>
          </w:rPr>
          <w:delText>Actions required to access partnership support</w:delText>
        </w:r>
      </w:del>
    </w:p>
    <w:p w14:paraId="38F680D0" w14:textId="2EA0E88C" w:rsidR="7E190E15" w:rsidDel="000835E1" w:rsidRDefault="7E190E15" w:rsidP="779F05AE">
      <w:pPr>
        <w:spacing w:before="240" w:after="240"/>
        <w:rPr>
          <w:del w:id="271" w:author="Hamza Abdullah" w:date="2026-08-14T20:34:00Z" w16du:dateUtc="2026-08-14T18:34:00Z"/>
        </w:rPr>
      </w:pPr>
      <w:del w:id="272" w:author="Hamza Abdullah" w:date="2026-08-14T20:34:00Z" w16du:dateUtc="2026-08-14T18:34:00Z">
        <w:r w:rsidRPr="779F05AE" w:rsidDel="000835E1">
          <w:rPr>
            <w:rFonts w:eastAsia="Avenir Next LT Pro" w:cs="Avenir Next LT Pro"/>
            <w:sz w:val="22"/>
            <w:szCs w:val="22"/>
          </w:rPr>
          <w:delText>Cities and national governments should identify the facility appropriate to each stage of the project cycle, undertake the technical preparation partners require, and establish clear channels of engagement. The priority action concerns the communication and partnership channels available for EMDEs, ensuring these are genuinely accessible, through:</w:delText>
        </w:r>
      </w:del>
    </w:p>
    <w:p w14:paraId="182548D3" w14:textId="78C4B083" w:rsidR="7E190E15" w:rsidDel="000835E1" w:rsidRDefault="7E190E15" w:rsidP="779F05AE">
      <w:pPr>
        <w:pStyle w:val="ListParagraph"/>
        <w:numPr>
          <w:ilvl w:val="0"/>
          <w:numId w:val="67"/>
        </w:numPr>
        <w:rPr>
          <w:del w:id="273" w:author="Hamza Abdullah" w:date="2026-08-14T20:34:00Z" w16du:dateUtc="2026-08-14T18:34:00Z"/>
          <w:rFonts w:eastAsia="Avenir Next LT Pro" w:cs="Avenir Next LT Pro"/>
          <w:sz w:val="22"/>
          <w:szCs w:val="22"/>
        </w:rPr>
      </w:pPr>
      <w:del w:id="274" w:author="Hamza Abdullah" w:date="2026-08-14T20:34:00Z" w16du:dateUtc="2026-08-14T18:34:00Z">
        <w:r w:rsidRPr="779F05AE" w:rsidDel="000835E1">
          <w:rPr>
            <w:rFonts w:eastAsia="Avenir Next LT Pro" w:cs="Avenir Next LT Pro"/>
            <w:sz w:val="22"/>
            <w:szCs w:val="22"/>
          </w:rPr>
          <w:delText>Single, clearly signposted points of entry, as provided by the Gap Fund's coordinated entry model.</w:delText>
        </w:r>
      </w:del>
    </w:p>
    <w:p w14:paraId="208ECDDD" w14:textId="22EB914B" w:rsidR="7E190E15" w:rsidDel="000835E1" w:rsidRDefault="7E190E15" w:rsidP="779F05AE">
      <w:pPr>
        <w:pStyle w:val="ListParagraph"/>
        <w:numPr>
          <w:ilvl w:val="0"/>
          <w:numId w:val="67"/>
        </w:numPr>
        <w:rPr>
          <w:del w:id="275" w:author="Hamza Abdullah" w:date="2026-08-14T20:34:00Z" w16du:dateUtc="2026-08-14T18:34:00Z"/>
          <w:rFonts w:eastAsia="Avenir Next LT Pro" w:cs="Avenir Next LT Pro"/>
          <w:sz w:val="22"/>
          <w:szCs w:val="22"/>
        </w:rPr>
      </w:pPr>
      <w:del w:id="276" w:author="Hamza Abdullah" w:date="2026-08-14T20:34:00Z" w16du:dateUtc="2026-08-14T18:34:00Z">
        <w:r w:rsidRPr="779F05AE" w:rsidDel="000835E1">
          <w:rPr>
            <w:rFonts w:eastAsia="Avenir Next LT Pro" w:cs="Avenir Next LT Pro"/>
            <w:sz w:val="22"/>
            <w:szCs w:val="22"/>
          </w:rPr>
          <w:delText>Non-competitive on-ramps where feasible, so that access does not depend on competitive readiness.</w:delText>
        </w:r>
      </w:del>
    </w:p>
    <w:p w14:paraId="3E0C8758" w14:textId="06C419A1" w:rsidR="7E190E15" w:rsidDel="000835E1" w:rsidRDefault="7E190E15" w:rsidP="779F05AE">
      <w:pPr>
        <w:pStyle w:val="ListParagraph"/>
        <w:numPr>
          <w:ilvl w:val="0"/>
          <w:numId w:val="67"/>
        </w:numPr>
        <w:rPr>
          <w:del w:id="277" w:author="Hamza Abdullah" w:date="2026-08-14T20:34:00Z" w16du:dateUtc="2026-08-14T18:34:00Z"/>
          <w:rFonts w:eastAsia="Avenir Next LT Pro" w:cs="Avenir Next LT Pro"/>
          <w:sz w:val="22"/>
          <w:szCs w:val="22"/>
        </w:rPr>
      </w:pPr>
      <w:del w:id="278" w:author="Hamza Abdullah" w:date="2026-08-14T20:34:00Z" w16du:dateUtc="2026-08-14T18:34:00Z">
        <w:r w:rsidRPr="779F05AE" w:rsidDel="000835E1">
          <w:rPr>
            <w:rFonts w:eastAsia="Avenir Next LT Pro" w:cs="Avenir Next LT Pro"/>
            <w:sz w:val="22"/>
            <w:szCs w:val="22"/>
          </w:rPr>
          <w:delText>Outreach in relevant languages for EMDE cities.</w:delText>
        </w:r>
      </w:del>
    </w:p>
    <w:p w14:paraId="0138DF3F" w14:textId="2D5C7160" w:rsidR="7E190E15" w:rsidDel="000835E1" w:rsidRDefault="7E190E15" w:rsidP="779F05AE">
      <w:pPr>
        <w:pStyle w:val="ListParagraph"/>
        <w:numPr>
          <w:ilvl w:val="0"/>
          <w:numId w:val="67"/>
        </w:numPr>
        <w:rPr>
          <w:del w:id="279" w:author="Hamza Abdullah" w:date="2026-08-14T20:34:00Z" w16du:dateUtc="2026-08-14T18:34:00Z"/>
          <w:rFonts w:eastAsia="Avenir Next LT Pro" w:cs="Avenir Next LT Pro"/>
          <w:sz w:val="22"/>
          <w:szCs w:val="22"/>
        </w:rPr>
      </w:pPr>
      <w:del w:id="280" w:author="Hamza Abdullah" w:date="2026-08-14T20:34:00Z" w16du:dateUtc="2026-08-14T18:34:00Z">
        <w:r w:rsidRPr="779F05AE" w:rsidDel="000835E1">
          <w:rPr>
            <w:rFonts w:eastAsia="Avenir Next LT Pro" w:cs="Avenir Next LT Pro"/>
            <w:sz w:val="22"/>
            <w:szCs w:val="22"/>
          </w:rPr>
          <w:delText>Feedback mechanisms through which city implementation experience is returned to MDBs, DFIs and climate funds — the reciprocal flow under which successful approaches may be replicated across sectors, places and levels of governance.</w:delText>
        </w:r>
      </w:del>
    </w:p>
    <w:p w14:paraId="11E5AB1D" w14:textId="31C6588D" w:rsidR="7E190E15" w:rsidDel="006B3061" w:rsidRDefault="7E190E15" w:rsidP="779F05AE">
      <w:pPr>
        <w:pStyle w:val="Heading3"/>
        <w:spacing w:before="281" w:after="281"/>
        <w:rPr>
          <w:del w:id="281" w:author="Hamza Abdullah" w:date="2026-08-14T20:33:00Z" w16du:dateUtc="2026-08-14T18:33:00Z"/>
        </w:rPr>
      </w:pPr>
      <w:del w:id="282" w:author="Hamza Abdullah" w:date="2026-08-14T20:33:00Z" w16du:dateUtc="2026-08-14T18:33:00Z">
        <w:r w:rsidRPr="779F05AE" w:rsidDel="006B3061">
          <w:rPr>
            <w:rFonts w:eastAsia="Avenir Next LT Pro" w:cs="Avenir Next LT Pro"/>
            <w:bCs/>
            <w:sz w:val="28"/>
            <w:szCs w:val="28"/>
          </w:rPr>
          <w:delText>Recommendations for actors: national governments, cities and international partners</w:delText>
        </w:r>
      </w:del>
    </w:p>
    <w:p w14:paraId="277F30DF" w14:textId="2DDAF8CC" w:rsidR="7E190E15" w:rsidDel="006B3061" w:rsidRDefault="7E190E15" w:rsidP="779F05AE">
      <w:pPr>
        <w:spacing w:before="240" w:after="240"/>
        <w:rPr>
          <w:del w:id="283" w:author="Hamza Abdullah" w:date="2026-08-14T20:33:00Z" w16du:dateUtc="2026-08-14T18:33:00Z"/>
        </w:rPr>
      </w:pPr>
      <w:del w:id="284" w:author="Hamza Abdullah" w:date="2026-08-14T20:33:00Z" w16du:dateUtc="2026-08-14T18:33:00Z">
        <w:r w:rsidRPr="779F05AE" w:rsidDel="006B3061">
          <w:rPr>
            <w:rFonts w:eastAsia="Avenir Next LT Pro" w:cs="Avenir Next LT Pro"/>
            <w:sz w:val="22"/>
            <w:szCs w:val="22"/>
          </w:rPr>
          <w:delText>The pathways above deliver at scale only where the three actor groups perform complementary functions: national governments establish the enabling environment and broker access; cities develop and retain capability while returning operational experience to the system; and international partners provide finance, technical assistance and the connective infrastructure between them.</w:delText>
        </w:r>
      </w:del>
    </w:p>
    <w:p w14:paraId="1368AC3D" w14:textId="0DFA3300" w:rsidR="7E190E15" w:rsidDel="006B3061" w:rsidRDefault="7E190E15" w:rsidP="779F05AE">
      <w:pPr>
        <w:spacing w:before="240" w:after="240"/>
        <w:rPr>
          <w:del w:id="285" w:author="Hamza Abdullah" w:date="2026-08-14T20:33:00Z" w16du:dateUtc="2026-08-14T18:33:00Z"/>
        </w:rPr>
      </w:pPr>
      <w:del w:id="286" w:author="Hamza Abdullah" w:date="2026-08-14T20:33:00Z" w16du:dateUtc="2026-08-14T18:33:00Z">
        <w:r w:rsidRPr="779F05AE" w:rsidDel="006B3061">
          <w:rPr>
            <w:rFonts w:eastAsia="Avenir Next LT Pro" w:cs="Avenir Next LT Pro"/>
            <w:sz w:val="22"/>
            <w:szCs w:val="22"/>
          </w:rPr>
          <w:delText>National governments are encouraged to endorse and operationalise CHAMP to secure a mandate for cooperation with cities on climate strategy and finance, giving effect to that endorsement through regular, country-led progress reviews rather than treating it as a one-off undertaking. They should take up the policymaker function within CCFLA to align national fiscal frameworks with the conditions cities require to become investment-ready, and act as brokers rather than builders — directing eligible EMDE cities to established facilities such as the Gap Fund and the C40 Cities Finance Facility. They should provide the multilevel commitment, neutral host credibility and clarity on de-risking capital on which mechanisms such as the Viability Fund depend, and act to close the language and localisation gap that constrains under-resourced cities.</w:delText>
        </w:r>
      </w:del>
    </w:p>
    <w:p w14:paraId="7C19C456" w14:textId="4EE2C656" w:rsidR="7E190E15" w:rsidDel="006B3061" w:rsidRDefault="7E190E15" w:rsidP="779F05AE">
      <w:pPr>
        <w:spacing w:before="240" w:after="240"/>
        <w:rPr>
          <w:del w:id="287" w:author="Hamza Abdullah" w:date="2026-08-14T20:33:00Z" w16du:dateUtc="2026-08-14T18:33:00Z"/>
        </w:rPr>
      </w:pPr>
      <w:del w:id="288" w:author="Hamza Abdullah" w:date="2026-08-14T20:33:00Z" w16du:dateUtc="2026-08-14T18:33:00Z">
        <w:r w:rsidRPr="779F05AE" w:rsidDel="006B3061">
          <w:rPr>
            <w:rFonts w:eastAsia="Avenir Next LT Pro" w:cs="Avenir Next LT Pro"/>
            <w:sz w:val="22"/>
            <w:szCs w:val="22"/>
          </w:rPr>
          <w:delText>Cities are encouraged to participate in peer networks and academies to acquire durable capability, including the C40 CAFE academy and CCFLA's Action Groups on project preparation and adaptation finance. They should develop the local implementation systems that render them financeable — bankable pipelines, procurement authority and, where appropriate, a local climate investment fund established on shared principles. Cities should employ CHAMP as an instrument of engagement with their national governments, supported by the LGMA constituency's mayor-to-national-government engagement template, and should treat initial supported projects as vehicles for institutional learning, retaining the resulting capability and returning implementation experience to the wider system.</w:delText>
        </w:r>
      </w:del>
    </w:p>
    <w:p w14:paraId="7414FDBB" w14:textId="31E978D2" w:rsidR="559A8BA9" w:rsidDel="006B3061" w:rsidRDefault="7E190E15" w:rsidP="4ED5B085">
      <w:pPr>
        <w:spacing w:before="240" w:after="240"/>
        <w:rPr>
          <w:del w:id="289" w:author="Hamza Abdullah" w:date="2026-08-14T20:33:00Z" w16du:dateUtc="2026-08-14T18:33:00Z"/>
        </w:rPr>
      </w:pPr>
      <w:del w:id="290" w:author="Hamza Abdullah" w:date="2026-08-14T20:33:00Z" w16du:dateUtc="2026-08-14T18:33:00Z">
        <w:r w:rsidRPr="779F05AE" w:rsidDel="006B3061">
          <w:rPr>
            <w:rFonts w:eastAsia="Avenir Next LT Pro" w:cs="Avenir Next LT Pro"/>
            <w:sz w:val="22"/>
            <w:szCs w:val="22"/>
          </w:rPr>
          <w:delText>International partners — multilateral development banks, development finance institutions, climate funds, philanthropic actors, technical-assistance providers and city networks — are encouraged to coordinate rather than duplicate, working through shared structures such as CCFLA and the Gap Fund's joint implementation model and supporting "alignment without pooling" approaches that require no new institution. They should concentrate resources on the under-funded early stages and provide matchmaking to later-stage capital, pursue scaling through replication and demand aggregation — adapting the First Movers Coalition's demand-signal model to municipal green infrastructure — and maintain accessible, EMDE-centred channels, consistent with CCFLA's 2025–2030 prioritisation of emerging markets and developing economies.</w:delText>
        </w:r>
      </w:del>
    </w:p>
    <w:p w14:paraId="7A114DD9" w14:textId="77777777" w:rsidR="00DE6A44" w:rsidRPr="007D011C" w:rsidRDefault="00DE6A44" w:rsidP="00DE6A44">
      <w:pPr>
        <w:rPr>
          <w:rFonts w:eastAsia="Avenir" w:cs="Avenir"/>
        </w:rPr>
      </w:pPr>
    </w:p>
    <w:p w14:paraId="7456E96A" w14:textId="77777777" w:rsidR="003665C6" w:rsidRPr="007D011C" w:rsidRDefault="003665C6" w:rsidP="003665C6">
      <w:pPr>
        <w:keepNext/>
        <w:keepLines/>
        <w:spacing w:before="40"/>
        <w:outlineLvl w:val="1"/>
        <w:rPr>
          <w:rFonts w:eastAsia="Avenir" w:cs="Avenir"/>
          <w:b/>
          <w:bCs/>
          <w:color w:val="3C4799"/>
          <w:sz w:val="28"/>
          <w:szCs w:val="28"/>
        </w:rPr>
      </w:pPr>
      <w:r w:rsidRPr="007D011C">
        <w:rPr>
          <w:rFonts w:eastAsia="Avenir" w:cs="Avenir"/>
          <w:b/>
          <w:bCs/>
          <w:color w:val="3C4799"/>
          <w:sz w:val="28"/>
          <w:szCs w:val="28"/>
        </w:rPr>
        <w:t>Part II: COUNTRY MULTILEVEL GOVERNANCE JOURNEYS</w:t>
      </w:r>
    </w:p>
    <w:p w14:paraId="45459007" w14:textId="77777777" w:rsidR="003665C6" w:rsidRPr="007D011C" w:rsidRDefault="003665C6" w:rsidP="003665C6">
      <w:pPr>
        <w:rPr>
          <w:rFonts w:eastAsia="Avenir" w:cs="Avenir"/>
          <w:b/>
          <w:bCs/>
        </w:rPr>
      </w:pPr>
    </w:p>
    <w:p w14:paraId="18B33470" w14:textId="4EBA0196" w:rsidR="003665C6" w:rsidRPr="007D011C" w:rsidRDefault="003665C6" w:rsidP="003665C6">
      <w:pPr>
        <w:rPr>
          <w:rFonts w:eastAsia="Avenir" w:cs="Avenir"/>
          <w:sz w:val="22"/>
          <w:szCs w:val="22"/>
        </w:rPr>
      </w:pPr>
      <w:r w:rsidRPr="007D011C">
        <w:rPr>
          <w:rFonts w:eastAsia="Avenir" w:cs="Avenir"/>
          <w:sz w:val="22"/>
          <w:szCs w:val="22"/>
        </w:rPr>
        <w:t xml:space="preserve">This part of the Toolkit will complement Part I by showcasing how different multilevel governance ‘Actions’ and their ‘Action Pathways’ interact in practice across country contexts. </w:t>
      </w:r>
    </w:p>
    <w:p w14:paraId="710F93D2" w14:textId="24ABA7DD" w:rsidR="008B75D4" w:rsidRPr="007D011C" w:rsidRDefault="008C1BBC" w:rsidP="007D011C">
      <w:pPr>
        <w:pStyle w:val="isselectedend"/>
        <w:rPr>
          <w:rFonts w:eastAsia="Avenir" w:cs="Avenir"/>
          <w:sz w:val="22"/>
          <w:szCs w:val="22"/>
        </w:rPr>
      </w:pPr>
      <w:r w:rsidRPr="00A208C5">
        <w:rPr>
          <w:rFonts w:eastAsia="Avenir" w:cs="Avenir"/>
          <w:b/>
          <w:bCs/>
          <w:sz w:val="22"/>
          <w:szCs w:val="22"/>
        </w:rPr>
        <w:t xml:space="preserve">The Country Journeys will include deep dive analysis grounded in real-world contexts, showcasing institutional relationships, learning loops, implementation cycles, accountability mechanisms, and enabling conditions required to implement and scale Action Pathways across different countries. </w:t>
      </w:r>
      <w:r w:rsidRPr="00A208C5">
        <w:rPr>
          <w:rFonts w:eastAsia="Avenir" w:cs="Avenir"/>
          <w:sz w:val="22"/>
          <w:szCs w:val="22"/>
        </w:rPr>
        <w:t xml:space="preserve">The Country Journeys will also seek to identify institutional friction points, governance bottlenecks along with challenges and lessons learnt from implementation experiences. </w:t>
      </w:r>
    </w:p>
    <w:p w14:paraId="422D8EDE" w14:textId="77821132" w:rsidR="00EA600E" w:rsidRDefault="00EA600E" w:rsidP="003665C6">
      <w:pPr>
        <w:rPr>
          <w:sz w:val="22"/>
          <w:szCs w:val="22"/>
        </w:rPr>
      </w:pPr>
      <w:r w:rsidRPr="007D011C">
        <w:rPr>
          <w:sz w:val="22"/>
          <w:szCs w:val="22"/>
        </w:rPr>
        <w:t>Country Journeys are intended not only to document implementation approaches, but also to showcase how cities, regions and national governments have co-developed practical solutions that can inform other CHAMP countries.</w:t>
      </w:r>
    </w:p>
    <w:p w14:paraId="51489AA6" w14:textId="77777777" w:rsidR="00DE4D98" w:rsidRPr="007D011C" w:rsidRDefault="00DE4D98" w:rsidP="003665C6">
      <w:pPr>
        <w:rPr>
          <w:rFonts w:eastAsia="Avenir" w:cs="Avenir"/>
          <w:sz w:val="22"/>
          <w:szCs w:val="22"/>
        </w:rPr>
      </w:pPr>
    </w:p>
    <w:p w14:paraId="2DEF62A3" w14:textId="77777777" w:rsidR="003665C6" w:rsidRDefault="003665C6" w:rsidP="003665C6">
      <w:pPr>
        <w:rPr>
          <w:rFonts w:eastAsia="Avenir" w:cs="Avenir"/>
          <w:sz w:val="22"/>
          <w:szCs w:val="22"/>
        </w:rPr>
      </w:pPr>
      <w:r w:rsidRPr="007D011C">
        <w:rPr>
          <w:rFonts w:eastAsia="Avenir" w:cs="Avenir"/>
          <w:sz w:val="22"/>
          <w:szCs w:val="22"/>
        </w:rPr>
        <w:t xml:space="preserve">This part of the Toolkit will have a special focus on the interactions between institutions and programs, governance capabilities, intermediary functions, financing and implementation platforms, and feedback loops required to sustain long-term climate investment. </w:t>
      </w:r>
    </w:p>
    <w:p w14:paraId="31069C30" w14:textId="77777777" w:rsidR="00DE4D98" w:rsidRPr="007D011C" w:rsidRDefault="00DE4D98" w:rsidP="003665C6">
      <w:pPr>
        <w:rPr>
          <w:rFonts w:eastAsia="Avenir" w:cs="Avenir"/>
          <w:sz w:val="22"/>
          <w:szCs w:val="22"/>
        </w:rPr>
      </w:pPr>
    </w:p>
    <w:p w14:paraId="49DA1047" w14:textId="7400489F" w:rsidR="00887560" w:rsidRDefault="00717664" w:rsidP="003665C6">
      <w:pPr>
        <w:rPr>
          <w:sz w:val="22"/>
          <w:szCs w:val="22"/>
        </w:rPr>
      </w:pPr>
      <w:r w:rsidRPr="007D011C">
        <w:rPr>
          <w:b/>
          <w:bCs/>
          <w:sz w:val="22"/>
          <w:szCs w:val="22"/>
        </w:rPr>
        <w:t>Initial Country Journeys will focus on Sweden, drawing on its experience with multilevel climate governance</w:t>
      </w:r>
      <w:r w:rsidR="00422CFC" w:rsidRPr="007D011C">
        <w:rPr>
          <w:b/>
          <w:bCs/>
          <w:sz w:val="22"/>
          <w:szCs w:val="22"/>
        </w:rPr>
        <w:t xml:space="preserve"> and implementation</w:t>
      </w:r>
      <w:r w:rsidRPr="007D011C">
        <w:rPr>
          <w:b/>
          <w:bCs/>
          <w:sz w:val="22"/>
          <w:szCs w:val="22"/>
        </w:rPr>
        <w:t xml:space="preserve"> </w:t>
      </w:r>
      <w:r w:rsidR="00422CFC" w:rsidRPr="007D011C">
        <w:rPr>
          <w:b/>
          <w:bCs/>
          <w:sz w:val="22"/>
          <w:szCs w:val="22"/>
        </w:rPr>
        <w:t>processes and capabilities</w:t>
      </w:r>
      <w:r w:rsidRPr="007D011C">
        <w:rPr>
          <w:sz w:val="22"/>
          <w:szCs w:val="22"/>
        </w:rPr>
        <w:t xml:space="preserve">. In subsequent phases, the Toolkit may also include </w:t>
      </w:r>
      <w:r w:rsidR="00E13130" w:rsidRPr="007D011C">
        <w:rPr>
          <w:sz w:val="22"/>
          <w:szCs w:val="22"/>
        </w:rPr>
        <w:t xml:space="preserve">the journeys of </w:t>
      </w:r>
      <w:r w:rsidRPr="007D011C">
        <w:rPr>
          <w:sz w:val="22"/>
          <w:szCs w:val="22"/>
        </w:rPr>
        <w:t>Brazil and Morocco</w:t>
      </w:r>
      <w:r w:rsidR="00E13130" w:rsidRPr="007D011C">
        <w:rPr>
          <w:sz w:val="22"/>
          <w:szCs w:val="22"/>
        </w:rPr>
        <w:t xml:space="preserve">, reflecting </w:t>
      </w:r>
      <w:r w:rsidRPr="007D011C">
        <w:rPr>
          <w:sz w:val="22"/>
          <w:szCs w:val="22"/>
        </w:rPr>
        <w:t xml:space="preserve">CHAMP's ongoing engagement, </w:t>
      </w:r>
      <w:r w:rsidR="00E13130" w:rsidRPr="007D011C">
        <w:rPr>
          <w:sz w:val="22"/>
          <w:szCs w:val="22"/>
        </w:rPr>
        <w:t>especially</w:t>
      </w:r>
      <w:r w:rsidRPr="007D011C">
        <w:rPr>
          <w:sz w:val="22"/>
          <w:szCs w:val="22"/>
        </w:rPr>
        <w:t xml:space="preserve"> the </w:t>
      </w:r>
      <w:r w:rsidR="00E13130" w:rsidRPr="007D011C">
        <w:rPr>
          <w:sz w:val="22"/>
          <w:szCs w:val="22"/>
        </w:rPr>
        <w:t>presence</w:t>
      </w:r>
      <w:r w:rsidRPr="007D011C">
        <w:rPr>
          <w:sz w:val="22"/>
          <w:szCs w:val="22"/>
        </w:rPr>
        <w:t xml:space="preserve"> of the CHAMP Finance Working Group in both countries. This provides a strong foundation for documenting their multilevel governance journeys while also supporting the contextualization and dissemination of the Toolkit within their national settings.</w:t>
      </w:r>
    </w:p>
    <w:p w14:paraId="537D263A" w14:textId="77777777" w:rsidR="00A208C5" w:rsidRPr="007D011C" w:rsidRDefault="00A208C5" w:rsidP="003665C6">
      <w:pPr>
        <w:rPr>
          <w:rFonts w:eastAsia="Avenir" w:cs="Avenir"/>
          <w:sz w:val="22"/>
          <w:szCs w:val="22"/>
        </w:rPr>
      </w:pPr>
    </w:p>
    <w:p w14:paraId="0A5173CE" w14:textId="77777777" w:rsidR="003665C6" w:rsidRPr="007D011C" w:rsidRDefault="00CB6884" w:rsidP="003665C6">
      <w:pPr>
        <w:keepNext/>
        <w:keepLines/>
        <w:spacing w:before="40"/>
        <w:outlineLvl w:val="2"/>
        <w:rPr>
          <w:rFonts w:eastAsia="Avenir" w:cs="Avenir"/>
          <w:b/>
          <w:bCs/>
          <w:color w:val="3C4799"/>
        </w:rPr>
      </w:pPr>
      <w:sdt>
        <w:sdtPr>
          <w:rPr>
            <w:rFonts w:eastAsia="Avenir" w:cs="Avenir"/>
            <w:b/>
            <w:bCs/>
            <w:color w:val="3C4799"/>
          </w:rPr>
          <w:tag w:val="goog_rdk_43"/>
          <w:id w:val="-697297606"/>
        </w:sdtPr>
        <w:sdtEndPr/>
        <w:sdtContent/>
      </w:sdt>
      <w:sdt>
        <w:sdtPr>
          <w:rPr>
            <w:rFonts w:eastAsia="Avenir" w:cs="Avenir"/>
            <w:b/>
            <w:bCs/>
            <w:color w:val="3C4799"/>
          </w:rPr>
          <w:tag w:val="goog_rdk_44"/>
          <w:id w:val="1904643321"/>
        </w:sdtPr>
        <w:sdtEndPr/>
        <w:sdtContent/>
      </w:sdt>
      <w:r w:rsidR="003665C6" w:rsidRPr="007D011C">
        <w:rPr>
          <w:rFonts w:eastAsia="Avenir" w:cs="Avenir"/>
          <w:b/>
          <w:bCs/>
          <w:color w:val="3C4799"/>
        </w:rPr>
        <w:t>Sweden Deep Dive</w:t>
      </w:r>
    </w:p>
    <w:p w14:paraId="71D45171" w14:textId="77777777" w:rsidR="003665C6" w:rsidRPr="007D011C" w:rsidRDefault="003665C6" w:rsidP="003665C6">
      <w:pPr>
        <w:rPr>
          <w:rFonts w:eastAsia="Avenir" w:cs="Avenir"/>
        </w:rPr>
      </w:pPr>
    </w:p>
    <w:p w14:paraId="1EA7FB3B" w14:textId="4C5B818F" w:rsidR="003C1069" w:rsidRDefault="003665C6" w:rsidP="003665C6">
      <w:pPr>
        <w:rPr>
          <w:sz w:val="22"/>
          <w:szCs w:val="22"/>
        </w:rPr>
      </w:pPr>
      <w:r w:rsidRPr="007D011C">
        <w:rPr>
          <w:rFonts w:eastAsia="Avenir" w:cs="Avenir"/>
          <w:sz w:val="22"/>
          <w:szCs w:val="22"/>
        </w:rPr>
        <w:t xml:space="preserve">The Sweden deep dive will serve as the flagship </w:t>
      </w:r>
      <w:r w:rsidR="007B4398" w:rsidRPr="007D011C">
        <w:rPr>
          <w:rFonts w:eastAsia="Avenir" w:cs="Avenir"/>
          <w:sz w:val="22"/>
          <w:szCs w:val="22"/>
        </w:rPr>
        <w:t>reference model for operationalizing multilevel climate governance</w:t>
      </w:r>
      <w:r w:rsidR="005B0014" w:rsidRPr="007D011C">
        <w:rPr>
          <w:rFonts w:eastAsia="Avenir" w:cs="Avenir"/>
          <w:sz w:val="22"/>
          <w:szCs w:val="22"/>
        </w:rPr>
        <w:t xml:space="preserve"> under CHAMP,</w:t>
      </w:r>
      <w:r w:rsidRPr="007D011C">
        <w:rPr>
          <w:rFonts w:eastAsia="Avenir" w:cs="Avenir"/>
          <w:sz w:val="22"/>
          <w:szCs w:val="22"/>
        </w:rPr>
        <w:t xml:space="preserve"> showing how different multilevel governance functions have operated together over time, </w:t>
      </w:r>
      <w:r w:rsidR="002A2F08" w:rsidRPr="007D011C">
        <w:rPr>
          <w:rFonts w:eastAsia="Avenir" w:cs="Avenir"/>
          <w:sz w:val="22"/>
          <w:szCs w:val="22"/>
        </w:rPr>
        <w:t xml:space="preserve">illustrating how Climate City Contracts, intermediary coordination, procurement, financing and implementation ecosystems </w:t>
      </w:r>
      <w:r w:rsidR="00040D5A" w:rsidRPr="007D011C">
        <w:rPr>
          <w:rFonts w:eastAsia="Avenir" w:cs="Avenir"/>
          <w:sz w:val="22"/>
          <w:szCs w:val="22"/>
        </w:rPr>
        <w:t>have</w:t>
      </w:r>
      <w:r w:rsidR="002A2F08" w:rsidRPr="007D011C">
        <w:rPr>
          <w:rFonts w:eastAsia="Avenir" w:cs="Avenir"/>
          <w:sz w:val="22"/>
          <w:szCs w:val="22"/>
        </w:rPr>
        <w:t xml:space="preserve"> function</w:t>
      </w:r>
      <w:r w:rsidR="00040D5A" w:rsidRPr="007D011C">
        <w:rPr>
          <w:rFonts w:eastAsia="Avenir" w:cs="Avenir"/>
          <w:sz w:val="22"/>
          <w:szCs w:val="22"/>
        </w:rPr>
        <w:t>ed</w:t>
      </w:r>
      <w:r w:rsidR="002A2F08" w:rsidRPr="007D011C">
        <w:rPr>
          <w:rFonts w:eastAsia="Avenir" w:cs="Avenir"/>
          <w:sz w:val="22"/>
          <w:szCs w:val="22"/>
        </w:rPr>
        <w:t xml:space="preserve"> together operationally over time. </w:t>
      </w:r>
      <w:r w:rsidR="004971D5" w:rsidRPr="007D011C">
        <w:rPr>
          <w:rFonts w:eastAsia="Avenir" w:cs="Avenir"/>
          <w:b/>
          <w:bCs/>
          <w:sz w:val="22"/>
          <w:szCs w:val="22"/>
        </w:rPr>
        <w:t xml:space="preserve">It will also include </w:t>
      </w:r>
      <w:r w:rsidR="00966761" w:rsidRPr="007D011C">
        <w:rPr>
          <w:rFonts w:eastAsia="Avenir" w:cs="Avenir"/>
          <w:b/>
          <w:bCs/>
          <w:sz w:val="22"/>
          <w:szCs w:val="22"/>
        </w:rPr>
        <w:t xml:space="preserve">the orchestration logic, including </w:t>
      </w:r>
      <w:r w:rsidR="006A2A6A" w:rsidRPr="007D011C">
        <w:rPr>
          <w:rFonts w:eastAsia="Avenir" w:cs="Avenir"/>
          <w:b/>
          <w:bCs/>
          <w:sz w:val="22"/>
          <w:szCs w:val="22"/>
        </w:rPr>
        <w:t xml:space="preserve">where </w:t>
      </w:r>
      <w:r w:rsidR="00966761" w:rsidRPr="007D011C">
        <w:rPr>
          <w:rFonts w:eastAsia="Avenir" w:cs="Avenir"/>
          <w:b/>
          <w:bCs/>
          <w:sz w:val="22"/>
          <w:szCs w:val="22"/>
        </w:rPr>
        <w:t xml:space="preserve">successes </w:t>
      </w:r>
      <w:r w:rsidR="006A2A6A" w:rsidRPr="007D011C">
        <w:rPr>
          <w:rFonts w:eastAsia="Avenir" w:cs="Avenir"/>
          <w:b/>
          <w:bCs/>
          <w:sz w:val="22"/>
          <w:szCs w:val="22"/>
        </w:rPr>
        <w:t>as well as</w:t>
      </w:r>
      <w:r w:rsidR="00ED7A77" w:rsidRPr="007D011C">
        <w:rPr>
          <w:b/>
          <w:bCs/>
          <w:sz w:val="22"/>
          <w:szCs w:val="22"/>
        </w:rPr>
        <w:t xml:space="preserve"> institutional bottlenecks, coordination frictions, implementation constraints and governance trade-offs</w:t>
      </w:r>
      <w:r w:rsidR="006A2A6A" w:rsidRPr="007D011C">
        <w:rPr>
          <w:b/>
          <w:bCs/>
          <w:sz w:val="22"/>
          <w:szCs w:val="22"/>
        </w:rPr>
        <w:t xml:space="preserve"> have emerged</w:t>
      </w:r>
      <w:r w:rsidR="00ED7A77" w:rsidRPr="007D011C">
        <w:rPr>
          <w:b/>
          <w:bCs/>
          <w:sz w:val="22"/>
          <w:szCs w:val="22"/>
        </w:rPr>
        <w:t>.</w:t>
      </w:r>
      <w:r w:rsidR="00ED7A77" w:rsidRPr="007D011C">
        <w:rPr>
          <w:sz w:val="22"/>
          <w:szCs w:val="22"/>
        </w:rPr>
        <w:t xml:space="preserve"> Capturing these dynamics will help position the Toolkit as a more operationally realistic and internationally transferable resource, particularly for countries navigating evolving multilevel governance systems under different institutional conditions.</w:t>
      </w:r>
    </w:p>
    <w:p w14:paraId="16EAF7D8" w14:textId="77777777" w:rsidR="00A208C5" w:rsidRPr="007D011C" w:rsidRDefault="00A208C5" w:rsidP="003665C6">
      <w:pPr>
        <w:rPr>
          <w:rFonts w:eastAsia="Avenir" w:cs="Avenir"/>
        </w:rPr>
      </w:pPr>
    </w:p>
    <w:p w14:paraId="1E86BA53" w14:textId="564B85EE" w:rsidR="003C1069" w:rsidRPr="007D011C" w:rsidRDefault="003C1069" w:rsidP="00EF1564">
      <w:pPr>
        <w:pStyle w:val="Heading4"/>
      </w:pPr>
      <w:r w:rsidRPr="007D011C">
        <w:t>Outline</w:t>
      </w:r>
    </w:p>
    <w:p w14:paraId="4672C87B" w14:textId="77777777" w:rsidR="00EF1564" w:rsidRPr="007D011C" w:rsidRDefault="00EF1564" w:rsidP="00EF1564"/>
    <w:p w14:paraId="48A4F6ED" w14:textId="7D805EA8" w:rsidR="00863C56" w:rsidRPr="007D011C" w:rsidRDefault="003C1069" w:rsidP="00F700E3">
      <w:pPr>
        <w:pStyle w:val="ListParagraph"/>
        <w:numPr>
          <w:ilvl w:val="0"/>
          <w:numId w:val="20"/>
        </w:numPr>
      </w:pPr>
      <w:r w:rsidRPr="007D011C">
        <w:rPr>
          <w:b/>
          <w:bCs/>
        </w:rPr>
        <w:t>The Swedish Context</w:t>
      </w:r>
    </w:p>
    <w:p w14:paraId="34A4E14A" w14:textId="77777777" w:rsidR="00A208C5" w:rsidRPr="007D011C" w:rsidRDefault="00A208C5" w:rsidP="007D011C">
      <w:pPr>
        <w:pStyle w:val="ListParagraph"/>
      </w:pPr>
    </w:p>
    <w:p w14:paraId="3287D65C" w14:textId="77777777" w:rsidR="00C43CB8" w:rsidRDefault="003F2505" w:rsidP="00437526">
      <w:pPr>
        <w:rPr>
          <w:sz w:val="22"/>
          <w:szCs w:val="22"/>
        </w:rPr>
      </w:pPr>
      <w:r w:rsidRPr="007D011C">
        <w:rPr>
          <w:sz w:val="22"/>
          <w:szCs w:val="22"/>
        </w:rPr>
        <w:t xml:space="preserve">This section will provide contextual background on the </w:t>
      </w:r>
      <w:r w:rsidR="00BC2B36" w:rsidRPr="007D011C">
        <w:rPr>
          <w:sz w:val="22"/>
          <w:szCs w:val="22"/>
        </w:rPr>
        <w:t xml:space="preserve">mission-oriented </w:t>
      </w:r>
      <w:r w:rsidR="00A918D3" w:rsidRPr="007D011C">
        <w:rPr>
          <w:sz w:val="22"/>
          <w:szCs w:val="22"/>
        </w:rPr>
        <w:t xml:space="preserve">nature of Sweden’s </w:t>
      </w:r>
      <w:r w:rsidR="007E7EAA" w:rsidRPr="007D011C">
        <w:rPr>
          <w:sz w:val="22"/>
          <w:szCs w:val="22"/>
        </w:rPr>
        <w:t>journey to multilevel governance</w:t>
      </w:r>
      <w:r w:rsidR="00A918D3" w:rsidRPr="007D011C">
        <w:rPr>
          <w:sz w:val="22"/>
          <w:szCs w:val="22"/>
        </w:rPr>
        <w:t xml:space="preserve">. This </w:t>
      </w:r>
      <w:r w:rsidR="007E7EAA" w:rsidRPr="007D011C">
        <w:rPr>
          <w:sz w:val="22"/>
          <w:szCs w:val="22"/>
        </w:rPr>
        <w:t>includes</w:t>
      </w:r>
      <w:r w:rsidR="00A918D3" w:rsidRPr="007D011C">
        <w:rPr>
          <w:sz w:val="22"/>
          <w:szCs w:val="22"/>
        </w:rPr>
        <w:t xml:space="preserve"> a narrative on</w:t>
      </w:r>
      <w:r w:rsidR="00BC2B36" w:rsidRPr="007D011C">
        <w:rPr>
          <w:sz w:val="22"/>
          <w:szCs w:val="22"/>
        </w:rPr>
        <w:t xml:space="preserve"> </w:t>
      </w:r>
      <w:r w:rsidRPr="007D011C">
        <w:rPr>
          <w:sz w:val="22"/>
          <w:szCs w:val="22"/>
        </w:rPr>
        <w:t xml:space="preserve">political, institutional, fiscal and governance conditions that shaped the evolution of Sweden’s multilevel climate governance and implementation ecosystem. </w:t>
      </w:r>
    </w:p>
    <w:p w14:paraId="47DC4007" w14:textId="77777777" w:rsidR="00DE4D98" w:rsidRPr="007D011C" w:rsidRDefault="00DE4D98" w:rsidP="00437526">
      <w:pPr>
        <w:rPr>
          <w:sz w:val="22"/>
          <w:szCs w:val="22"/>
        </w:rPr>
      </w:pPr>
    </w:p>
    <w:p w14:paraId="1B657ABE" w14:textId="5A776C6F" w:rsidR="00D74144" w:rsidRDefault="007E7EAA" w:rsidP="00437526">
      <w:pPr>
        <w:rPr>
          <w:sz w:val="22"/>
          <w:szCs w:val="22"/>
        </w:rPr>
      </w:pPr>
      <w:r w:rsidRPr="007D011C">
        <w:rPr>
          <w:sz w:val="22"/>
          <w:szCs w:val="22"/>
        </w:rPr>
        <w:t>The</w:t>
      </w:r>
      <w:r w:rsidR="003F2505" w:rsidRPr="007D011C">
        <w:rPr>
          <w:sz w:val="22"/>
          <w:szCs w:val="22"/>
        </w:rPr>
        <w:t xml:space="preserve"> purpose </w:t>
      </w:r>
      <w:r w:rsidRPr="007D011C">
        <w:rPr>
          <w:sz w:val="22"/>
          <w:szCs w:val="22"/>
        </w:rPr>
        <w:t>of this section will be</w:t>
      </w:r>
      <w:r w:rsidR="003F2505" w:rsidRPr="007D011C">
        <w:rPr>
          <w:sz w:val="22"/>
          <w:szCs w:val="22"/>
        </w:rPr>
        <w:t xml:space="preserve"> to help the CHAMP ecosystem better understand why specific multilevel governance, financing and implementation mechanisms emerged in Sweden, how they evolved over time, and which enabling conditions, institutional capacities and coordination cultures helped shape their development</w:t>
      </w:r>
      <w:r w:rsidR="00716143" w:rsidRPr="007D011C">
        <w:rPr>
          <w:sz w:val="22"/>
          <w:szCs w:val="22"/>
        </w:rPr>
        <w:t xml:space="preserve">. </w:t>
      </w:r>
    </w:p>
    <w:p w14:paraId="5F3D36BA" w14:textId="77777777" w:rsidR="00A208C5" w:rsidRPr="007D011C" w:rsidRDefault="00A208C5" w:rsidP="00437526">
      <w:pPr>
        <w:rPr>
          <w:sz w:val="22"/>
          <w:szCs w:val="22"/>
        </w:rPr>
      </w:pPr>
    </w:p>
    <w:p w14:paraId="734D4E3D" w14:textId="702F9055" w:rsidR="003665C6" w:rsidRDefault="00064749" w:rsidP="00F700E3">
      <w:pPr>
        <w:pStyle w:val="ListParagraph"/>
        <w:numPr>
          <w:ilvl w:val="0"/>
          <w:numId w:val="20"/>
        </w:numPr>
        <w:rPr>
          <w:rFonts w:eastAsia="Avenir" w:cs="Avenir"/>
          <w:b/>
          <w:bCs/>
        </w:rPr>
      </w:pPr>
      <w:r w:rsidRPr="007D011C">
        <w:rPr>
          <w:rFonts w:eastAsia="Avenir" w:cs="Avenir"/>
          <w:b/>
          <w:bCs/>
        </w:rPr>
        <w:t xml:space="preserve">Sweden’s </w:t>
      </w:r>
      <w:r w:rsidR="00D74144" w:rsidRPr="007D011C">
        <w:rPr>
          <w:rFonts w:eastAsia="Avenir" w:cs="Avenir"/>
          <w:b/>
          <w:bCs/>
        </w:rPr>
        <w:t>Multilevel Climate Governance Model</w:t>
      </w:r>
      <w:r w:rsidR="003727A5" w:rsidRPr="007D011C">
        <w:rPr>
          <w:rFonts w:eastAsia="Avenir" w:cs="Avenir"/>
          <w:b/>
          <w:bCs/>
        </w:rPr>
        <w:t>: Key Mechanisms, Successes and Challenges</w:t>
      </w:r>
    </w:p>
    <w:p w14:paraId="52193ABC" w14:textId="77777777" w:rsidR="00DE4D98" w:rsidRPr="007D011C" w:rsidRDefault="00DE4D98" w:rsidP="007D011C">
      <w:pPr>
        <w:pStyle w:val="ListParagraph"/>
        <w:rPr>
          <w:rFonts w:eastAsia="Avenir" w:cs="Avenir"/>
          <w:b/>
          <w:bCs/>
        </w:rPr>
      </w:pPr>
    </w:p>
    <w:p w14:paraId="5A0D210A" w14:textId="6D863439" w:rsidR="00D74144" w:rsidRDefault="00D74144" w:rsidP="00D74144">
      <w:pPr>
        <w:rPr>
          <w:rFonts w:eastAsia="Avenir" w:cs="Avenir"/>
          <w:sz w:val="22"/>
          <w:szCs w:val="22"/>
        </w:rPr>
      </w:pPr>
      <w:r w:rsidRPr="007D011C">
        <w:rPr>
          <w:rFonts w:eastAsia="Avenir" w:cs="Avenir"/>
          <w:sz w:val="22"/>
          <w:szCs w:val="22"/>
        </w:rPr>
        <w:t>This section will include</w:t>
      </w:r>
      <w:r w:rsidR="009054D4" w:rsidRPr="007D011C">
        <w:rPr>
          <w:rFonts w:eastAsia="Avenir" w:cs="Avenir"/>
          <w:sz w:val="22"/>
          <w:szCs w:val="22"/>
        </w:rPr>
        <w:t xml:space="preserve"> the evolution of the following </w:t>
      </w:r>
      <w:r w:rsidR="00B87C87" w:rsidRPr="007D011C">
        <w:rPr>
          <w:rFonts w:eastAsia="Avenir" w:cs="Avenir"/>
          <w:sz w:val="22"/>
          <w:szCs w:val="22"/>
        </w:rPr>
        <w:t xml:space="preserve">implementation approaches </w:t>
      </w:r>
      <w:r w:rsidR="00950DF4" w:rsidRPr="007D011C">
        <w:rPr>
          <w:rFonts w:eastAsia="Avenir" w:cs="Avenir"/>
          <w:sz w:val="22"/>
          <w:szCs w:val="22"/>
        </w:rPr>
        <w:t>that could be further developed together with CHAMP partners in different contexts</w:t>
      </w:r>
      <w:r w:rsidR="000C7F67" w:rsidRPr="007D011C">
        <w:rPr>
          <w:rFonts w:eastAsia="Avenir" w:cs="Avenir"/>
          <w:sz w:val="22"/>
          <w:szCs w:val="22"/>
        </w:rPr>
        <w:t xml:space="preserve">: </w:t>
      </w:r>
    </w:p>
    <w:p w14:paraId="7571561E" w14:textId="77777777" w:rsidR="00B26514" w:rsidRPr="007D011C" w:rsidRDefault="00B26514" w:rsidP="00D74144">
      <w:pPr>
        <w:rPr>
          <w:rFonts w:eastAsia="Avenir" w:cs="Avenir"/>
          <w:sz w:val="22"/>
          <w:szCs w:val="22"/>
        </w:rPr>
      </w:pPr>
    </w:p>
    <w:p w14:paraId="004F1701" w14:textId="2DEF441E" w:rsidR="009054D4" w:rsidRDefault="000C7F67" w:rsidP="00D74144">
      <w:pPr>
        <w:rPr>
          <w:rFonts w:eastAsia="Avenir" w:cs="Avenir"/>
          <w:i/>
          <w:iCs/>
          <w:sz w:val="22"/>
          <w:szCs w:val="22"/>
          <w:u w:val="single"/>
        </w:rPr>
      </w:pPr>
      <w:r w:rsidRPr="007D011C">
        <w:rPr>
          <w:rFonts w:eastAsia="Avenir" w:cs="Avenir"/>
          <w:i/>
          <w:iCs/>
          <w:sz w:val="22"/>
          <w:szCs w:val="22"/>
          <w:u w:val="single"/>
        </w:rPr>
        <w:t>[</w:t>
      </w:r>
      <w:r w:rsidR="009054D4" w:rsidRPr="007D011C">
        <w:rPr>
          <w:rFonts w:eastAsia="Avenir" w:cs="Avenir"/>
          <w:i/>
          <w:iCs/>
          <w:sz w:val="22"/>
          <w:szCs w:val="22"/>
          <w:u w:val="single"/>
        </w:rPr>
        <w:t xml:space="preserve">Placeholder: </w:t>
      </w:r>
      <w:r w:rsidR="009054D4" w:rsidRPr="007D011C">
        <w:rPr>
          <w:rFonts w:eastAsia="Avenir" w:cs="Avenir"/>
          <w:i/>
          <w:iCs/>
          <w:color w:val="000000"/>
          <w:sz w:val="22"/>
          <w:szCs w:val="22"/>
          <w:u w:val="single"/>
        </w:rPr>
        <w:t>Sweden’s governance mapping</w:t>
      </w:r>
      <w:r w:rsidR="00660EA4" w:rsidRPr="007D011C">
        <w:rPr>
          <w:rFonts w:eastAsia="Avenir" w:cs="Avenir"/>
          <w:i/>
          <w:iCs/>
          <w:color w:val="000000"/>
          <w:sz w:val="22"/>
          <w:szCs w:val="22"/>
          <w:u w:val="single"/>
        </w:rPr>
        <w:t xml:space="preserve"> diagram</w:t>
      </w:r>
      <w:r w:rsidR="009054D4" w:rsidRPr="007D011C">
        <w:rPr>
          <w:rFonts w:eastAsia="Avenir" w:cs="Avenir"/>
          <w:i/>
          <w:iCs/>
          <w:color w:val="000000"/>
          <w:sz w:val="22"/>
          <w:szCs w:val="22"/>
          <w:u w:val="single"/>
        </w:rPr>
        <w:t>, including institutional interactions, implementation workflows</w:t>
      </w:r>
      <w:r w:rsidR="00660EA4" w:rsidRPr="007D011C">
        <w:rPr>
          <w:rFonts w:eastAsia="Avenir" w:cs="Avenir"/>
          <w:color w:val="000000"/>
          <w:sz w:val="22"/>
          <w:szCs w:val="22"/>
        </w:rPr>
        <w:t xml:space="preserve">, </w:t>
      </w:r>
      <w:r w:rsidR="00660EA4" w:rsidRPr="007D011C">
        <w:rPr>
          <w:rFonts w:eastAsia="Avenir" w:cs="Avenir"/>
          <w:i/>
          <w:iCs/>
          <w:sz w:val="22"/>
          <w:szCs w:val="22"/>
          <w:u w:val="single"/>
        </w:rPr>
        <w:t>intermediary functions and financing relationship</w:t>
      </w:r>
      <w:r w:rsidR="00792A80" w:rsidRPr="007D011C">
        <w:rPr>
          <w:rFonts w:eastAsia="Avenir" w:cs="Avenir"/>
          <w:i/>
          <w:iCs/>
          <w:sz w:val="22"/>
          <w:szCs w:val="22"/>
          <w:u w:val="single"/>
        </w:rPr>
        <w:t>s</w:t>
      </w:r>
      <w:r w:rsidRPr="007D011C">
        <w:rPr>
          <w:rFonts w:eastAsia="Avenir" w:cs="Avenir"/>
          <w:i/>
          <w:iCs/>
          <w:sz w:val="22"/>
          <w:szCs w:val="22"/>
          <w:u w:val="single"/>
        </w:rPr>
        <w:t>]</w:t>
      </w:r>
    </w:p>
    <w:p w14:paraId="46D72AF1" w14:textId="77777777" w:rsidR="00B26514" w:rsidRPr="007D011C" w:rsidRDefault="00B26514" w:rsidP="00D74144">
      <w:pPr>
        <w:rPr>
          <w:rFonts w:eastAsia="Avenir" w:cs="Avenir"/>
          <w:sz w:val="22"/>
          <w:szCs w:val="22"/>
        </w:rPr>
      </w:pPr>
    </w:p>
    <w:p w14:paraId="1D869E91" w14:textId="532632BD"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commentRangeStart w:id="291"/>
      <w:commentRangeStart w:id="292"/>
      <w:r w:rsidRPr="007D011C">
        <w:rPr>
          <w:rFonts w:eastAsia="Avenir" w:cs="Avenir"/>
          <w:color w:val="000000"/>
          <w:sz w:val="22"/>
          <w:szCs w:val="22"/>
        </w:rPr>
        <w:t>Viable Cities</w:t>
      </w:r>
      <w:r w:rsidR="002D20E6" w:rsidRPr="007D011C">
        <w:rPr>
          <w:rFonts w:eastAsia="Avenir" w:cs="Avenir"/>
          <w:color w:val="000000"/>
          <w:sz w:val="22"/>
          <w:szCs w:val="22"/>
        </w:rPr>
        <w:t xml:space="preserve"> as a </w:t>
      </w:r>
      <w:r w:rsidRPr="007D011C">
        <w:rPr>
          <w:rFonts w:eastAsia="Avenir" w:cs="Avenir"/>
          <w:color w:val="000000"/>
          <w:sz w:val="22"/>
          <w:szCs w:val="22"/>
        </w:rPr>
        <w:t>national platform</w:t>
      </w:r>
    </w:p>
    <w:p w14:paraId="4668082A" w14:textId="09711050" w:rsidR="002D20E6" w:rsidRPr="007D011C" w:rsidRDefault="002D20E6" w:rsidP="00F700E3">
      <w:pPr>
        <w:pStyle w:val="NormalWeb"/>
        <w:numPr>
          <w:ilvl w:val="0"/>
          <w:numId w:val="21"/>
        </w:numPr>
        <w:spacing w:before="0" w:beforeAutospacing="0" w:after="0" w:afterAutospacing="0"/>
        <w:textAlignment w:val="baseline"/>
        <w:rPr>
          <w:color w:val="000000"/>
          <w:sz w:val="22"/>
          <w:szCs w:val="22"/>
        </w:rPr>
      </w:pPr>
      <w:r w:rsidRPr="007D011C">
        <w:rPr>
          <w:color w:val="000000"/>
          <w:sz w:val="22"/>
          <w:szCs w:val="22"/>
        </w:rPr>
        <w:t>Climate City Contracts, the document, the process and the coordination function</w:t>
      </w:r>
    </w:p>
    <w:p w14:paraId="507DDA4C" w14:textId="77777777"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Samordningsfunktionen</w:t>
      </w:r>
    </w:p>
    <w:p w14:paraId="072C633D" w14:textId="77777777"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System Demonstrators</w:t>
      </w:r>
    </w:p>
    <w:p w14:paraId="4CE7D587" w14:textId="77777777"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Local Climate Investment Frameworks [EnergyNet use case included]</w:t>
      </w:r>
    </w:p>
    <w:p w14:paraId="74F788FC" w14:textId="1D015BB4"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 xml:space="preserve">Viability Fund </w:t>
      </w:r>
      <w:r w:rsidR="006B4A05" w:rsidRPr="007D011C">
        <w:rPr>
          <w:rFonts w:eastAsia="Avenir" w:cs="Avenir"/>
          <w:color w:val="000000"/>
          <w:sz w:val="22"/>
          <w:szCs w:val="22"/>
        </w:rPr>
        <w:t>for Cities</w:t>
      </w:r>
    </w:p>
    <w:p w14:paraId="574F2FCB" w14:textId="3849065E" w:rsidR="00BD269F" w:rsidRPr="007D011C" w:rsidRDefault="006B4A05"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 xml:space="preserve">Aggregated </w:t>
      </w:r>
      <w:r w:rsidR="00BD269F" w:rsidRPr="007D011C">
        <w:rPr>
          <w:rFonts w:eastAsia="Avenir" w:cs="Avenir"/>
          <w:color w:val="000000"/>
          <w:sz w:val="22"/>
          <w:szCs w:val="22"/>
        </w:rPr>
        <w:t>Procurement and market-shaping approaches</w:t>
      </w:r>
    </w:p>
    <w:p w14:paraId="30101370" w14:textId="77777777" w:rsidR="00DE2C00" w:rsidRPr="007D011C" w:rsidRDefault="00CB6884" w:rsidP="00F700E3">
      <w:pPr>
        <w:pStyle w:val="ListParagraph"/>
        <w:numPr>
          <w:ilvl w:val="0"/>
          <w:numId w:val="21"/>
        </w:numPr>
        <w:pBdr>
          <w:top w:val="nil"/>
          <w:left w:val="nil"/>
          <w:bottom w:val="nil"/>
          <w:right w:val="nil"/>
          <w:between w:val="nil"/>
        </w:pBdr>
        <w:rPr>
          <w:rFonts w:eastAsia="Avenir" w:cs="Avenir"/>
          <w:color w:val="000000"/>
          <w:sz w:val="22"/>
          <w:szCs w:val="22"/>
        </w:rPr>
      </w:pPr>
      <w:sdt>
        <w:sdtPr>
          <w:rPr>
            <w:sz w:val="22"/>
            <w:szCs w:val="22"/>
          </w:rPr>
          <w:tag w:val="goog_rdk_50"/>
          <w:id w:val="747301914"/>
        </w:sdtPr>
        <w:sdtEndPr/>
        <w:sdtContent/>
      </w:sdt>
      <w:sdt>
        <w:sdtPr>
          <w:rPr>
            <w:sz w:val="22"/>
            <w:szCs w:val="22"/>
          </w:rPr>
          <w:tag w:val="goog_rdk_51"/>
          <w:id w:val="115737303"/>
        </w:sdtPr>
        <w:sdtEndPr/>
        <w:sdtContent/>
      </w:sdt>
      <w:sdt>
        <w:sdtPr>
          <w:rPr>
            <w:sz w:val="22"/>
            <w:szCs w:val="22"/>
          </w:rPr>
          <w:tag w:val="goog_rdk_52"/>
          <w:id w:val="1123502444"/>
        </w:sdtPr>
        <w:sdtEndPr/>
        <w:sdtContent/>
      </w:sdt>
      <w:sdt>
        <w:sdtPr>
          <w:rPr>
            <w:sz w:val="22"/>
            <w:szCs w:val="22"/>
          </w:rPr>
          <w:tag w:val="goog_rdk_53"/>
          <w:id w:val="-82610428"/>
        </w:sdtPr>
        <w:sdtEndPr/>
        <w:sdtContent/>
      </w:sdt>
      <w:r w:rsidR="00BD269F" w:rsidRPr="007D011C">
        <w:rPr>
          <w:rFonts w:eastAsia="Avenir" w:cs="Avenir"/>
          <w:color w:val="000000"/>
          <w:sz w:val="22"/>
          <w:szCs w:val="22"/>
        </w:rPr>
        <w:t>CapaCITIES</w:t>
      </w:r>
    </w:p>
    <w:p w14:paraId="19A45D82" w14:textId="332BBD75" w:rsidR="00BD269F" w:rsidRPr="007D011C" w:rsidRDefault="00BD269F"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Cities2030</w:t>
      </w:r>
      <w:commentRangeEnd w:id="291"/>
      <w:r w:rsidR="00866402" w:rsidRPr="007D011C">
        <w:rPr>
          <w:rStyle w:val="CommentReference"/>
          <w:rFonts w:eastAsia="Avenir" w:cs="Avenir"/>
          <w:color w:val="000000"/>
          <w:sz w:val="22"/>
          <w:szCs w:val="22"/>
        </w:rPr>
        <w:commentReference w:id="291"/>
      </w:r>
      <w:commentRangeEnd w:id="292"/>
      <w:r w:rsidRPr="007D011C">
        <w:rPr>
          <w:rStyle w:val="CommentReference"/>
          <w:rFonts w:eastAsia="Avenir" w:cs="Avenir"/>
          <w:color w:val="000000"/>
          <w:sz w:val="22"/>
          <w:szCs w:val="22"/>
        </w:rPr>
        <w:commentReference w:id="292"/>
      </w:r>
    </w:p>
    <w:p w14:paraId="06A91BB3" w14:textId="77777777" w:rsidR="00064749" w:rsidRPr="007D011C" w:rsidRDefault="00064749" w:rsidP="00437526">
      <w:pPr>
        <w:pBdr>
          <w:top w:val="nil"/>
          <w:left w:val="nil"/>
          <w:bottom w:val="nil"/>
          <w:right w:val="nil"/>
          <w:between w:val="nil"/>
        </w:pBdr>
        <w:ind w:left="360"/>
        <w:rPr>
          <w:rFonts w:eastAsia="Avenir" w:cs="Avenir"/>
          <w:color w:val="000000"/>
          <w:sz w:val="22"/>
          <w:szCs w:val="22"/>
        </w:rPr>
      </w:pPr>
    </w:p>
    <w:p w14:paraId="22CF2414" w14:textId="1E47E2AB" w:rsidR="000C7F67" w:rsidRPr="007D011C" w:rsidRDefault="003727A5" w:rsidP="000C7F67">
      <w:pPr>
        <w:rPr>
          <w:rFonts w:eastAsia="Avenir" w:cs="Avenir"/>
          <w:sz w:val="22"/>
          <w:szCs w:val="22"/>
        </w:rPr>
      </w:pPr>
      <w:r w:rsidRPr="007D011C">
        <w:rPr>
          <w:rFonts w:eastAsia="Avenir" w:cs="Avenir"/>
          <w:b/>
          <w:bCs/>
          <w:sz w:val="22"/>
          <w:szCs w:val="22"/>
        </w:rPr>
        <w:t>Building on these</w:t>
      </w:r>
      <w:r w:rsidR="00FB2B03" w:rsidRPr="007D011C">
        <w:rPr>
          <w:rFonts w:eastAsia="Avenir" w:cs="Avenir"/>
          <w:b/>
          <w:bCs/>
          <w:sz w:val="22"/>
          <w:szCs w:val="22"/>
        </w:rPr>
        <w:t xml:space="preserve">, </w:t>
      </w:r>
      <w:r w:rsidRPr="007D011C">
        <w:rPr>
          <w:rFonts w:eastAsia="Avenir" w:cs="Avenir"/>
          <w:b/>
          <w:bCs/>
          <w:sz w:val="22"/>
          <w:szCs w:val="22"/>
        </w:rPr>
        <w:t xml:space="preserve">this section </w:t>
      </w:r>
      <w:r w:rsidR="006A2A6A" w:rsidRPr="007D011C">
        <w:rPr>
          <w:rFonts w:eastAsia="Avenir" w:cs="Avenir"/>
          <w:b/>
          <w:bCs/>
          <w:sz w:val="22"/>
          <w:szCs w:val="22"/>
        </w:rPr>
        <w:t>will also include the orchestration logic of the Swedish model</w:t>
      </w:r>
      <w:r w:rsidR="00DE2C00" w:rsidRPr="007D011C">
        <w:rPr>
          <w:rFonts w:eastAsia="Avenir" w:cs="Avenir"/>
          <w:sz w:val="22"/>
          <w:szCs w:val="22"/>
        </w:rPr>
        <w:t xml:space="preserve">: </w:t>
      </w:r>
    </w:p>
    <w:p w14:paraId="77BF74D1" w14:textId="7B755FC9" w:rsidR="003665C6" w:rsidRPr="007D011C" w:rsidRDefault="003665C6"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 xml:space="preserve">How different </w:t>
      </w:r>
      <w:r w:rsidR="001B7C7F" w:rsidRPr="007D011C">
        <w:rPr>
          <w:rFonts w:eastAsia="Avenir" w:cs="Avenir"/>
          <w:color w:val="000000"/>
          <w:sz w:val="22"/>
          <w:szCs w:val="22"/>
        </w:rPr>
        <w:t>implementation approaches</w:t>
      </w:r>
      <w:r w:rsidRPr="007D011C">
        <w:rPr>
          <w:rFonts w:eastAsia="Avenir" w:cs="Avenir"/>
          <w:color w:val="000000"/>
          <w:sz w:val="22"/>
          <w:szCs w:val="22"/>
        </w:rPr>
        <w:t xml:space="preserve"> interact operationally</w:t>
      </w:r>
    </w:p>
    <w:p w14:paraId="06F15D1B" w14:textId="77777777" w:rsidR="003665C6" w:rsidRPr="007D011C" w:rsidRDefault="003665C6"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How governance and financing mechanisms evolve</w:t>
      </w:r>
    </w:p>
    <w:p w14:paraId="132B2E68" w14:textId="77777777" w:rsidR="00F952B1" w:rsidRPr="007D011C" w:rsidRDefault="003665C6"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 xml:space="preserve">Where institutional coordination and implementation feedback loops </w:t>
      </w:r>
      <w:r w:rsidR="00F952B1" w:rsidRPr="007D011C">
        <w:rPr>
          <w:rFonts w:eastAsia="Avenir" w:cs="Avenir"/>
          <w:color w:val="000000"/>
          <w:sz w:val="22"/>
          <w:szCs w:val="22"/>
        </w:rPr>
        <w:t xml:space="preserve">emerge </w:t>
      </w:r>
    </w:p>
    <w:p w14:paraId="748D8CED" w14:textId="74ADF79E" w:rsidR="003665C6" w:rsidRPr="007D011C" w:rsidRDefault="00F952B1"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Where institutional frictions, challenges and trade-offs emerge</w:t>
      </w:r>
    </w:p>
    <w:p w14:paraId="7564622C" w14:textId="76BC3F45" w:rsidR="003665C6" w:rsidRPr="007D011C" w:rsidRDefault="003665C6" w:rsidP="00F700E3">
      <w:pPr>
        <w:pStyle w:val="ListParagraph"/>
        <w:numPr>
          <w:ilvl w:val="0"/>
          <w:numId w:val="21"/>
        </w:numPr>
        <w:pBdr>
          <w:top w:val="nil"/>
          <w:left w:val="nil"/>
          <w:bottom w:val="nil"/>
          <w:right w:val="nil"/>
          <w:between w:val="nil"/>
        </w:pBdr>
        <w:rPr>
          <w:rFonts w:eastAsia="Avenir" w:cs="Avenir"/>
          <w:color w:val="000000"/>
          <w:sz w:val="22"/>
          <w:szCs w:val="22"/>
        </w:rPr>
      </w:pPr>
      <w:r w:rsidRPr="007D011C">
        <w:rPr>
          <w:rFonts w:eastAsia="Avenir" w:cs="Avenir"/>
          <w:color w:val="000000"/>
          <w:sz w:val="22"/>
          <w:szCs w:val="22"/>
        </w:rPr>
        <w:t xml:space="preserve">What enabling conditions support </w:t>
      </w:r>
      <w:r w:rsidR="00241940" w:rsidRPr="007D011C">
        <w:rPr>
          <w:rFonts w:eastAsia="Avenir" w:cs="Avenir"/>
          <w:color w:val="000000"/>
          <w:sz w:val="22"/>
          <w:szCs w:val="22"/>
        </w:rPr>
        <w:t>the transferability of these pathways</w:t>
      </w:r>
      <w:r w:rsidRPr="007D011C">
        <w:rPr>
          <w:rFonts w:eastAsia="Avenir" w:cs="Avenir"/>
          <w:color w:val="000000"/>
          <w:sz w:val="22"/>
          <w:szCs w:val="22"/>
        </w:rPr>
        <w:t xml:space="preserve"> and </w:t>
      </w:r>
      <w:r w:rsidR="00241940" w:rsidRPr="007D011C">
        <w:rPr>
          <w:rFonts w:eastAsia="Avenir" w:cs="Avenir"/>
          <w:color w:val="000000"/>
          <w:sz w:val="22"/>
          <w:szCs w:val="22"/>
        </w:rPr>
        <w:t xml:space="preserve">support systemic transformation in </w:t>
      </w:r>
      <w:r w:rsidR="000370C9" w:rsidRPr="007D011C">
        <w:rPr>
          <w:rFonts w:eastAsia="Avenir" w:cs="Avenir"/>
          <w:color w:val="000000"/>
          <w:sz w:val="22"/>
          <w:szCs w:val="22"/>
        </w:rPr>
        <w:t>contexts with limited institutional capacities</w:t>
      </w:r>
    </w:p>
    <w:p w14:paraId="4CB0F586" w14:textId="77777777" w:rsidR="00A267D5" w:rsidRDefault="00A267D5" w:rsidP="007D011C">
      <w:pPr>
        <w:keepNext/>
        <w:keepLines/>
        <w:outlineLvl w:val="0"/>
        <w:rPr>
          <w:rFonts w:eastAsia="Avenir" w:cs="Avenir"/>
          <w:b/>
          <w:bCs/>
          <w:color w:val="3C4799"/>
          <w:sz w:val="22"/>
          <w:szCs w:val="22"/>
        </w:rPr>
      </w:pPr>
    </w:p>
    <w:p w14:paraId="1C8C09D4" w14:textId="46876E2C" w:rsidR="0057314B" w:rsidRPr="007D011C" w:rsidRDefault="003665C6" w:rsidP="007D011C">
      <w:pPr>
        <w:keepNext/>
        <w:keepLines/>
        <w:outlineLvl w:val="0"/>
        <w:rPr>
          <w:rFonts w:eastAsia="Avenir" w:cs="Avenir"/>
          <w:b/>
          <w:bCs/>
          <w:i/>
          <w:iCs/>
          <w:color w:val="3C4799"/>
          <w:sz w:val="36"/>
          <w:szCs w:val="36"/>
        </w:rPr>
      </w:pPr>
      <w:r w:rsidRPr="00A267D5">
        <w:rPr>
          <w:rFonts w:eastAsia="Avenir" w:cs="Avenir"/>
          <w:sz w:val="22"/>
          <w:szCs w:val="22"/>
        </w:rPr>
        <w:br w:type="page"/>
      </w:r>
      <w:r w:rsidRPr="007D011C">
        <w:rPr>
          <w:rFonts w:eastAsia="Avenir" w:cs="Avenir"/>
          <w:b/>
          <w:bCs/>
          <w:color w:val="3C4799"/>
          <w:sz w:val="36"/>
          <w:szCs w:val="36"/>
        </w:rPr>
        <w:lastRenderedPageBreak/>
        <w:t xml:space="preserve">6. </w:t>
      </w:r>
      <w:r w:rsidRPr="007D011C">
        <w:rPr>
          <w:rFonts w:eastAsia="Avenir" w:cs="Avenir"/>
          <w:b/>
          <w:bCs/>
          <w:color w:val="3C4799"/>
          <w:sz w:val="36"/>
          <w:szCs w:val="36"/>
          <w:u w:val="single"/>
        </w:rPr>
        <w:t>Proposed</w:t>
      </w:r>
      <w:r w:rsidRPr="007D011C">
        <w:rPr>
          <w:rFonts w:eastAsia="Avenir" w:cs="Avenir"/>
          <w:b/>
          <w:bCs/>
          <w:color w:val="3C4799"/>
          <w:sz w:val="36"/>
          <w:szCs w:val="36"/>
        </w:rPr>
        <w:t xml:space="preserve"> Roles and Responsibilities for Longer-Term Sustainability of the Toolkit </w:t>
      </w:r>
      <w:r w:rsidRPr="007D011C">
        <w:rPr>
          <w:rFonts w:eastAsia="Avenir" w:cs="Avenir"/>
          <w:b/>
          <w:bCs/>
          <w:i/>
          <w:iCs/>
          <w:color w:val="3C4799"/>
          <w:sz w:val="36"/>
          <w:szCs w:val="36"/>
        </w:rPr>
        <w:t>(</w:t>
      </w:r>
      <w:r w:rsidR="00457725" w:rsidRPr="007D011C">
        <w:rPr>
          <w:rFonts w:eastAsia="Avenir" w:cs="Avenir"/>
          <w:b/>
          <w:bCs/>
          <w:i/>
          <w:iCs/>
          <w:color w:val="3C4799"/>
          <w:sz w:val="36"/>
          <w:szCs w:val="36"/>
        </w:rPr>
        <w:t>TBD</w:t>
      </w:r>
      <w:r w:rsidRPr="007D011C">
        <w:rPr>
          <w:rFonts w:eastAsia="Avenir" w:cs="Avenir"/>
          <w:b/>
          <w:bCs/>
          <w:i/>
          <w:iCs/>
          <w:color w:val="3C4799"/>
          <w:sz w:val="36"/>
          <w:szCs w:val="36"/>
        </w:rPr>
        <w:t xml:space="preserve"> with partners)</w:t>
      </w:r>
    </w:p>
    <w:p w14:paraId="06C4459C" w14:textId="33D6E424" w:rsidR="00993069" w:rsidRPr="004E05FE" w:rsidRDefault="003665C6" w:rsidP="0057314B">
      <w:r w:rsidRPr="007D011C">
        <w:rPr>
          <w:rFonts w:eastAsia="Avenir"/>
        </w:rPr>
        <w:br/>
      </w:r>
      <w:r w:rsidR="007E3CB4" w:rsidRPr="007D011C">
        <w:rPr>
          <w:sz w:val="22"/>
          <w:szCs w:val="22"/>
        </w:rPr>
        <w:t>The Toolkit’s long-term governance arrangements will need to be agreed jointly with CHAMP partners. At this stage, we propose two governance scenarios to support discussion</w:t>
      </w:r>
      <w:r w:rsidR="00E970C6">
        <w:rPr>
          <w:sz w:val="22"/>
          <w:szCs w:val="22"/>
        </w:rPr>
        <w:t xml:space="preserve"> with CHAMP partners</w:t>
      </w:r>
      <w:r w:rsidR="007E3CB4" w:rsidRPr="007D011C">
        <w:rPr>
          <w:sz w:val="22"/>
          <w:szCs w:val="22"/>
        </w:rPr>
        <w:t xml:space="preserve">. Both maintain the same implementation-oriented architecture while differing in institutional ownership and </w:t>
      </w:r>
      <w:r w:rsidR="00C83617" w:rsidRPr="007D011C">
        <w:rPr>
          <w:sz w:val="22"/>
          <w:szCs w:val="22"/>
        </w:rPr>
        <w:t>governance</w:t>
      </w:r>
      <w:r w:rsidR="007E3CB4" w:rsidRPr="007D011C">
        <w:rPr>
          <w:sz w:val="22"/>
          <w:szCs w:val="22"/>
        </w:rPr>
        <w:t xml:space="preserve"> responsibilities</w:t>
      </w:r>
      <w:r w:rsidR="007E3CB4" w:rsidRPr="007D011C">
        <w:t>.</w:t>
      </w:r>
    </w:p>
    <w:p w14:paraId="1B96C4F9" w14:textId="77777777" w:rsidR="007E0AD5" w:rsidRPr="004E05FE" w:rsidRDefault="007E0AD5" w:rsidP="0057314B"/>
    <w:p w14:paraId="60ACCA3D" w14:textId="40D16967" w:rsidR="007E0AD5" w:rsidRPr="007D011C" w:rsidRDefault="007E0AD5" w:rsidP="007D011C">
      <w:pPr>
        <w:pStyle w:val="Heading2"/>
      </w:pPr>
      <w:r w:rsidRPr="007D011C">
        <w:t>Governance Scenarios</w:t>
      </w:r>
    </w:p>
    <w:p w14:paraId="302C8327" w14:textId="77777777" w:rsidR="008C7568" w:rsidRPr="007D011C" w:rsidRDefault="008C7568" w:rsidP="0057314B"/>
    <w:p w14:paraId="7D26A2E2" w14:textId="070D95C9" w:rsidR="003665C6" w:rsidRPr="007D011C" w:rsidRDefault="00993069" w:rsidP="007E0AD5">
      <w:pPr>
        <w:pStyle w:val="Heading3"/>
      </w:pPr>
      <w:r w:rsidRPr="007D011C">
        <w:t xml:space="preserve">Scenario 1: </w:t>
      </w:r>
      <w:r w:rsidR="007E3CB4" w:rsidRPr="007D011C">
        <w:t>CCFLA- and Viable Cities-led Toolkit</w:t>
      </w:r>
    </w:p>
    <w:p w14:paraId="1A33E6F2" w14:textId="77777777" w:rsidR="007E0AD5" w:rsidRPr="007D011C" w:rsidRDefault="007E0AD5" w:rsidP="007E0AD5"/>
    <w:p w14:paraId="1D26CC13" w14:textId="2E03BFD0" w:rsidR="007E3CB4" w:rsidRPr="007D011C" w:rsidRDefault="001F0A1F" w:rsidP="0057314B">
      <w:pPr>
        <w:rPr>
          <w:sz w:val="22"/>
          <w:szCs w:val="22"/>
        </w:rPr>
      </w:pPr>
      <w:r w:rsidRPr="007D011C">
        <w:rPr>
          <w:b/>
          <w:bCs/>
          <w:sz w:val="22"/>
          <w:szCs w:val="22"/>
        </w:rPr>
        <w:t>Overview:</w:t>
      </w:r>
      <w:r w:rsidRPr="007D011C">
        <w:rPr>
          <w:sz w:val="22"/>
          <w:szCs w:val="22"/>
        </w:rPr>
        <w:t xml:space="preserve"> CCFLA and Viable Cities jointly own, govern and maintain the Toolkit, while working closely with the CHAMP Secretariat and partner organizations.</w:t>
      </w:r>
    </w:p>
    <w:p w14:paraId="560533EF" w14:textId="77777777" w:rsidR="008C7568" w:rsidRPr="007D011C" w:rsidRDefault="008C7568" w:rsidP="0057314B">
      <w:pPr>
        <w:rPr>
          <w:sz w:val="22"/>
          <w:szCs w:val="22"/>
        </w:rPr>
      </w:pPr>
    </w:p>
    <w:p w14:paraId="09AAB9A7" w14:textId="4CC4EBD1" w:rsidR="001F0A1F" w:rsidRPr="007D011C" w:rsidRDefault="004B35DA" w:rsidP="0057314B">
      <w:pPr>
        <w:rPr>
          <w:b/>
          <w:bCs/>
          <w:sz w:val="22"/>
          <w:szCs w:val="22"/>
        </w:rPr>
      </w:pPr>
      <w:r w:rsidRPr="007D011C">
        <w:rPr>
          <w:b/>
          <w:bCs/>
          <w:sz w:val="22"/>
          <w:szCs w:val="22"/>
        </w:rPr>
        <w:t>Potential roles</w:t>
      </w:r>
    </w:p>
    <w:p w14:paraId="1A34F218" w14:textId="77777777" w:rsidR="008C7568" w:rsidRPr="007D011C" w:rsidRDefault="008C7568" w:rsidP="0057314B">
      <w:pPr>
        <w:rPr>
          <w:b/>
          <w:bCs/>
        </w:rPr>
      </w:pPr>
    </w:p>
    <w:tbl>
      <w:tblPr>
        <w:tblStyle w:val="TableGrid"/>
        <w:tblW w:w="0" w:type="auto"/>
        <w:tblLook w:val="04A0" w:firstRow="1" w:lastRow="0" w:firstColumn="1" w:lastColumn="0" w:noHBand="0" w:noVBand="1"/>
      </w:tblPr>
      <w:tblGrid>
        <w:gridCol w:w="3681"/>
        <w:gridCol w:w="2268"/>
        <w:gridCol w:w="3401"/>
      </w:tblGrid>
      <w:tr w:rsidR="004B35DA" w:rsidRPr="004E05FE" w14:paraId="393AC80B" w14:textId="77777777" w:rsidTr="007D011C">
        <w:trPr>
          <w:trHeight w:val="360"/>
        </w:trPr>
        <w:tc>
          <w:tcPr>
            <w:tcW w:w="3681" w:type="dxa"/>
            <w:shd w:val="clear" w:color="auto" w:fill="3C4799"/>
            <w:hideMark/>
          </w:tcPr>
          <w:p w14:paraId="1898B91E" w14:textId="77777777" w:rsidR="004B35DA" w:rsidRPr="007D011C" w:rsidRDefault="004B35DA" w:rsidP="007D011C">
            <w:pPr>
              <w:rPr>
                <w:b/>
                <w:bCs/>
                <w:color w:val="FFFFFF" w:themeColor="background1"/>
                <w:sz w:val="21"/>
                <w:szCs w:val="21"/>
              </w:rPr>
            </w:pPr>
            <w:r w:rsidRPr="007D011C">
              <w:rPr>
                <w:b/>
                <w:bCs/>
                <w:color w:val="FFFFFF" w:themeColor="background1"/>
                <w:sz w:val="21"/>
                <w:szCs w:val="21"/>
              </w:rPr>
              <w:t>Function</w:t>
            </w:r>
          </w:p>
        </w:tc>
        <w:tc>
          <w:tcPr>
            <w:tcW w:w="2268" w:type="dxa"/>
            <w:shd w:val="clear" w:color="auto" w:fill="3C4799"/>
            <w:hideMark/>
          </w:tcPr>
          <w:p w14:paraId="36027F81" w14:textId="77777777" w:rsidR="004B35DA" w:rsidRPr="007D011C" w:rsidRDefault="004B35DA" w:rsidP="007D011C">
            <w:pPr>
              <w:rPr>
                <w:b/>
                <w:bCs/>
                <w:color w:val="FFFFFF" w:themeColor="background1"/>
                <w:sz w:val="21"/>
                <w:szCs w:val="21"/>
              </w:rPr>
            </w:pPr>
            <w:r w:rsidRPr="007D011C">
              <w:rPr>
                <w:b/>
                <w:bCs/>
                <w:color w:val="FFFFFF" w:themeColor="background1"/>
                <w:sz w:val="21"/>
                <w:szCs w:val="21"/>
              </w:rPr>
              <w:t>Lead</w:t>
            </w:r>
          </w:p>
        </w:tc>
        <w:tc>
          <w:tcPr>
            <w:tcW w:w="3401" w:type="dxa"/>
            <w:shd w:val="clear" w:color="auto" w:fill="3C4799"/>
            <w:hideMark/>
          </w:tcPr>
          <w:p w14:paraId="18E235E8" w14:textId="77777777" w:rsidR="004B35DA" w:rsidRPr="007D011C" w:rsidRDefault="004B35DA" w:rsidP="007D011C">
            <w:pPr>
              <w:rPr>
                <w:b/>
                <w:bCs/>
                <w:color w:val="FFFFFF" w:themeColor="background1"/>
                <w:sz w:val="21"/>
                <w:szCs w:val="21"/>
              </w:rPr>
            </w:pPr>
            <w:r w:rsidRPr="007D011C">
              <w:rPr>
                <w:b/>
                <w:bCs/>
                <w:color w:val="FFFFFF" w:themeColor="background1"/>
                <w:sz w:val="21"/>
                <w:szCs w:val="21"/>
              </w:rPr>
              <w:t>Supporting stakeholders</w:t>
            </w:r>
          </w:p>
        </w:tc>
      </w:tr>
      <w:tr w:rsidR="004B35DA" w:rsidRPr="004E05FE" w14:paraId="6B06D25A" w14:textId="77777777" w:rsidTr="007D011C">
        <w:tc>
          <w:tcPr>
            <w:tcW w:w="3681" w:type="dxa"/>
            <w:hideMark/>
          </w:tcPr>
          <w:p w14:paraId="1F1921C5" w14:textId="678EC92B" w:rsidR="004B35DA" w:rsidRPr="007D011C" w:rsidRDefault="004B35DA" w:rsidP="003E3192">
            <w:pPr>
              <w:rPr>
                <w:sz w:val="21"/>
                <w:szCs w:val="21"/>
              </w:rPr>
            </w:pPr>
            <w:r w:rsidRPr="007D011C">
              <w:rPr>
                <w:sz w:val="21"/>
                <w:szCs w:val="21"/>
              </w:rPr>
              <w:t>Governance</w:t>
            </w:r>
            <w:r w:rsidR="0036178E">
              <w:rPr>
                <w:sz w:val="21"/>
                <w:szCs w:val="21"/>
              </w:rPr>
              <w:t xml:space="preserve"> </w:t>
            </w:r>
            <w:r w:rsidR="007A0AEA">
              <w:rPr>
                <w:sz w:val="21"/>
                <w:szCs w:val="21"/>
              </w:rPr>
              <w:t xml:space="preserve">and </w:t>
            </w:r>
            <w:r w:rsidRPr="007D011C">
              <w:rPr>
                <w:sz w:val="21"/>
                <w:szCs w:val="21"/>
              </w:rPr>
              <w:t>ownership</w:t>
            </w:r>
          </w:p>
        </w:tc>
        <w:tc>
          <w:tcPr>
            <w:tcW w:w="2268" w:type="dxa"/>
            <w:hideMark/>
          </w:tcPr>
          <w:p w14:paraId="223138E4" w14:textId="77777777" w:rsidR="004B35DA" w:rsidRPr="007D011C" w:rsidRDefault="004B35DA" w:rsidP="003E3192">
            <w:pPr>
              <w:rPr>
                <w:sz w:val="21"/>
                <w:szCs w:val="21"/>
              </w:rPr>
            </w:pPr>
            <w:r w:rsidRPr="007D011C">
              <w:rPr>
                <w:sz w:val="21"/>
                <w:szCs w:val="21"/>
              </w:rPr>
              <w:t>CCFLA, Viable Cities</w:t>
            </w:r>
          </w:p>
        </w:tc>
        <w:tc>
          <w:tcPr>
            <w:tcW w:w="3401" w:type="dxa"/>
            <w:hideMark/>
          </w:tcPr>
          <w:p w14:paraId="556050C1" w14:textId="77777777" w:rsidR="004B35DA" w:rsidRPr="007D011C" w:rsidRDefault="004B35DA" w:rsidP="003E3192">
            <w:pPr>
              <w:rPr>
                <w:sz w:val="21"/>
                <w:szCs w:val="21"/>
              </w:rPr>
            </w:pPr>
            <w:r w:rsidRPr="007D011C">
              <w:rPr>
                <w:sz w:val="21"/>
                <w:szCs w:val="21"/>
              </w:rPr>
              <w:t>CHAMP Secretariat</w:t>
            </w:r>
          </w:p>
        </w:tc>
      </w:tr>
      <w:tr w:rsidR="004B35DA" w:rsidRPr="004E05FE" w14:paraId="1B58A510" w14:textId="77777777" w:rsidTr="007D011C">
        <w:tc>
          <w:tcPr>
            <w:tcW w:w="3681" w:type="dxa"/>
            <w:hideMark/>
          </w:tcPr>
          <w:p w14:paraId="7FC0C984" w14:textId="77777777" w:rsidR="004B35DA" w:rsidRPr="007D011C" w:rsidRDefault="004B35DA" w:rsidP="003E3192">
            <w:pPr>
              <w:rPr>
                <w:sz w:val="21"/>
                <w:szCs w:val="21"/>
              </w:rPr>
            </w:pPr>
            <w:r w:rsidRPr="007D011C">
              <w:rPr>
                <w:sz w:val="21"/>
                <w:szCs w:val="21"/>
              </w:rPr>
              <w:t>Content development</w:t>
            </w:r>
          </w:p>
        </w:tc>
        <w:tc>
          <w:tcPr>
            <w:tcW w:w="2268" w:type="dxa"/>
            <w:hideMark/>
          </w:tcPr>
          <w:p w14:paraId="21FFD2B4" w14:textId="77777777" w:rsidR="004B35DA" w:rsidRPr="007D011C" w:rsidRDefault="004B35DA" w:rsidP="003E3192">
            <w:pPr>
              <w:rPr>
                <w:sz w:val="21"/>
                <w:szCs w:val="21"/>
              </w:rPr>
            </w:pPr>
            <w:r w:rsidRPr="007D011C">
              <w:rPr>
                <w:sz w:val="21"/>
                <w:szCs w:val="21"/>
              </w:rPr>
              <w:t>CCFLA, Viable Cities</w:t>
            </w:r>
          </w:p>
        </w:tc>
        <w:tc>
          <w:tcPr>
            <w:tcW w:w="3401" w:type="dxa"/>
            <w:hideMark/>
          </w:tcPr>
          <w:p w14:paraId="6E42FFB5" w14:textId="77777777" w:rsidR="004B35DA" w:rsidRPr="007D011C" w:rsidRDefault="004B35DA" w:rsidP="003E3192">
            <w:pPr>
              <w:rPr>
                <w:sz w:val="21"/>
                <w:szCs w:val="21"/>
              </w:rPr>
            </w:pPr>
            <w:r w:rsidRPr="007D011C">
              <w:rPr>
                <w:sz w:val="21"/>
                <w:szCs w:val="21"/>
              </w:rPr>
              <w:t>CHAMP partners</w:t>
            </w:r>
          </w:p>
        </w:tc>
      </w:tr>
      <w:tr w:rsidR="004B35DA" w:rsidRPr="004E05FE" w14:paraId="26AC5F7D" w14:textId="77777777" w:rsidTr="007D011C">
        <w:tc>
          <w:tcPr>
            <w:tcW w:w="3681" w:type="dxa"/>
            <w:hideMark/>
          </w:tcPr>
          <w:p w14:paraId="32C11647" w14:textId="77777777" w:rsidR="004B35DA" w:rsidRPr="007D011C" w:rsidRDefault="004B35DA" w:rsidP="003E3192">
            <w:pPr>
              <w:rPr>
                <w:sz w:val="21"/>
                <w:szCs w:val="21"/>
              </w:rPr>
            </w:pPr>
            <w:r w:rsidRPr="007D011C">
              <w:rPr>
                <w:sz w:val="21"/>
                <w:szCs w:val="21"/>
              </w:rPr>
              <w:t>Hosting and maintenance</w:t>
            </w:r>
          </w:p>
        </w:tc>
        <w:tc>
          <w:tcPr>
            <w:tcW w:w="2268" w:type="dxa"/>
            <w:hideMark/>
          </w:tcPr>
          <w:p w14:paraId="348075DD" w14:textId="77777777" w:rsidR="004B35DA" w:rsidRPr="007D011C" w:rsidRDefault="004B35DA" w:rsidP="003E3192">
            <w:pPr>
              <w:rPr>
                <w:sz w:val="21"/>
                <w:szCs w:val="21"/>
              </w:rPr>
            </w:pPr>
            <w:r w:rsidRPr="007D011C">
              <w:rPr>
                <w:sz w:val="21"/>
                <w:szCs w:val="21"/>
              </w:rPr>
              <w:t>CCFLA, Viable Cities</w:t>
            </w:r>
          </w:p>
        </w:tc>
        <w:tc>
          <w:tcPr>
            <w:tcW w:w="3401" w:type="dxa"/>
            <w:hideMark/>
          </w:tcPr>
          <w:p w14:paraId="3F36717B" w14:textId="77777777" w:rsidR="004B35DA" w:rsidRPr="007D011C" w:rsidRDefault="004B35DA" w:rsidP="003E3192">
            <w:pPr>
              <w:rPr>
                <w:sz w:val="21"/>
                <w:szCs w:val="21"/>
              </w:rPr>
            </w:pPr>
            <w:r w:rsidRPr="007D011C">
              <w:rPr>
                <w:sz w:val="21"/>
                <w:szCs w:val="21"/>
              </w:rPr>
              <w:t>CHAMP Secretariat</w:t>
            </w:r>
          </w:p>
        </w:tc>
      </w:tr>
      <w:tr w:rsidR="004B35DA" w:rsidRPr="004E05FE" w14:paraId="7EBEEF2B" w14:textId="77777777" w:rsidTr="007D011C">
        <w:tc>
          <w:tcPr>
            <w:tcW w:w="3681" w:type="dxa"/>
            <w:hideMark/>
          </w:tcPr>
          <w:p w14:paraId="3DD81627" w14:textId="77777777" w:rsidR="004B35DA" w:rsidRPr="007D011C" w:rsidRDefault="004B35DA" w:rsidP="003E3192">
            <w:pPr>
              <w:rPr>
                <w:sz w:val="21"/>
                <w:szCs w:val="21"/>
              </w:rPr>
            </w:pPr>
            <w:r w:rsidRPr="007D011C">
              <w:rPr>
                <w:sz w:val="21"/>
                <w:szCs w:val="21"/>
              </w:rPr>
              <w:t>Content management and updates</w:t>
            </w:r>
          </w:p>
        </w:tc>
        <w:tc>
          <w:tcPr>
            <w:tcW w:w="2268" w:type="dxa"/>
            <w:hideMark/>
          </w:tcPr>
          <w:p w14:paraId="25D6A48B" w14:textId="77777777" w:rsidR="004B35DA" w:rsidRPr="007D011C" w:rsidRDefault="004B35DA" w:rsidP="003E3192">
            <w:pPr>
              <w:rPr>
                <w:sz w:val="21"/>
                <w:szCs w:val="21"/>
              </w:rPr>
            </w:pPr>
            <w:r w:rsidRPr="007D011C">
              <w:rPr>
                <w:sz w:val="21"/>
                <w:szCs w:val="21"/>
              </w:rPr>
              <w:t>CCFLA, Viable Cities</w:t>
            </w:r>
          </w:p>
        </w:tc>
        <w:tc>
          <w:tcPr>
            <w:tcW w:w="3401" w:type="dxa"/>
            <w:hideMark/>
          </w:tcPr>
          <w:p w14:paraId="36734230" w14:textId="77777777" w:rsidR="004B35DA" w:rsidRPr="007D011C" w:rsidRDefault="004B35DA" w:rsidP="003E3192">
            <w:pPr>
              <w:rPr>
                <w:sz w:val="21"/>
                <w:szCs w:val="21"/>
              </w:rPr>
            </w:pPr>
            <w:r w:rsidRPr="007D011C">
              <w:rPr>
                <w:sz w:val="21"/>
                <w:szCs w:val="21"/>
              </w:rPr>
              <w:t>CHAMP partners</w:t>
            </w:r>
          </w:p>
        </w:tc>
      </w:tr>
      <w:tr w:rsidR="003A375B" w:rsidRPr="004E05FE" w14:paraId="34B84A92" w14:textId="77777777" w:rsidTr="007D011C">
        <w:tc>
          <w:tcPr>
            <w:tcW w:w="3681" w:type="dxa"/>
            <w:hideMark/>
          </w:tcPr>
          <w:p w14:paraId="7DEA4C9D" w14:textId="77777777" w:rsidR="003A375B" w:rsidRPr="007D011C" w:rsidRDefault="003A375B" w:rsidP="003E3192">
            <w:pPr>
              <w:rPr>
                <w:sz w:val="21"/>
                <w:szCs w:val="21"/>
              </w:rPr>
            </w:pPr>
            <w:r w:rsidRPr="007D011C">
              <w:rPr>
                <w:sz w:val="21"/>
                <w:szCs w:val="21"/>
              </w:rPr>
              <w:t>Outreach and dissemination</w:t>
            </w:r>
          </w:p>
        </w:tc>
        <w:tc>
          <w:tcPr>
            <w:tcW w:w="5669" w:type="dxa"/>
            <w:gridSpan w:val="2"/>
            <w:hideMark/>
          </w:tcPr>
          <w:p w14:paraId="6C9F421D" w14:textId="416CEA20" w:rsidR="003A375B" w:rsidRPr="007D011C" w:rsidRDefault="003A375B" w:rsidP="003E3192">
            <w:pPr>
              <w:rPr>
                <w:sz w:val="21"/>
                <w:szCs w:val="21"/>
              </w:rPr>
            </w:pPr>
            <w:r w:rsidRPr="004E05FE">
              <w:rPr>
                <w:sz w:val="21"/>
                <w:szCs w:val="21"/>
              </w:rPr>
              <w:t>All Stakeholders</w:t>
            </w:r>
          </w:p>
        </w:tc>
      </w:tr>
      <w:tr w:rsidR="00636816" w:rsidRPr="004E05FE" w14:paraId="6FBE32C7" w14:textId="77777777" w:rsidTr="007D011C">
        <w:tc>
          <w:tcPr>
            <w:tcW w:w="3681" w:type="dxa"/>
            <w:hideMark/>
          </w:tcPr>
          <w:p w14:paraId="1D119C6E" w14:textId="50EF51AE" w:rsidR="00636816" w:rsidRPr="007D011C" w:rsidRDefault="00636816" w:rsidP="003E3192">
            <w:pPr>
              <w:rPr>
                <w:sz w:val="21"/>
                <w:szCs w:val="21"/>
              </w:rPr>
            </w:pPr>
            <w:r w:rsidRPr="007D011C">
              <w:rPr>
                <w:sz w:val="21"/>
                <w:szCs w:val="21"/>
              </w:rPr>
              <w:t>Country</w:t>
            </w:r>
            <w:r w:rsidR="005435B4">
              <w:rPr>
                <w:sz w:val="21"/>
                <w:szCs w:val="21"/>
              </w:rPr>
              <w:t>-level</w:t>
            </w:r>
            <w:r w:rsidRPr="007D011C">
              <w:rPr>
                <w:sz w:val="21"/>
                <w:szCs w:val="21"/>
              </w:rPr>
              <w:t xml:space="preserve"> utilization</w:t>
            </w:r>
          </w:p>
        </w:tc>
        <w:tc>
          <w:tcPr>
            <w:tcW w:w="2268" w:type="dxa"/>
            <w:hideMark/>
          </w:tcPr>
          <w:p w14:paraId="47AAF630" w14:textId="5C70BFF4" w:rsidR="00636816" w:rsidRPr="007D011C" w:rsidRDefault="00636816" w:rsidP="003E3192">
            <w:pPr>
              <w:rPr>
                <w:sz w:val="21"/>
                <w:szCs w:val="21"/>
              </w:rPr>
            </w:pPr>
            <w:r w:rsidRPr="007D011C">
              <w:rPr>
                <w:sz w:val="21"/>
                <w:szCs w:val="21"/>
              </w:rPr>
              <w:t>National governments</w:t>
            </w:r>
            <w:r w:rsidRPr="004E05FE">
              <w:rPr>
                <w:sz w:val="21"/>
                <w:szCs w:val="21"/>
              </w:rPr>
              <w:t xml:space="preserve"> (CHAMP focal points)</w:t>
            </w:r>
          </w:p>
        </w:tc>
        <w:tc>
          <w:tcPr>
            <w:tcW w:w="3401" w:type="dxa"/>
            <w:hideMark/>
          </w:tcPr>
          <w:p w14:paraId="04B35B32" w14:textId="54E74FD3" w:rsidR="00636816" w:rsidRPr="007D011C" w:rsidRDefault="00636816" w:rsidP="003E3192">
            <w:pPr>
              <w:rPr>
                <w:sz w:val="21"/>
                <w:szCs w:val="21"/>
              </w:rPr>
            </w:pPr>
            <w:r w:rsidRPr="007D011C">
              <w:rPr>
                <w:rFonts w:eastAsia="Avenir" w:cs="Avenir"/>
                <w:sz w:val="22"/>
                <w:szCs w:val="22"/>
              </w:rPr>
              <w:t>Subnational government representatives (via C40/GCoM)</w:t>
            </w:r>
          </w:p>
        </w:tc>
      </w:tr>
    </w:tbl>
    <w:p w14:paraId="70AB4318" w14:textId="77777777" w:rsidR="004B35DA" w:rsidRPr="007D011C" w:rsidRDefault="004B35DA" w:rsidP="0057314B">
      <w:pPr>
        <w:rPr>
          <w:b/>
          <w:bCs/>
        </w:rPr>
      </w:pPr>
    </w:p>
    <w:p w14:paraId="64FD1075" w14:textId="70C75C8A" w:rsidR="00A4418F" w:rsidRPr="007D011C" w:rsidRDefault="00A4418F" w:rsidP="007D011C">
      <w:pPr>
        <w:spacing w:after="240"/>
        <w:rPr>
          <w:b/>
          <w:bCs/>
          <w:sz w:val="22"/>
          <w:szCs w:val="22"/>
        </w:rPr>
      </w:pPr>
      <w:r w:rsidRPr="007D011C">
        <w:rPr>
          <w:b/>
          <w:bCs/>
          <w:sz w:val="22"/>
          <w:szCs w:val="22"/>
        </w:rPr>
        <w:t xml:space="preserve">Potential advantages: </w:t>
      </w:r>
    </w:p>
    <w:p w14:paraId="53C98035" w14:textId="16C4E5FE" w:rsidR="00E44E48" w:rsidRPr="007D011C" w:rsidRDefault="00E44E48" w:rsidP="00F700E3">
      <w:pPr>
        <w:numPr>
          <w:ilvl w:val="0"/>
          <w:numId w:val="25"/>
        </w:numPr>
        <w:rPr>
          <w:sz w:val="22"/>
          <w:szCs w:val="22"/>
        </w:rPr>
      </w:pPr>
      <w:r w:rsidRPr="007D011C">
        <w:rPr>
          <w:sz w:val="22"/>
          <w:szCs w:val="22"/>
        </w:rPr>
        <w:t>Builds on the organizations already leading Toolkit development</w:t>
      </w:r>
      <w:r w:rsidR="008052A9" w:rsidRPr="004E05FE">
        <w:rPr>
          <w:sz w:val="22"/>
          <w:szCs w:val="22"/>
        </w:rPr>
        <w:t>, ensuring iterative development</w:t>
      </w:r>
      <w:r w:rsidRPr="007D011C">
        <w:rPr>
          <w:sz w:val="22"/>
          <w:szCs w:val="22"/>
        </w:rPr>
        <w:t xml:space="preserve"> and regular content updates</w:t>
      </w:r>
    </w:p>
    <w:p w14:paraId="606EF6D2" w14:textId="77777777" w:rsidR="00252FDE" w:rsidRPr="004E05FE" w:rsidRDefault="00E44E48" w:rsidP="00F700E3">
      <w:pPr>
        <w:numPr>
          <w:ilvl w:val="0"/>
          <w:numId w:val="25"/>
        </w:numPr>
        <w:spacing w:before="100" w:beforeAutospacing="1" w:after="100" w:afterAutospacing="1"/>
        <w:rPr>
          <w:sz w:val="22"/>
          <w:szCs w:val="22"/>
        </w:rPr>
      </w:pPr>
      <w:r w:rsidRPr="007D011C">
        <w:rPr>
          <w:sz w:val="22"/>
          <w:szCs w:val="22"/>
        </w:rPr>
        <w:t>Reduces operational burden on the CHAMP Secretariat</w:t>
      </w:r>
      <w:r w:rsidR="004C2DC1" w:rsidRPr="004E05FE">
        <w:rPr>
          <w:sz w:val="22"/>
          <w:szCs w:val="22"/>
        </w:rPr>
        <w:t xml:space="preserve">, </w:t>
      </w:r>
    </w:p>
    <w:p w14:paraId="3DE573E1" w14:textId="4E840355" w:rsidR="00D34724" w:rsidRPr="007D011C" w:rsidRDefault="00252FDE" w:rsidP="00F700E3">
      <w:pPr>
        <w:numPr>
          <w:ilvl w:val="0"/>
          <w:numId w:val="25"/>
        </w:numPr>
        <w:spacing w:before="100" w:beforeAutospacing="1" w:after="100" w:afterAutospacing="1"/>
        <w:rPr>
          <w:sz w:val="22"/>
          <w:szCs w:val="22"/>
        </w:rPr>
      </w:pPr>
      <w:r w:rsidRPr="004E05FE">
        <w:rPr>
          <w:sz w:val="22"/>
          <w:szCs w:val="22"/>
        </w:rPr>
        <w:t xml:space="preserve">Leverages </w:t>
      </w:r>
      <w:r w:rsidR="004C2DC1" w:rsidRPr="004E05FE">
        <w:rPr>
          <w:sz w:val="22"/>
          <w:szCs w:val="22"/>
        </w:rPr>
        <w:t xml:space="preserve">CCFLA’s expertise in urban climate finance and Viable Cities on-ground multilevel </w:t>
      </w:r>
      <w:r w:rsidRPr="004E05FE">
        <w:rPr>
          <w:sz w:val="22"/>
          <w:szCs w:val="22"/>
        </w:rPr>
        <w:t xml:space="preserve">governance and </w:t>
      </w:r>
      <w:r w:rsidR="004C2DC1" w:rsidRPr="004E05FE">
        <w:rPr>
          <w:sz w:val="22"/>
          <w:szCs w:val="22"/>
        </w:rPr>
        <w:t xml:space="preserve">implementation </w:t>
      </w:r>
      <w:r w:rsidRPr="004E05FE">
        <w:rPr>
          <w:sz w:val="22"/>
          <w:szCs w:val="22"/>
        </w:rPr>
        <w:t xml:space="preserve">expertise and experience. </w:t>
      </w:r>
    </w:p>
    <w:p w14:paraId="1C1E0AEF" w14:textId="36D99ED9" w:rsidR="00CD0CA4" w:rsidRPr="007D011C" w:rsidRDefault="00CD0CA4" w:rsidP="007D011C">
      <w:pPr>
        <w:pStyle w:val="Heading3"/>
      </w:pPr>
      <w:r w:rsidRPr="007D011C">
        <w:t xml:space="preserve">Scenario 2: </w:t>
      </w:r>
      <w:r w:rsidR="00457725" w:rsidRPr="007D011C">
        <w:t>CHAMP Secretariat-led Toolkit</w:t>
      </w:r>
    </w:p>
    <w:p w14:paraId="32FCAC30" w14:textId="50EBCA56" w:rsidR="00457725" w:rsidRPr="007D011C" w:rsidRDefault="00457725" w:rsidP="007D011C">
      <w:pPr>
        <w:pStyle w:val="pdq2pgselectionanchorcontainer"/>
        <w:rPr>
          <w:rFonts w:eastAsiaTheme="minorHAnsi" w:cstheme="minorBidi"/>
          <w:sz w:val="22"/>
          <w:szCs w:val="22"/>
          <w:lang w:val="en-US" w:eastAsia="en-US"/>
        </w:rPr>
      </w:pPr>
      <w:r w:rsidRPr="007D011C">
        <w:rPr>
          <w:rFonts w:eastAsiaTheme="minorHAnsi" w:cstheme="minorBidi"/>
          <w:b/>
          <w:bCs/>
          <w:sz w:val="22"/>
          <w:szCs w:val="22"/>
          <w:lang w:val="en-US" w:eastAsia="en-US"/>
        </w:rPr>
        <w:t>Overview:</w:t>
      </w:r>
      <w:r w:rsidRPr="007D011C">
        <w:rPr>
          <w:rFonts w:eastAsiaTheme="minorHAnsi" w:cstheme="minorBidi"/>
          <w:sz w:val="22"/>
          <w:szCs w:val="22"/>
          <w:lang w:val="en-US" w:eastAsia="en-US"/>
        </w:rPr>
        <w:t xml:space="preserve"> </w:t>
      </w:r>
      <w:r w:rsidR="00750AF4" w:rsidRPr="007D011C">
        <w:rPr>
          <w:rFonts w:eastAsiaTheme="minorHAnsi" w:cstheme="minorBidi"/>
          <w:sz w:val="22"/>
          <w:szCs w:val="22"/>
          <w:lang w:val="en-US" w:eastAsia="en-US"/>
        </w:rPr>
        <w:t>The Toolkit becomes a</w:t>
      </w:r>
      <w:r w:rsidR="00750AF4" w:rsidRPr="004E05FE">
        <w:rPr>
          <w:rFonts w:eastAsiaTheme="minorHAnsi" w:cstheme="minorBidi"/>
          <w:sz w:val="22"/>
          <w:szCs w:val="22"/>
          <w:lang w:val="en-US" w:eastAsia="en-US"/>
        </w:rPr>
        <w:t xml:space="preserve">n institutional </w:t>
      </w:r>
      <w:r w:rsidR="00750AF4" w:rsidRPr="007D011C">
        <w:rPr>
          <w:rFonts w:eastAsiaTheme="minorHAnsi" w:cstheme="minorBidi"/>
          <w:sz w:val="22"/>
          <w:szCs w:val="22"/>
          <w:lang w:val="en-US" w:eastAsia="en-US"/>
        </w:rPr>
        <w:t xml:space="preserve">resource of CHAMP. CCFLA and Viable Cities transition into technical partners responsible for </w:t>
      </w:r>
      <w:r w:rsidR="00750AF4" w:rsidRPr="004E05FE">
        <w:rPr>
          <w:rFonts w:eastAsiaTheme="minorHAnsi" w:cstheme="minorBidi"/>
          <w:sz w:val="22"/>
          <w:szCs w:val="22"/>
          <w:lang w:val="en-US" w:eastAsia="en-US"/>
        </w:rPr>
        <w:t>initial</w:t>
      </w:r>
      <w:r w:rsidR="00750AF4" w:rsidRPr="007D011C">
        <w:rPr>
          <w:rFonts w:eastAsiaTheme="minorHAnsi" w:cstheme="minorBidi"/>
          <w:sz w:val="22"/>
          <w:szCs w:val="22"/>
          <w:lang w:val="en-US" w:eastAsia="en-US"/>
        </w:rPr>
        <w:t xml:space="preserve"> content development</w:t>
      </w:r>
      <w:r w:rsidR="00750AF4" w:rsidRPr="004E05FE">
        <w:rPr>
          <w:rFonts w:eastAsiaTheme="minorHAnsi" w:cstheme="minorBidi"/>
          <w:sz w:val="22"/>
          <w:szCs w:val="22"/>
          <w:lang w:val="en-US" w:eastAsia="en-US"/>
        </w:rPr>
        <w:t xml:space="preserve"> a</w:t>
      </w:r>
      <w:r w:rsidR="00284BB1" w:rsidRPr="004E05FE">
        <w:rPr>
          <w:rFonts w:eastAsiaTheme="minorHAnsi" w:cstheme="minorBidi"/>
          <w:sz w:val="22"/>
          <w:szCs w:val="22"/>
          <w:lang w:val="en-US" w:eastAsia="en-US"/>
        </w:rPr>
        <w:t xml:space="preserve">nd continued expert engagement. </w:t>
      </w:r>
    </w:p>
    <w:tbl>
      <w:tblPr>
        <w:tblStyle w:val="TableGrid"/>
        <w:tblW w:w="0" w:type="auto"/>
        <w:tblLook w:val="04A0" w:firstRow="1" w:lastRow="0" w:firstColumn="1" w:lastColumn="0" w:noHBand="0" w:noVBand="1"/>
      </w:tblPr>
      <w:tblGrid>
        <w:gridCol w:w="3539"/>
        <w:gridCol w:w="2410"/>
        <w:gridCol w:w="3401"/>
      </w:tblGrid>
      <w:tr w:rsidR="00F41D7A" w:rsidRPr="004E05FE" w14:paraId="2833A4A0" w14:textId="77777777" w:rsidTr="007D011C">
        <w:trPr>
          <w:trHeight w:val="413"/>
        </w:trPr>
        <w:tc>
          <w:tcPr>
            <w:tcW w:w="3539" w:type="dxa"/>
            <w:shd w:val="clear" w:color="auto" w:fill="3C4799"/>
            <w:hideMark/>
          </w:tcPr>
          <w:p w14:paraId="21F339EE" w14:textId="77777777" w:rsidR="00F41D7A" w:rsidRPr="007D011C" w:rsidRDefault="00F41D7A" w:rsidP="007D011C">
            <w:pPr>
              <w:rPr>
                <w:b/>
                <w:bCs/>
                <w:color w:val="FFFFFF" w:themeColor="background1"/>
                <w:sz w:val="22"/>
                <w:szCs w:val="22"/>
              </w:rPr>
            </w:pPr>
            <w:r w:rsidRPr="007D011C">
              <w:rPr>
                <w:b/>
                <w:bCs/>
                <w:color w:val="FFFFFF" w:themeColor="background1"/>
                <w:sz w:val="22"/>
                <w:szCs w:val="22"/>
              </w:rPr>
              <w:t>Function</w:t>
            </w:r>
          </w:p>
        </w:tc>
        <w:tc>
          <w:tcPr>
            <w:tcW w:w="2410" w:type="dxa"/>
            <w:shd w:val="clear" w:color="auto" w:fill="3C4799"/>
            <w:hideMark/>
          </w:tcPr>
          <w:p w14:paraId="0B02120B" w14:textId="77777777" w:rsidR="00F41D7A" w:rsidRPr="007D011C" w:rsidRDefault="00F41D7A" w:rsidP="007D011C">
            <w:pPr>
              <w:rPr>
                <w:b/>
                <w:bCs/>
                <w:color w:val="FFFFFF" w:themeColor="background1"/>
                <w:sz w:val="22"/>
                <w:szCs w:val="22"/>
              </w:rPr>
            </w:pPr>
            <w:r w:rsidRPr="007D011C">
              <w:rPr>
                <w:b/>
                <w:bCs/>
                <w:color w:val="FFFFFF" w:themeColor="background1"/>
                <w:sz w:val="22"/>
                <w:szCs w:val="22"/>
              </w:rPr>
              <w:t>Lead</w:t>
            </w:r>
          </w:p>
        </w:tc>
        <w:tc>
          <w:tcPr>
            <w:tcW w:w="3401" w:type="dxa"/>
            <w:shd w:val="clear" w:color="auto" w:fill="3C4799"/>
            <w:hideMark/>
          </w:tcPr>
          <w:p w14:paraId="697AD469" w14:textId="77777777" w:rsidR="00F41D7A" w:rsidRPr="007D011C" w:rsidRDefault="00F41D7A" w:rsidP="007D011C">
            <w:pPr>
              <w:rPr>
                <w:b/>
                <w:bCs/>
                <w:color w:val="FFFFFF" w:themeColor="background1"/>
                <w:sz w:val="22"/>
                <w:szCs w:val="22"/>
              </w:rPr>
            </w:pPr>
            <w:r w:rsidRPr="007D011C">
              <w:rPr>
                <w:b/>
                <w:bCs/>
                <w:color w:val="FFFFFF" w:themeColor="background1"/>
                <w:sz w:val="22"/>
                <w:szCs w:val="22"/>
              </w:rPr>
              <w:t>Supporting stakeholders</w:t>
            </w:r>
          </w:p>
        </w:tc>
      </w:tr>
      <w:tr w:rsidR="00F41D7A" w:rsidRPr="004E05FE" w14:paraId="4020DFD4" w14:textId="77777777" w:rsidTr="007D011C">
        <w:tc>
          <w:tcPr>
            <w:tcW w:w="3539" w:type="dxa"/>
            <w:hideMark/>
          </w:tcPr>
          <w:p w14:paraId="603F57DA" w14:textId="27AA6B53" w:rsidR="00F41D7A" w:rsidRPr="007D011C" w:rsidRDefault="00F41D7A" w:rsidP="00F41D7A">
            <w:pPr>
              <w:rPr>
                <w:sz w:val="22"/>
                <w:szCs w:val="22"/>
              </w:rPr>
            </w:pPr>
            <w:r w:rsidRPr="007D011C">
              <w:rPr>
                <w:sz w:val="22"/>
                <w:szCs w:val="22"/>
              </w:rPr>
              <w:t>Governance and ownership</w:t>
            </w:r>
          </w:p>
        </w:tc>
        <w:tc>
          <w:tcPr>
            <w:tcW w:w="2410" w:type="dxa"/>
            <w:hideMark/>
          </w:tcPr>
          <w:p w14:paraId="791A3C34" w14:textId="77777777" w:rsidR="00F41D7A" w:rsidRPr="007D011C" w:rsidRDefault="00F41D7A" w:rsidP="00F41D7A">
            <w:pPr>
              <w:rPr>
                <w:sz w:val="22"/>
                <w:szCs w:val="22"/>
              </w:rPr>
            </w:pPr>
            <w:r w:rsidRPr="007D011C">
              <w:rPr>
                <w:sz w:val="22"/>
                <w:szCs w:val="22"/>
              </w:rPr>
              <w:t>CHAMP Secretariat</w:t>
            </w:r>
          </w:p>
        </w:tc>
        <w:tc>
          <w:tcPr>
            <w:tcW w:w="3401" w:type="dxa"/>
            <w:hideMark/>
          </w:tcPr>
          <w:p w14:paraId="7E849A50" w14:textId="77777777" w:rsidR="00F41D7A" w:rsidRPr="007D011C" w:rsidRDefault="00F41D7A" w:rsidP="00F41D7A">
            <w:pPr>
              <w:rPr>
                <w:sz w:val="22"/>
                <w:szCs w:val="22"/>
              </w:rPr>
            </w:pPr>
            <w:r w:rsidRPr="007D011C">
              <w:rPr>
                <w:sz w:val="22"/>
                <w:szCs w:val="22"/>
              </w:rPr>
              <w:t>CCFLA, Viable Cities</w:t>
            </w:r>
          </w:p>
        </w:tc>
      </w:tr>
      <w:tr w:rsidR="00F41D7A" w:rsidRPr="004E05FE" w14:paraId="53DB0367" w14:textId="77777777" w:rsidTr="007D011C">
        <w:tc>
          <w:tcPr>
            <w:tcW w:w="3539" w:type="dxa"/>
            <w:hideMark/>
          </w:tcPr>
          <w:p w14:paraId="4837B017" w14:textId="77777777" w:rsidR="00F41D7A" w:rsidRPr="007D011C" w:rsidRDefault="00F41D7A" w:rsidP="00F41D7A">
            <w:pPr>
              <w:rPr>
                <w:sz w:val="22"/>
                <w:szCs w:val="22"/>
              </w:rPr>
            </w:pPr>
            <w:r w:rsidRPr="007D011C">
              <w:rPr>
                <w:sz w:val="22"/>
                <w:szCs w:val="22"/>
              </w:rPr>
              <w:lastRenderedPageBreak/>
              <w:t>Content development</w:t>
            </w:r>
          </w:p>
        </w:tc>
        <w:tc>
          <w:tcPr>
            <w:tcW w:w="2410" w:type="dxa"/>
            <w:hideMark/>
          </w:tcPr>
          <w:p w14:paraId="1B6B47A9" w14:textId="77777777" w:rsidR="00F41D7A" w:rsidRPr="007D011C" w:rsidRDefault="00F41D7A" w:rsidP="00F41D7A">
            <w:pPr>
              <w:rPr>
                <w:sz w:val="22"/>
                <w:szCs w:val="22"/>
              </w:rPr>
            </w:pPr>
            <w:r w:rsidRPr="007D011C">
              <w:rPr>
                <w:sz w:val="22"/>
                <w:szCs w:val="22"/>
              </w:rPr>
              <w:t>CCFLA, Viable Cities</w:t>
            </w:r>
          </w:p>
        </w:tc>
        <w:tc>
          <w:tcPr>
            <w:tcW w:w="3401" w:type="dxa"/>
            <w:hideMark/>
          </w:tcPr>
          <w:p w14:paraId="7DA8E80C" w14:textId="77777777" w:rsidR="00F41D7A" w:rsidRPr="007D011C" w:rsidRDefault="00F41D7A" w:rsidP="00F41D7A">
            <w:pPr>
              <w:rPr>
                <w:sz w:val="22"/>
                <w:szCs w:val="22"/>
              </w:rPr>
            </w:pPr>
            <w:r w:rsidRPr="007D011C">
              <w:rPr>
                <w:sz w:val="22"/>
                <w:szCs w:val="22"/>
              </w:rPr>
              <w:t>CHAMP partners</w:t>
            </w:r>
          </w:p>
        </w:tc>
      </w:tr>
      <w:tr w:rsidR="00F41D7A" w:rsidRPr="004E05FE" w14:paraId="279560D6" w14:textId="77777777" w:rsidTr="007D011C">
        <w:tc>
          <w:tcPr>
            <w:tcW w:w="3539" w:type="dxa"/>
            <w:hideMark/>
          </w:tcPr>
          <w:p w14:paraId="141E679A" w14:textId="77777777" w:rsidR="00F41D7A" w:rsidRPr="007D011C" w:rsidRDefault="00F41D7A" w:rsidP="00F41D7A">
            <w:pPr>
              <w:rPr>
                <w:sz w:val="22"/>
                <w:szCs w:val="22"/>
              </w:rPr>
            </w:pPr>
            <w:r w:rsidRPr="007D011C">
              <w:rPr>
                <w:sz w:val="22"/>
                <w:szCs w:val="22"/>
              </w:rPr>
              <w:t>Hosting and maintenance</w:t>
            </w:r>
          </w:p>
        </w:tc>
        <w:tc>
          <w:tcPr>
            <w:tcW w:w="2410" w:type="dxa"/>
            <w:hideMark/>
          </w:tcPr>
          <w:p w14:paraId="6D7948F9" w14:textId="77777777" w:rsidR="00F41D7A" w:rsidRPr="007D011C" w:rsidRDefault="00F41D7A" w:rsidP="00F41D7A">
            <w:pPr>
              <w:rPr>
                <w:sz w:val="22"/>
                <w:szCs w:val="22"/>
              </w:rPr>
            </w:pPr>
            <w:r w:rsidRPr="007D011C">
              <w:rPr>
                <w:sz w:val="22"/>
                <w:szCs w:val="22"/>
              </w:rPr>
              <w:t>CHAMP Secretariat</w:t>
            </w:r>
          </w:p>
        </w:tc>
        <w:tc>
          <w:tcPr>
            <w:tcW w:w="3401" w:type="dxa"/>
            <w:hideMark/>
          </w:tcPr>
          <w:p w14:paraId="60F163FA" w14:textId="77777777" w:rsidR="00F41D7A" w:rsidRPr="007D011C" w:rsidRDefault="00F41D7A" w:rsidP="00F41D7A">
            <w:pPr>
              <w:rPr>
                <w:sz w:val="22"/>
                <w:szCs w:val="22"/>
              </w:rPr>
            </w:pPr>
            <w:r w:rsidRPr="007D011C">
              <w:rPr>
                <w:sz w:val="22"/>
                <w:szCs w:val="22"/>
              </w:rPr>
              <w:t>CCFLA, Viable Cities</w:t>
            </w:r>
          </w:p>
        </w:tc>
      </w:tr>
      <w:tr w:rsidR="00F41D7A" w:rsidRPr="004E05FE" w14:paraId="55C37AA7" w14:textId="77777777" w:rsidTr="007D011C">
        <w:tc>
          <w:tcPr>
            <w:tcW w:w="3539" w:type="dxa"/>
            <w:hideMark/>
          </w:tcPr>
          <w:p w14:paraId="28B0C49D" w14:textId="77777777" w:rsidR="00F41D7A" w:rsidRPr="007D011C" w:rsidRDefault="00F41D7A" w:rsidP="00F41D7A">
            <w:pPr>
              <w:rPr>
                <w:sz w:val="22"/>
                <w:szCs w:val="22"/>
              </w:rPr>
            </w:pPr>
            <w:r w:rsidRPr="007D011C">
              <w:rPr>
                <w:sz w:val="22"/>
                <w:szCs w:val="22"/>
              </w:rPr>
              <w:t>Content management and updates</w:t>
            </w:r>
          </w:p>
        </w:tc>
        <w:tc>
          <w:tcPr>
            <w:tcW w:w="2410" w:type="dxa"/>
            <w:hideMark/>
          </w:tcPr>
          <w:p w14:paraId="207390D5" w14:textId="77777777" w:rsidR="00F41D7A" w:rsidRPr="007D011C" w:rsidRDefault="00F41D7A" w:rsidP="00F41D7A">
            <w:pPr>
              <w:rPr>
                <w:sz w:val="22"/>
                <w:szCs w:val="22"/>
              </w:rPr>
            </w:pPr>
            <w:r w:rsidRPr="007D011C">
              <w:rPr>
                <w:sz w:val="22"/>
                <w:szCs w:val="22"/>
              </w:rPr>
              <w:t>CHAMP Secretariat</w:t>
            </w:r>
          </w:p>
        </w:tc>
        <w:tc>
          <w:tcPr>
            <w:tcW w:w="3401" w:type="dxa"/>
            <w:hideMark/>
          </w:tcPr>
          <w:p w14:paraId="0C87EE09" w14:textId="77777777" w:rsidR="00F41D7A" w:rsidRPr="007D011C" w:rsidRDefault="00F41D7A" w:rsidP="00F41D7A">
            <w:pPr>
              <w:rPr>
                <w:sz w:val="22"/>
                <w:szCs w:val="22"/>
              </w:rPr>
            </w:pPr>
            <w:r w:rsidRPr="007D011C">
              <w:rPr>
                <w:sz w:val="22"/>
                <w:szCs w:val="22"/>
              </w:rPr>
              <w:t>Technical partners</w:t>
            </w:r>
          </w:p>
        </w:tc>
      </w:tr>
      <w:tr w:rsidR="003748AE" w:rsidRPr="004E05FE" w14:paraId="221209C8" w14:textId="77777777" w:rsidTr="00B474CF">
        <w:tc>
          <w:tcPr>
            <w:tcW w:w="3539" w:type="dxa"/>
            <w:hideMark/>
          </w:tcPr>
          <w:p w14:paraId="47453907" w14:textId="77777777" w:rsidR="003748AE" w:rsidRPr="007D011C" w:rsidRDefault="003748AE" w:rsidP="00F41D7A">
            <w:pPr>
              <w:rPr>
                <w:sz w:val="22"/>
                <w:szCs w:val="22"/>
              </w:rPr>
            </w:pPr>
            <w:r w:rsidRPr="007D011C">
              <w:rPr>
                <w:sz w:val="22"/>
                <w:szCs w:val="22"/>
              </w:rPr>
              <w:t>Outreach and dissemination</w:t>
            </w:r>
          </w:p>
        </w:tc>
        <w:tc>
          <w:tcPr>
            <w:tcW w:w="5811" w:type="dxa"/>
            <w:gridSpan w:val="2"/>
            <w:hideMark/>
          </w:tcPr>
          <w:p w14:paraId="145F2B6F" w14:textId="0E9BF584" w:rsidR="003748AE" w:rsidRPr="007D011C" w:rsidRDefault="003748AE" w:rsidP="00F41D7A">
            <w:pPr>
              <w:rPr>
                <w:sz w:val="22"/>
                <w:szCs w:val="22"/>
              </w:rPr>
            </w:pPr>
            <w:r w:rsidRPr="004E05FE">
              <w:rPr>
                <w:sz w:val="21"/>
                <w:szCs w:val="21"/>
              </w:rPr>
              <w:t>All Stakeholders</w:t>
            </w:r>
          </w:p>
        </w:tc>
      </w:tr>
      <w:tr w:rsidR="003748AE" w:rsidRPr="004E05FE" w14:paraId="22873462" w14:textId="77777777" w:rsidTr="007D011C">
        <w:tc>
          <w:tcPr>
            <w:tcW w:w="3539" w:type="dxa"/>
            <w:hideMark/>
          </w:tcPr>
          <w:p w14:paraId="290E09EF" w14:textId="5D21774A" w:rsidR="003748AE" w:rsidRPr="007D011C" w:rsidRDefault="008277BA" w:rsidP="003748AE">
            <w:pPr>
              <w:rPr>
                <w:sz w:val="22"/>
                <w:szCs w:val="22"/>
              </w:rPr>
            </w:pPr>
            <w:r>
              <w:rPr>
                <w:sz w:val="22"/>
                <w:szCs w:val="22"/>
              </w:rPr>
              <w:t>Country-level utilization</w:t>
            </w:r>
          </w:p>
        </w:tc>
        <w:tc>
          <w:tcPr>
            <w:tcW w:w="2410" w:type="dxa"/>
            <w:hideMark/>
          </w:tcPr>
          <w:p w14:paraId="1A9FEC38" w14:textId="1194216E" w:rsidR="003748AE" w:rsidRPr="007D011C" w:rsidRDefault="003748AE" w:rsidP="003748AE">
            <w:pPr>
              <w:rPr>
                <w:sz w:val="22"/>
                <w:szCs w:val="22"/>
              </w:rPr>
            </w:pPr>
            <w:r w:rsidRPr="004E05FE">
              <w:rPr>
                <w:sz w:val="21"/>
                <w:szCs w:val="21"/>
              </w:rPr>
              <w:t>National government</w:t>
            </w:r>
            <w:r w:rsidR="00510614">
              <w:rPr>
                <w:sz w:val="21"/>
                <w:szCs w:val="21"/>
              </w:rPr>
              <w:t xml:space="preserve"> representatives</w:t>
            </w:r>
            <w:r w:rsidRPr="004E05FE">
              <w:rPr>
                <w:sz w:val="21"/>
                <w:szCs w:val="21"/>
              </w:rPr>
              <w:t xml:space="preserve"> (CHAMP focal points)</w:t>
            </w:r>
          </w:p>
        </w:tc>
        <w:tc>
          <w:tcPr>
            <w:tcW w:w="3401" w:type="dxa"/>
            <w:hideMark/>
          </w:tcPr>
          <w:p w14:paraId="0435E462" w14:textId="7218E865" w:rsidR="003748AE" w:rsidRPr="007D011C" w:rsidRDefault="003748AE" w:rsidP="003748AE">
            <w:pPr>
              <w:rPr>
                <w:sz w:val="22"/>
                <w:szCs w:val="22"/>
              </w:rPr>
            </w:pPr>
            <w:r w:rsidRPr="007D011C">
              <w:rPr>
                <w:rFonts w:eastAsia="Avenir" w:cs="Avenir"/>
                <w:sz w:val="22"/>
                <w:szCs w:val="22"/>
              </w:rPr>
              <w:t>Subnational government representatives (via C40/GCoM)</w:t>
            </w:r>
          </w:p>
        </w:tc>
      </w:tr>
    </w:tbl>
    <w:p w14:paraId="15CF55E5" w14:textId="76C338FD" w:rsidR="00D34724" w:rsidRPr="007D011C" w:rsidRDefault="00DC0A7C" w:rsidP="007D011C">
      <w:pPr>
        <w:keepNext/>
        <w:keepLines/>
        <w:spacing w:before="240" w:after="240"/>
        <w:rPr>
          <w:b/>
          <w:bCs/>
          <w:sz w:val="22"/>
          <w:szCs w:val="22"/>
        </w:rPr>
      </w:pPr>
      <w:r w:rsidRPr="007D011C">
        <w:rPr>
          <w:b/>
          <w:bCs/>
          <w:sz w:val="22"/>
          <w:szCs w:val="22"/>
        </w:rPr>
        <w:t xml:space="preserve">Potential advantages: </w:t>
      </w:r>
    </w:p>
    <w:p w14:paraId="1C0E72B3" w14:textId="69BA319B" w:rsidR="00DC0A7C" w:rsidRPr="007D011C" w:rsidRDefault="00DC0A7C" w:rsidP="00F700E3">
      <w:pPr>
        <w:pStyle w:val="ListParagraph"/>
        <w:numPr>
          <w:ilvl w:val="0"/>
          <w:numId w:val="26"/>
        </w:numPr>
        <w:rPr>
          <w:sz w:val="22"/>
          <w:szCs w:val="22"/>
        </w:rPr>
      </w:pPr>
      <w:r w:rsidRPr="004E05FE">
        <w:rPr>
          <w:sz w:val="22"/>
          <w:szCs w:val="22"/>
        </w:rPr>
        <w:t>Positions the Toolkit as an official CHAMP implementation resource</w:t>
      </w:r>
      <w:r w:rsidR="00F07C04" w:rsidRPr="007D011C">
        <w:rPr>
          <w:sz w:val="22"/>
          <w:szCs w:val="22"/>
        </w:rPr>
        <w:t>, s</w:t>
      </w:r>
      <w:r w:rsidRPr="007D011C">
        <w:rPr>
          <w:sz w:val="22"/>
          <w:szCs w:val="22"/>
        </w:rPr>
        <w:t>trengthen</w:t>
      </w:r>
      <w:r w:rsidR="00F07C04" w:rsidRPr="007D011C">
        <w:rPr>
          <w:sz w:val="22"/>
          <w:szCs w:val="22"/>
        </w:rPr>
        <w:t>ing</w:t>
      </w:r>
      <w:r w:rsidRPr="007D011C">
        <w:rPr>
          <w:sz w:val="22"/>
          <w:szCs w:val="22"/>
        </w:rPr>
        <w:t xml:space="preserve"> long-term institutional legitimacy and visibility</w:t>
      </w:r>
    </w:p>
    <w:p w14:paraId="6A1A0282" w14:textId="758DCA00" w:rsidR="00791574" w:rsidRPr="007D011C" w:rsidRDefault="00DC0A7C" w:rsidP="00F700E3">
      <w:pPr>
        <w:pStyle w:val="ListParagraph"/>
        <w:numPr>
          <w:ilvl w:val="0"/>
          <w:numId w:val="26"/>
        </w:numPr>
        <w:rPr>
          <w:sz w:val="22"/>
          <w:szCs w:val="22"/>
        </w:rPr>
      </w:pPr>
      <w:r w:rsidRPr="004E05FE">
        <w:rPr>
          <w:sz w:val="22"/>
          <w:szCs w:val="22"/>
        </w:rPr>
        <w:t>Integrates the Toolkit into broader CHAMP coordination and engagement processes</w:t>
      </w:r>
    </w:p>
    <w:p w14:paraId="1C0194AE" w14:textId="77777777" w:rsidR="00791574" w:rsidRPr="007D011C" w:rsidRDefault="00791574" w:rsidP="007D011C">
      <w:pPr>
        <w:rPr>
          <w:sz w:val="22"/>
          <w:szCs w:val="22"/>
        </w:rPr>
      </w:pPr>
    </w:p>
    <w:p w14:paraId="50F5D8FE" w14:textId="473941BC" w:rsidR="00EF53D0" w:rsidRPr="007D011C" w:rsidRDefault="00791574" w:rsidP="007D011C">
      <w:pPr>
        <w:pStyle w:val="Heading3"/>
      </w:pPr>
      <w:r w:rsidRPr="007D011C">
        <w:t>Common elements across both scenarios</w:t>
      </w:r>
    </w:p>
    <w:p w14:paraId="4B3CDB32" w14:textId="77777777" w:rsidR="00791574" w:rsidRPr="007D011C" w:rsidRDefault="00791574" w:rsidP="00791574">
      <w:pPr>
        <w:pStyle w:val="NormalWeb"/>
        <w:rPr>
          <w:sz w:val="22"/>
          <w:szCs w:val="22"/>
        </w:rPr>
      </w:pPr>
      <w:r w:rsidRPr="007D011C">
        <w:rPr>
          <w:sz w:val="22"/>
          <w:szCs w:val="22"/>
        </w:rPr>
        <w:t>Regardless of the governance model adopted, the Toolkit would:</w:t>
      </w:r>
    </w:p>
    <w:p w14:paraId="78B1EC2C" w14:textId="66206009" w:rsidR="00791574" w:rsidRPr="007D011C" w:rsidRDefault="008F7C45" w:rsidP="00F700E3">
      <w:pPr>
        <w:numPr>
          <w:ilvl w:val="0"/>
          <w:numId w:val="27"/>
        </w:numPr>
        <w:spacing w:before="100" w:beforeAutospacing="1" w:after="100" w:afterAutospacing="1"/>
        <w:rPr>
          <w:sz w:val="22"/>
          <w:szCs w:val="22"/>
        </w:rPr>
      </w:pPr>
      <w:r>
        <w:rPr>
          <w:sz w:val="22"/>
          <w:szCs w:val="22"/>
        </w:rPr>
        <w:t>B</w:t>
      </w:r>
      <w:r w:rsidR="00791574" w:rsidRPr="007D011C">
        <w:rPr>
          <w:sz w:val="22"/>
          <w:szCs w:val="22"/>
        </w:rPr>
        <w:t>e co-</w:t>
      </w:r>
      <w:r w:rsidR="00F1375D" w:rsidRPr="007D011C">
        <w:rPr>
          <w:sz w:val="22"/>
          <w:szCs w:val="22"/>
        </w:rPr>
        <w:t>created</w:t>
      </w:r>
      <w:r w:rsidR="00791574" w:rsidRPr="007D011C">
        <w:rPr>
          <w:sz w:val="22"/>
          <w:szCs w:val="22"/>
        </w:rPr>
        <w:t xml:space="preserve"> with CHAMP partner</w:t>
      </w:r>
      <w:r w:rsidR="00F1375D" w:rsidRPr="007D011C">
        <w:rPr>
          <w:sz w:val="22"/>
          <w:szCs w:val="22"/>
        </w:rPr>
        <w:t>s</w:t>
      </w:r>
    </w:p>
    <w:p w14:paraId="5CBE3A1C" w14:textId="439DADBF" w:rsidR="00791574" w:rsidRPr="007D011C" w:rsidRDefault="008F7C45" w:rsidP="00F700E3">
      <w:pPr>
        <w:numPr>
          <w:ilvl w:val="0"/>
          <w:numId w:val="27"/>
        </w:numPr>
        <w:spacing w:before="100" w:beforeAutospacing="1" w:after="100" w:afterAutospacing="1"/>
        <w:rPr>
          <w:sz w:val="22"/>
          <w:szCs w:val="22"/>
        </w:rPr>
      </w:pPr>
      <w:r>
        <w:rPr>
          <w:sz w:val="22"/>
          <w:szCs w:val="22"/>
        </w:rPr>
        <w:t>R</w:t>
      </w:r>
      <w:r w:rsidR="00791574" w:rsidRPr="007D011C">
        <w:rPr>
          <w:sz w:val="22"/>
          <w:szCs w:val="22"/>
        </w:rPr>
        <w:t>emain a living resource with periodic updates</w:t>
      </w:r>
    </w:p>
    <w:p w14:paraId="08C83432" w14:textId="32970FC6" w:rsidR="00791574" w:rsidRPr="007D011C" w:rsidRDefault="008F7C45" w:rsidP="00F700E3">
      <w:pPr>
        <w:numPr>
          <w:ilvl w:val="0"/>
          <w:numId w:val="27"/>
        </w:numPr>
        <w:spacing w:before="100" w:beforeAutospacing="1" w:after="100" w:afterAutospacing="1"/>
        <w:rPr>
          <w:sz w:val="22"/>
          <w:szCs w:val="22"/>
        </w:rPr>
      </w:pPr>
      <w:r>
        <w:rPr>
          <w:sz w:val="22"/>
          <w:szCs w:val="22"/>
        </w:rPr>
        <w:t>I</w:t>
      </w:r>
      <w:r w:rsidR="00791574" w:rsidRPr="007D011C">
        <w:rPr>
          <w:sz w:val="22"/>
          <w:szCs w:val="22"/>
        </w:rPr>
        <w:t>ncorporate implementation experiences from national</w:t>
      </w:r>
      <w:r w:rsidR="00F1375D" w:rsidRPr="007D011C">
        <w:rPr>
          <w:sz w:val="22"/>
          <w:szCs w:val="22"/>
        </w:rPr>
        <w:t>, s</w:t>
      </w:r>
      <w:r w:rsidR="00791574" w:rsidRPr="007D011C">
        <w:rPr>
          <w:sz w:val="22"/>
          <w:szCs w:val="22"/>
        </w:rPr>
        <w:t xml:space="preserve">ubnational </w:t>
      </w:r>
      <w:r w:rsidR="00F1375D" w:rsidRPr="007D011C">
        <w:rPr>
          <w:sz w:val="22"/>
          <w:szCs w:val="22"/>
        </w:rPr>
        <w:t xml:space="preserve">and city </w:t>
      </w:r>
      <w:r w:rsidR="00791574" w:rsidRPr="007D011C">
        <w:rPr>
          <w:sz w:val="22"/>
          <w:szCs w:val="22"/>
        </w:rPr>
        <w:t>governments</w:t>
      </w:r>
    </w:p>
    <w:p w14:paraId="2AD42E8E" w14:textId="378D004F" w:rsidR="00845BD3" w:rsidRPr="00A714F9" w:rsidRDefault="008F7C45" w:rsidP="00F700E3">
      <w:pPr>
        <w:numPr>
          <w:ilvl w:val="0"/>
          <w:numId w:val="27"/>
        </w:numPr>
        <w:spacing w:before="100" w:beforeAutospacing="1" w:after="100" w:afterAutospacing="1"/>
        <w:rPr>
          <w:sz w:val="22"/>
          <w:szCs w:val="22"/>
        </w:rPr>
      </w:pPr>
      <w:r>
        <w:rPr>
          <w:sz w:val="22"/>
          <w:szCs w:val="22"/>
        </w:rPr>
        <w:t>S</w:t>
      </w:r>
      <w:r w:rsidR="00791574" w:rsidRPr="007D011C">
        <w:rPr>
          <w:sz w:val="22"/>
          <w:szCs w:val="22"/>
        </w:rPr>
        <w:t>upport continuous learning and refinement as additional country experiences emerg</w:t>
      </w:r>
      <w:r w:rsidR="00F1375D" w:rsidRPr="007D011C">
        <w:rPr>
          <w:sz w:val="22"/>
          <w:szCs w:val="22"/>
        </w:rPr>
        <w:t>e</w:t>
      </w:r>
    </w:p>
    <w:p w14:paraId="5CEED82C" w14:textId="4114B50A" w:rsidR="00F1375D" w:rsidRPr="007D011C" w:rsidRDefault="00BF5196" w:rsidP="007D011C">
      <w:pPr>
        <w:pStyle w:val="Heading2"/>
      </w:pPr>
      <w:r w:rsidRPr="007D011C">
        <w:t xml:space="preserve">Detailed </w:t>
      </w:r>
      <w:r w:rsidR="00D45583">
        <w:t xml:space="preserve">structure for </w:t>
      </w:r>
      <w:r w:rsidR="001E5BA6" w:rsidRPr="004E05FE">
        <w:t xml:space="preserve">institutional </w:t>
      </w:r>
      <w:r w:rsidR="00D45583">
        <w:t>roles and responsibilities</w:t>
      </w:r>
    </w:p>
    <w:p w14:paraId="195DA776" w14:textId="77777777" w:rsidR="00791574" w:rsidRPr="007D011C" w:rsidRDefault="00791574" w:rsidP="00791574">
      <w:pPr>
        <w:rPr>
          <w:rFonts w:eastAsia="Avenir"/>
        </w:rPr>
      </w:pPr>
    </w:p>
    <w:p w14:paraId="37A409B8" w14:textId="179C5E37" w:rsidR="00791574" w:rsidRPr="007D011C" w:rsidRDefault="005101D6" w:rsidP="007D011C">
      <w:pPr>
        <w:pStyle w:val="Heading3"/>
      </w:pPr>
      <w:r w:rsidRPr="007D011C">
        <w:t xml:space="preserve">1. </w:t>
      </w:r>
      <w:r w:rsidR="001E5BA6" w:rsidRPr="007D011C">
        <w:t xml:space="preserve">Governance and </w:t>
      </w:r>
      <w:r w:rsidR="00EC637B" w:rsidRPr="007D011C">
        <w:t>o</w:t>
      </w:r>
      <w:r w:rsidR="001E5BA6" w:rsidRPr="007D011C">
        <w:t>wnership</w:t>
      </w:r>
    </w:p>
    <w:p w14:paraId="696CB2CB" w14:textId="77777777" w:rsidR="001E5BA6" w:rsidRPr="004E05FE" w:rsidRDefault="001E5BA6" w:rsidP="00AF6FD8">
      <w:pPr>
        <w:rPr>
          <w:rFonts w:eastAsia="Avenir"/>
          <w:sz w:val="22"/>
          <w:szCs w:val="22"/>
        </w:rPr>
      </w:pPr>
    </w:p>
    <w:p w14:paraId="5108B7A6" w14:textId="3345DB87" w:rsidR="001E5BA6" w:rsidRPr="004E05FE" w:rsidRDefault="001E5BA6" w:rsidP="00AF6FD8">
      <w:pPr>
        <w:rPr>
          <w:rFonts w:eastAsia="Avenir"/>
          <w:sz w:val="22"/>
          <w:szCs w:val="22"/>
        </w:rPr>
      </w:pPr>
      <w:r w:rsidRPr="007D011C">
        <w:rPr>
          <w:rFonts w:eastAsia="Avenir"/>
          <w:b/>
          <w:bCs/>
          <w:sz w:val="22"/>
          <w:szCs w:val="22"/>
        </w:rPr>
        <w:t>Goal:</w:t>
      </w:r>
      <w:r w:rsidRPr="004E05FE">
        <w:rPr>
          <w:rFonts w:eastAsia="Avenir"/>
          <w:sz w:val="22"/>
          <w:szCs w:val="22"/>
        </w:rPr>
        <w:t xml:space="preserve"> </w:t>
      </w:r>
      <w:r w:rsidR="00B0714B" w:rsidRPr="004E05FE">
        <w:rPr>
          <w:rFonts w:eastAsia="Avenir"/>
          <w:sz w:val="22"/>
          <w:szCs w:val="22"/>
        </w:rPr>
        <w:t>Provide long-term oversight of the Toolkit, including governance arrangements, content management, future development and partner engagement.</w:t>
      </w:r>
    </w:p>
    <w:p w14:paraId="6606A271" w14:textId="0A502D6D" w:rsidR="00B0714B" w:rsidRPr="004E05FE" w:rsidRDefault="00B0714B" w:rsidP="00AF6FD8">
      <w:pPr>
        <w:rPr>
          <w:rFonts w:eastAsia="Avenir"/>
          <w:sz w:val="22"/>
          <w:szCs w:val="22"/>
        </w:rPr>
      </w:pPr>
    </w:p>
    <w:p w14:paraId="07A733D5" w14:textId="4B698453" w:rsidR="00A23305" w:rsidRPr="007D011C" w:rsidRDefault="00A23305" w:rsidP="00AF6FD8">
      <w:pPr>
        <w:rPr>
          <w:rFonts w:eastAsia="Avenir"/>
          <w:b/>
          <w:bCs/>
          <w:sz w:val="22"/>
          <w:szCs w:val="22"/>
        </w:rPr>
      </w:pPr>
      <w:r w:rsidRPr="007D011C">
        <w:rPr>
          <w:rFonts w:eastAsia="Avenir"/>
          <w:b/>
          <w:bCs/>
          <w:sz w:val="22"/>
          <w:szCs w:val="22"/>
        </w:rPr>
        <w:t xml:space="preserve">Required actions: </w:t>
      </w:r>
    </w:p>
    <w:p w14:paraId="541208F0" w14:textId="3B119A20" w:rsidR="00C54AE8" w:rsidRPr="007D011C" w:rsidRDefault="00A23305" w:rsidP="00F700E3">
      <w:pPr>
        <w:keepNext/>
        <w:keepLines/>
        <w:numPr>
          <w:ilvl w:val="0"/>
          <w:numId w:val="18"/>
        </w:numPr>
        <w:pBdr>
          <w:top w:val="nil"/>
          <w:left w:val="nil"/>
          <w:bottom w:val="nil"/>
          <w:right w:val="nil"/>
          <w:between w:val="nil"/>
        </w:pBdr>
        <w:spacing w:before="240"/>
        <w:rPr>
          <w:rFonts w:eastAsia="Avenir" w:cs="Avenir"/>
          <w:color w:val="000000"/>
          <w:sz w:val="22"/>
          <w:szCs w:val="22"/>
        </w:rPr>
      </w:pPr>
      <w:r w:rsidRPr="007D011C">
        <w:rPr>
          <w:rFonts w:eastAsia="Avenir" w:cs="Avenir"/>
          <w:color w:val="000000"/>
          <w:sz w:val="22"/>
          <w:szCs w:val="22"/>
        </w:rPr>
        <w:t xml:space="preserve">Establish </w:t>
      </w:r>
      <w:r w:rsidR="00E270FE" w:rsidRPr="002E59C4">
        <w:rPr>
          <w:rFonts w:eastAsia="Avenir" w:cs="Avenir"/>
          <w:color w:val="000000"/>
          <w:sz w:val="22"/>
          <w:szCs w:val="22"/>
        </w:rPr>
        <w:t xml:space="preserve">long-term </w:t>
      </w:r>
      <w:r w:rsidR="00430D49" w:rsidRPr="002E59C4">
        <w:rPr>
          <w:rFonts w:eastAsia="Avenir" w:cs="Avenir"/>
          <w:color w:val="000000"/>
          <w:sz w:val="22"/>
          <w:szCs w:val="22"/>
        </w:rPr>
        <w:t>governance</w:t>
      </w:r>
      <w:r w:rsidR="00146DDD" w:rsidRPr="002E59C4">
        <w:rPr>
          <w:rFonts w:eastAsia="Avenir" w:cs="Avenir"/>
          <w:color w:val="000000"/>
          <w:sz w:val="22"/>
          <w:szCs w:val="22"/>
        </w:rPr>
        <w:t xml:space="preserve"> </w:t>
      </w:r>
      <w:r w:rsidRPr="007D011C">
        <w:rPr>
          <w:rFonts w:eastAsia="Avenir" w:cs="Avenir"/>
          <w:color w:val="000000"/>
          <w:sz w:val="22"/>
          <w:szCs w:val="22"/>
        </w:rPr>
        <w:t>arrangements</w:t>
      </w:r>
      <w:r w:rsidR="002E59C4" w:rsidRPr="007D011C">
        <w:rPr>
          <w:rFonts w:eastAsia="Avenir" w:cs="Avenir"/>
          <w:color w:val="000000"/>
          <w:sz w:val="22"/>
          <w:szCs w:val="22"/>
        </w:rPr>
        <w:t xml:space="preserve">, including roles and responsibilities </w:t>
      </w:r>
      <w:r w:rsidR="00934660">
        <w:rPr>
          <w:rFonts w:eastAsia="Avenir" w:cs="Avenir"/>
          <w:color w:val="000000"/>
          <w:sz w:val="22"/>
          <w:szCs w:val="22"/>
        </w:rPr>
        <w:t>across lead and supporting partners</w:t>
      </w:r>
    </w:p>
    <w:p w14:paraId="410BBE7E" w14:textId="0B55D3BB" w:rsidR="000300B8" w:rsidRDefault="00290DCE" w:rsidP="00F700E3">
      <w:pPr>
        <w:keepNext/>
        <w:keepLines/>
        <w:numPr>
          <w:ilvl w:val="0"/>
          <w:numId w:val="18"/>
        </w:numPr>
        <w:pBdr>
          <w:top w:val="nil"/>
          <w:left w:val="nil"/>
          <w:bottom w:val="nil"/>
          <w:right w:val="nil"/>
          <w:between w:val="nil"/>
        </w:pBdr>
        <w:rPr>
          <w:rFonts w:eastAsia="Avenir" w:cs="Avenir"/>
          <w:color w:val="000000"/>
          <w:sz w:val="22"/>
          <w:szCs w:val="22"/>
        </w:rPr>
      </w:pPr>
      <w:r>
        <w:rPr>
          <w:rFonts w:eastAsia="Avenir" w:cs="Avenir"/>
          <w:color w:val="000000"/>
          <w:sz w:val="22"/>
          <w:szCs w:val="22"/>
        </w:rPr>
        <w:t>Establish decision-making processes for strategic direction and future development</w:t>
      </w:r>
    </w:p>
    <w:p w14:paraId="404BE895" w14:textId="77777777" w:rsidR="00A23305" w:rsidRPr="004E05FE" w:rsidRDefault="00A23305" w:rsidP="00A23305">
      <w:pPr>
        <w:keepNext/>
        <w:keepLines/>
        <w:pBdr>
          <w:top w:val="nil"/>
          <w:left w:val="nil"/>
          <w:bottom w:val="nil"/>
          <w:right w:val="nil"/>
          <w:between w:val="nil"/>
        </w:pBdr>
        <w:rPr>
          <w:rFonts w:eastAsia="Avenir" w:cs="Avenir"/>
          <w:color w:val="000000"/>
          <w:sz w:val="22"/>
          <w:szCs w:val="22"/>
        </w:rPr>
      </w:pPr>
    </w:p>
    <w:p w14:paraId="0BF90658" w14:textId="3B326626" w:rsidR="00A23305" w:rsidRPr="007D011C" w:rsidRDefault="00A23305" w:rsidP="007D011C">
      <w:pPr>
        <w:keepNext/>
        <w:keepLines/>
        <w:pBdr>
          <w:top w:val="nil"/>
          <w:left w:val="nil"/>
          <w:bottom w:val="nil"/>
          <w:right w:val="nil"/>
          <w:between w:val="nil"/>
        </w:pBdr>
        <w:rPr>
          <w:rFonts w:eastAsia="Avenir" w:cs="Avenir"/>
          <w:color w:val="000000"/>
          <w:sz w:val="22"/>
          <w:szCs w:val="22"/>
        </w:rPr>
      </w:pPr>
      <w:r w:rsidRPr="007D011C">
        <w:rPr>
          <w:rFonts w:eastAsia="Avenir" w:cs="Avenir"/>
          <w:b/>
          <w:bCs/>
          <w:color w:val="000000"/>
          <w:sz w:val="22"/>
          <w:szCs w:val="22"/>
        </w:rPr>
        <w:t>Scenario 1 Lead</w:t>
      </w:r>
      <w:r w:rsidR="008277BA">
        <w:rPr>
          <w:rFonts w:eastAsia="Avenir" w:cs="Avenir"/>
          <w:b/>
          <w:bCs/>
          <w:color w:val="000000"/>
          <w:sz w:val="22"/>
          <w:szCs w:val="22"/>
        </w:rPr>
        <w:t>s</w:t>
      </w:r>
      <w:r w:rsidRPr="007D011C">
        <w:rPr>
          <w:rFonts w:eastAsia="Avenir" w:cs="Avenir"/>
          <w:b/>
          <w:bCs/>
          <w:color w:val="000000"/>
          <w:sz w:val="22"/>
          <w:szCs w:val="22"/>
        </w:rPr>
        <w:t>:</w:t>
      </w:r>
      <w:r w:rsidRPr="004E05FE">
        <w:rPr>
          <w:rFonts w:eastAsia="Avenir" w:cs="Avenir"/>
          <w:color w:val="000000"/>
          <w:sz w:val="22"/>
          <w:szCs w:val="22"/>
        </w:rPr>
        <w:t xml:space="preserve"> CCFLA and Viable Cities</w:t>
      </w:r>
      <w:r w:rsidR="00216CFA">
        <w:rPr>
          <w:rFonts w:eastAsia="Avenir" w:cs="Avenir"/>
          <w:color w:val="000000"/>
          <w:sz w:val="22"/>
          <w:szCs w:val="22"/>
        </w:rPr>
        <w:t xml:space="preserve"> </w:t>
      </w:r>
    </w:p>
    <w:p w14:paraId="7DEADFB0" w14:textId="15163DF1" w:rsidR="00DF4B38" w:rsidRDefault="00A23305" w:rsidP="00AF6FD8">
      <w:pPr>
        <w:rPr>
          <w:rFonts w:eastAsia="Avenir"/>
          <w:sz w:val="22"/>
          <w:szCs w:val="22"/>
        </w:rPr>
      </w:pPr>
      <w:r w:rsidRPr="007D011C">
        <w:rPr>
          <w:rFonts w:eastAsia="Avenir"/>
          <w:b/>
          <w:bCs/>
          <w:sz w:val="22"/>
          <w:szCs w:val="22"/>
        </w:rPr>
        <w:t>Scenario 2 Lead:</w:t>
      </w:r>
      <w:r w:rsidRPr="004E05FE">
        <w:rPr>
          <w:rFonts w:eastAsia="Avenir"/>
          <w:sz w:val="22"/>
          <w:szCs w:val="22"/>
        </w:rPr>
        <w:t xml:space="preserve"> CHAMP Secretariat (WRI)</w:t>
      </w:r>
    </w:p>
    <w:p w14:paraId="64B1695F" w14:textId="77777777" w:rsidR="00617521" w:rsidRPr="004E05FE" w:rsidRDefault="00617521" w:rsidP="00AF6FD8">
      <w:pPr>
        <w:rPr>
          <w:rFonts w:eastAsia="Avenir"/>
          <w:sz w:val="22"/>
          <w:szCs w:val="22"/>
        </w:rPr>
      </w:pPr>
    </w:p>
    <w:p w14:paraId="4F858E5A" w14:textId="002E8B2C" w:rsidR="00DF4B38" w:rsidRPr="007D011C" w:rsidRDefault="00DF4B38" w:rsidP="007D011C">
      <w:pPr>
        <w:pStyle w:val="Heading3"/>
        <w:rPr>
          <w:b w:val="0"/>
        </w:rPr>
      </w:pPr>
      <w:r w:rsidRPr="007D011C">
        <w:t xml:space="preserve">2. </w:t>
      </w:r>
      <w:r w:rsidR="00EC637B" w:rsidRPr="007D011C">
        <w:t>Content development</w:t>
      </w:r>
    </w:p>
    <w:p w14:paraId="60F90DE6" w14:textId="77777777" w:rsidR="00EC637B" w:rsidRPr="004E05FE" w:rsidRDefault="00EC637B" w:rsidP="00AF6FD8">
      <w:pPr>
        <w:rPr>
          <w:rFonts w:eastAsia="Avenir"/>
          <w:b/>
          <w:bCs/>
          <w:sz w:val="22"/>
          <w:szCs w:val="22"/>
        </w:rPr>
      </w:pPr>
    </w:p>
    <w:p w14:paraId="1A5BB749" w14:textId="4902405D" w:rsidR="00EC637B" w:rsidRPr="004E05FE" w:rsidRDefault="00EC637B" w:rsidP="00AF6FD8">
      <w:pPr>
        <w:rPr>
          <w:rFonts w:eastAsia="Avenir"/>
          <w:sz w:val="22"/>
          <w:szCs w:val="22"/>
        </w:rPr>
      </w:pPr>
      <w:r w:rsidRPr="004E05FE">
        <w:rPr>
          <w:rFonts w:eastAsia="Avenir"/>
          <w:b/>
          <w:bCs/>
          <w:sz w:val="22"/>
          <w:szCs w:val="22"/>
        </w:rPr>
        <w:lastRenderedPageBreak/>
        <w:t xml:space="preserve">Goal: </w:t>
      </w:r>
      <w:r w:rsidRPr="007D011C">
        <w:rPr>
          <w:rFonts w:eastAsia="Avenir"/>
          <w:sz w:val="22"/>
          <w:szCs w:val="22"/>
        </w:rPr>
        <w:t xml:space="preserve">Develop the web-based Toolkit platform, </w:t>
      </w:r>
      <w:r w:rsidRPr="004E05FE">
        <w:rPr>
          <w:rFonts w:eastAsia="Avenir"/>
          <w:sz w:val="22"/>
          <w:szCs w:val="22"/>
        </w:rPr>
        <w:t xml:space="preserve">initial </w:t>
      </w:r>
      <w:r w:rsidRPr="007D011C">
        <w:rPr>
          <w:rFonts w:eastAsia="Avenir"/>
          <w:sz w:val="22"/>
          <w:szCs w:val="22"/>
        </w:rPr>
        <w:t xml:space="preserve">content, </w:t>
      </w:r>
      <w:r w:rsidR="0029414E">
        <w:rPr>
          <w:rFonts w:eastAsia="Avenir"/>
          <w:sz w:val="22"/>
          <w:szCs w:val="22"/>
        </w:rPr>
        <w:t xml:space="preserve">work plan, and </w:t>
      </w:r>
      <w:r w:rsidRPr="007D011C">
        <w:rPr>
          <w:rFonts w:eastAsia="Avenir"/>
          <w:sz w:val="22"/>
          <w:szCs w:val="22"/>
        </w:rPr>
        <w:t>governance</w:t>
      </w:r>
      <w:r w:rsidR="0029414E">
        <w:rPr>
          <w:rFonts w:eastAsia="Avenir"/>
          <w:sz w:val="22"/>
          <w:szCs w:val="22"/>
        </w:rPr>
        <w:t xml:space="preserve"> </w:t>
      </w:r>
      <w:r w:rsidRPr="007D011C">
        <w:rPr>
          <w:rFonts w:eastAsia="Avenir"/>
          <w:sz w:val="22"/>
          <w:szCs w:val="22"/>
        </w:rPr>
        <w:t xml:space="preserve">strategy, in </w:t>
      </w:r>
      <w:r w:rsidR="0029414E">
        <w:rPr>
          <w:rFonts w:eastAsia="Avenir"/>
          <w:sz w:val="22"/>
          <w:szCs w:val="22"/>
        </w:rPr>
        <w:t>consultations</w:t>
      </w:r>
      <w:r w:rsidRPr="007D011C">
        <w:rPr>
          <w:rFonts w:eastAsia="Avenir"/>
          <w:sz w:val="22"/>
          <w:szCs w:val="22"/>
        </w:rPr>
        <w:t xml:space="preserve"> with CHAMP </w:t>
      </w:r>
      <w:r w:rsidR="004E05FE" w:rsidRPr="004E05FE">
        <w:rPr>
          <w:rFonts w:eastAsia="Avenir"/>
          <w:sz w:val="22"/>
          <w:szCs w:val="22"/>
        </w:rPr>
        <w:t>secretariat and partners</w:t>
      </w:r>
      <w:r w:rsidRPr="007D011C">
        <w:rPr>
          <w:rFonts w:eastAsia="Avenir"/>
          <w:sz w:val="22"/>
          <w:szCs w:val="22"/>
        </w:rPr>
        <w:t>.</w:t>
      </w:r>
    </w:p>
    <w:p w14:paraId="79A77053" w14:textId="77777777" w:rsidR="004E05FE" w:rsidRPr="004E05FE" w:rsidRDefault="004E05FE" w:rsidP="00AF6FD8">
      <w:pPr>
        <w:rPr>
          <w:rFonts w:eastAsia="Avenir"/>
          <w:sz w:val="22"/>
          <w:szCs w:val="22"/>
        </w:rPr>
      </w:pPr>
    </w:p>
    <w:p w14:paraId="0FC15DE8" w14:textId="77777777" w:rsidR="004E05FE" w:rsidRPr="004E05FE" w:rsidRDefault="004E05FE" w:rsidP="004E05FE">
      <w:pPr>
        <w:rPr>
          <w:rFonts w:eastAsia="Avenir"/>
          <w:b/>
          <w:bCs/>
          <w:sz w:val="22"/>
          <w:szCs w:val="22"/>
        </w:rPr>
      </w:pPr>
      <w:r w:rsidRPr="004E05FE">
        <w:rPr>
          <w:rFonts w:eastAsia="Avenir"/>
          <w:b/>
          <w:bCs/>
          <w:sz w:val="22"/>
          <w:szCs w:val="22"/>
        </w:rPr>
        <w:t xml:space="preserve">Required actions: </w:t>
      </w:r>
    </w:p>
    <w:p w14:paraId="30CE9341" w14:textId="56567B61" w:rsidR="004E05FE" w:rsidRPr="007D011C" w:rsidRDefault="004E05FE" w:rsidP="00F700E3">
      <w:pPr>
        <w:keepNext/>
        <w:keepLines/>
        <w:numPr>
          <w:ilvl w:val="0"/>
          <w:numId w:val="17"/>
        </w:numPr>
        <w:pBdr>
          <w:top w:val="nil"/>
          <w:left w:val="nil"/>
          <w:bottom w:val="nil"/>
          <w:right w:val="nil"/>
          <w:between w:val="nil"/>
        </w:pBdr>
        <w:spacing w:before="240"/>
        <w:rPr>
          <w:rFonts w:eastAsia="Avenir" w:cs="Avenir"/>
          <w:color w:val="000000"/>
          <w:sz w:val="22"/>
          <w:szCs w:val="22"/>
        </w:rPr>
      </w:pPr>
      <w:r w:rsidRPr="007D011C">
        <w:rPr>
          <w:rFonts w:eastAsia="Avenir" w:cs="Avenir"/>
          <w:color w:val="000000"/>
          <w:sz w:val="22"/>
          <w:szCs w:val="22"/>
        </w:rPr>
        <w:t>Conduct secondary research for Toolkit content development</w:t>
      </w:r>
    </w:p>
    <w:p w14:paraId="09E9677D" w14:textId="2A2BC811" w:rsidR="004D18C7" w:rsidRPr="004D18C7" w:rsidRDefault="004D18C7" w:rsidP="00F700E3">
      <w:pPr>
        <w:keepNext/>
        <w:keepLines/>
        <w:numPr>
          <w:ilvl w:val="0"/>
          <w:numId w:val="17"/>
        </w:numPr>
        <w:pBdr>
          <w:top w:val="nil"/>
          <w:left w:val="nil"/>
          <w:bottom w:val="nil"/>
          <w:right w:val="nil"/>
          <w:between w:val="nil"/>
        </w:pBdr>
        <w:rPr>
          <w:rFonts w:eastAsia="Avenir" w:cs="Avenir"/>
          <w:color w:val="000000"/>
          <w:sz w:val="22"/>
          <w:szCs w:val="22"/>
        </w:rPr>
      </w:pPr>
      <w:r>
        <w:rPr>
          <w:rFonts w:eastAsia="Avenir" w:cs="Avenir"/>
          <w:color w:val="000000"/>
          <w:sz w:val="22"/>
          <w:szCs w:val="22"/>
        </w:rPr>
        <w:t>C</w:t>
      </w:r>
      <w:r w:rsidRPr="004D18C7">
        <w:rPr>
          <w:rFonts w:eastAsia="Avenir" w:cs="Avenir"/>
          <w:color w:val="000000"/>
          <w:sz w:val="22"/>
          <w:szCs w:val="22"/>
        </w:rPr>
        <w:t>onduct interviews</w:t>
      </w:r>
      <w:r>
        <w:rPr>
          <w:rFonts w:eastAsia="Avenir" w:cs="Avenir"/>
          <w:color w:val="000000"/>
          <w:sz w:val="22"/>
          <w:szCs w:val="22"/>
        </w:rPr>
        <w:t xml:space="preserve"> and</w:t>
      </w:r>
      <w:r w:rsidRPr="004D18C7">
        <w:rPr>
          <w:rFonts w:eastAsia="Avenir" w:cs="Avenir"/>
          <w:color w:val="000000"/>
          <w:sz w:val="22"/>
          <w:szCs w:val="22"/>
        </w:rPr>
        <w:t xml:space="preserve"> consultations with CHAMP partners </w:t>
      </w:r>
      <w:r w:rsidR="007E16F2">
        <w:rPr>
          <w:rFonts w:eastAsia="Avenir" w:cs="Avenir"/>
          <w:color w:val="000000"/>
          <w:sz w:val="22"/>
          <w:szCs w:val="22"/>
        </w:rPr>
        <w:t>and stakeholders</w:t>
      </w:r>
    </w:p>
    <w:p w14:paraId="5A33D2D7" w14:textId="0547851D" w:rsidR="004D18C7" w:rsidRPr="004D18C7" w:rsidRDefault="004D18C7" w:rsidP="00F700E3">
      <w:pPr>
        <w:keepNext/>
        <w:keepLines/>
        <w:numPr>
          <w:ilvl w:val="0"/>
          <w:numId w:val="17"/>
        </w:numPr>
        <w:pBdr>
          <w:top w:val="nil"/>
          <w:left w:val="nil"/>
          <w:bottom w:val="nil"/>
          <w:right w:val="nil"/>
          <w:between w:val="nil"/>
        </w:pBdr>
        <w:rPr>
          <w:rFonts w:eastAsia="Avenir" w:cs="Avenir"/>
          <w:color w:val="000000"/>
          <w:sz w:val="22"/>
          <w:szCs w:val="22"/>
        </w:rPr>
      </w:pPr>
      <w:r w:rsidRPr="004D18C7">
        <w:rPr>
          <w:rFonts w:eastAsia="Avenir" w:cs="Avenir"/>
          <w:color w:val="000000"/>
          <w:sz w:val="22"/>
          <w:szCs w:val="22"/>
        </w:rPr>
        <w:t>Develop country journeys, case studies and implementation examples</w:t>
      </w:r>
    </w:p>
    <w:p w14:paraId="112C774C" w14:textId="61711993" w:rsidR="004D18C7" w:rsidRPr="004D18C7" w:rsidRDefault="007E16F2" w:rsidP="00F700E3">
      <w:pPr>
        <w:keepNext/>
        <w:keepLines/>
        <w:numPr>
          <w:ilvl w:val="0"/>
          <w:numId w:val="17"/>
        </w:numPr>
        <w:pBdr>
          <w:top w:val="nil"/>
          <w:left w:val="nil"/>
          <w:bottom w:val="nil"/>
          <w:right w:val="nil"/>
          <w:between w:val="nil"/>
        </w:pBdr>
        <w:rPr>
          <w:rFonts w:eastAsia="Avenir" w:cs="Avenir"/>
          <w:color w:val="000000"/>
          <w:sz w:val="22"/>
          <w:szCs w:val="22"/>
        </w:rPr>
      </w:pPr>
      <w:r>
        <w:rPr>
          <w:rFonts w:eastAsia="Avenir" w:cs="Avenir"/>
          <w:color w:val="000000"/>
          <w:sz w:val="22"/>
          <w:szCs w:val="22"/>
        </w:rPr>
        <w:t>Develop</w:t>
      </w:r>
      <w:r w:rsidR="004D18C7" w:rsidRPr="004D18C7">
        <w:rPr>
          <w:rFonts w:eastAsia="Avenir" w:cs="Avenir"/>
          <w:color w:val="000000"/>
          <w:sz w:val="22"/>
          <w:szCs w:val="22"/>
        </w:rPr>
        <w:t xml:space="preserve"> the web platform and user experience through iterative feedback</w:t>
      </w:r>
    </w:p>
    <w:p w14:paraId="67107B47" w14:textId="3A466D40" w:rsidR="004E05FE" w:rsidRDefault="004D18C7" w:rsidP="00F700E3">
      <w:pPr>
        <w:keepNext/>
        <w:keepLines/>
        <w:numPr>
          <w:ilvl w:val="0"/>
          <w:numId w:val="17"/>
        </w:numPr>
        <w:pBdr>
          <w:top w:val="nil"/>
          <w:left w:val="nil"/>
          <w:bottom w:val="nil"/>
          <w:right w:val="nil"/>
          <w:between w:val="nil"/>
        </w:pBdr>
        <w:rPr>
          <w:rFonts w:eastAsia="Avenir" w:cs="Avenir"/>
          <w:color w:val="000000"/>
          <w:sz w:val="22"/>
          <w:szCs w:val="22"/>
        </w:rPr>
      </w:pPr>
      <w:r w:rsidRPr="004D18C7">
        <w:rPr>
          <w:rFonts w:eastAsia="Avenir" w:cs="Avenir"/>
          <w:color w:val="000000"/>
          <w:sz w:val="22"/>
          <w:szCs w:val="22"/>
        </w:rPr>
        <w:t>Prepare supporting documentation and communication materials for Toolkit launch</w:t>
      </w:r>
    </w:p>
    <w:p w14:paraId="1942A70D" w14:textId="77777777" w:rsidR="002849A4" w:rsidRPr="007D011C" w:rsidRDefault="002849A4" w:rsidP="007D011C">
      <w:pPr>
        <w:keepNext/>
        <w:keepLines/>
        <w:pBdr>
          <w:top w:val="nil"/>
          <w:left w:val="nil"/>
          <w:bottom w:val="nil"/>
          <w:right w:val="nil"/>
          <w:between w:val="nil"/>
        </w:pBdr>
        <w:rPr>
          <w:rFonts w:eastAsia="Avenir" w:cs="Avenir"/>
          <w:color w:val="000000"/>
          <w:sz w:val="22"/>
          <w:szCs w:val="22"/>
        </w:rPr>
      </w:pPr>
    </w:p>
    <w:p w14:paraId="6407207D" w14:textId="6D950FBF" w:rsidR="002849A4" w:rsidRPr="0086641A" w:rsidRDefault="002849A4" w:rsidP="002849A4">
      <w:pPr>
        <w:keepNext/>
        <w:keepLines/>
        <w:pBdr>
          <w:top w:val="nil"/>
          <w:left w:val="nil"/>
          <w:bottom w:val="nil"/>
          <w:right w:val="nil"/>
          <w:between w:val="nil"/>
        </w:pBdr>
        <w:rPr>
          <w:rFonts w:eastAsia="Avenir" w:cs="Avenir"/>
          <w:color w:val="000000"/>
          <w:sz w:val="22"/>
          <w:szCs w:val="22"/>
        </w:rPr>
      </w:pPr>
      <w:r w:rsidRPr="0086641A">
        <w:rPr>
          <w:rFonts w:eastAsia="Avenir" w:cs="Avenir"/>
          <w:b/>
          <w:bCs/>
          <w:color w:val="000000"/>
          <w:sz w:val="22"/>
          <w:szCs w:val="22"/>
        </w:rPr>
        <w:t xml:space="preserve">Scenario 1 </w:t>
      </w:r>
      <w:r w:rsidR="005B1667">
        <w:rPr>
          <w:rFonts w:eastAsia="Avenir" w:cs="Avenir"/>
          <w:b/>
          <w:bCs/>
          <w:color w:val="000000"/>
          <w:sz w:val="22"/>
          <w:szCs w:val="22"/>
        </w:rPr>
        <w:t xml:space="preserve">and 2 </w:t>
      </w:r>
      <w:r w:rsidRPr="0086641A">
        <w:rPr>
          <w:rFonts w:eastAsia="Avenir" w:cs="Avenir"/>
          <w:b/>
          <w:bCs/>
          <w:color w:val="000000"/>
          <w:sz w:val="22"/>
          <w:szCs w:val="22"/>
        </w:rPr>
        <w:t>Lead</w:t>
      </w:r>
      <w:r w:rsidR="008277BA">
        <w:rPr>
          <w:rFonts w:eastAsia="Avenir" w:cs="Avenir"/>
          <w:b/>
          <w:bCs/>
          <w:color w:val="000000"/>
          <w:sz w:val="22"/>
          <w:szCs w:val="22"/>
        </w:rPr>
        <w:t>s</w:t>
      </w:r>
      <w:r w:rsidRPr="0086641A">
        <w:rPr>
          <w:rFonts w:eastAsia="Avenir" w:cs="Avenir"/>
          <w:b/>
          <w:bCs/>
          <w:color w:val="000000"/>
          <w:sz w:val="22"/>
          <w:szCs w:val="22"/>
        </w:rPr>
        <w:t>:</w:t>
      </w:r>
      <w:r w:rsidRPr="004E05FE">
        <w:rPr>
          <w:rFonts w:eastAsia="Avenir" w:cs="Avenir"/>
          <w:color w:val="000000"/>
          <w:sz w:val="22"/>
          <w:szCs w:val="22"/>
        </w:rPr>
        <w:t xml:space="preserve"> CCFLA and Viable Cities</w:t>
      </w:r>
    </w:p>
    <w:p w14:paraId="58773212" w14:textId="77777777" w:rsidR="004E05FE" w:rsidRDefault="004E05FE" w:rsidP="00AF6FD8">
      <w:pPr>
        <w:rPr>
          <w:rFonts w:eastAsia="Avenir"/>
          <w:sz w:val="22"/>
          <w:szCs w:val="22"/>
        </w:rPr>
      </w:pPr>
    </w:p>
    <w:p w14:paraId="27D99461" w14:textId="6F399B82" w:rsidR="00F46EF5" w:rsidRPr="007D011C" w:rsidRDefault="00F46EF5" w:rsidP="007D011C">
      <w:pPr>
        <w:pStyle w:val="Heading3"/>
      </w:pPr>
      <w:r w:rsidRPr="007D011C">
        <w:t xml:space="preserve">3. </w:t>
      </w:r>
      <w:r w:rsidR="005E63AF">
        <w:t xml:space="preserve">Platform </w:t>
      </w:r>
      <w:r w:rsidR="00DC2BD6" w:rsidRPr="007D011C">
        <w:t>Hosting and maintenance</w:t>
      </w:r>
    </w:p>
    <w:p w14:paraId="673E4EEF" w14:textId="30544AB6" w:rsidR="00831930" w:rsidRDefault="0029414E" w:rsidP="007D011C">
      <w:pPr>
        <w:keepNext/>
        <w:keepLines/>
        <w:spacing w:before="240" w:after="240"/>
        <w:rPr>
          <w:rFonts w:eastAsia="Avenir"/>
          <w:sz w:val="22"/>
          <w:szCs w:val="22"/>
        </w:rPr>
      </w:pPr>
      <w:r w:rsidRPr="007D011C">
        <w:rPr>
          <w:rFonts w:eastAsia="Avenir"/>
          <w:b/>
          <w:bCs/>
          <w:sz w:val="22"/>
          <w:szCs w:val="22"/>
        </w:rPr>
        <w:t>Goal:</w:t>
      </w:r>
      <w:r w:rsidRPr="007D011C">
        <w:rPr>
          <w:rFonts w:eastAsia="Avenir"/>
          <w:sz w:val="22"/>
          <w:szCs w:val="22"/>
        </w:rPr>
        <w:t xml:space="preserve"> </w:t>
      </w:r>
      <w:r w:rsidR="005E63AF" w:rsidRPr="005E63AF">
        <w:rPr>
          <w:rFonts w:eastAsia="Avenir"/>
          <w:sz w:val="22"/>
          <w:szCs w:val="22"/>
        </w:rPr>
        <w:t>Ensure the Toolkit remains accessible, functional and technically maintained as a long-term digital resource.</w:t>
      </w:r>
    </w:p>
    <w:p w14:paraId="0BF1B060" w14:textId="77777777" w:rsidR="00831930" w:rsidRDefault="00831930" w:rsidP="00831930">
      <w:pPr>
        <w:rPr>
          <w:rFonts w:eastAsia="Avenir"/>
          <w:b/>
          <w:bCs/>
          <w:sz w:val="22"/>
          <w:szCs w:val="22"/>
        </w:rPr>
      </w:pPr>
      <w:r w:rsidRPr="004E05FE">
        <w:rPr>
          <w:rFonts w:eastAsia="Avenir"/>
          <w:b/>
          <w:bCs/>
          <w:sz w:val="22"/>
          <w:szCs w:val="22"/>
        </w:rPr>
        <w:t xml:space="preserve">Required actions: </w:t>
      </w:r>
    </w:p>
    <w:p w14:paraId="4412C401" w14:textId="77777777" w:rsidR="00831930" w:rsidRDefault="00831930" w:rsidP="00831930">
      <w:pPr>
        <w:rPr>
          <w:rFonts w:eastAsia="Avenir"/>
          <w:b/>
          <w:bCs/>
          <w:sz w:val="22"/>
          <w:szCs w:val="22"/>
        </w:rPr>
      </w:pPr>
    </w:p>
    <w:p w14:paraId="5E39C569" w14:textId="794B7244" w:rsidR="00FD6B4F" w:rsidRPr="00FB0F42" w:rsidRDefault="00FD6B4F" w:rsidP="00F700E3">
      <w:pPr>
        <w:keepNext/>
        <w:keepLines/>
        <w:numPr>
          <w:ilvl w:val="0"/>
          <w:numId w:val="17"/>
        </w:numPr>
        <w:pBdr>
          <w:top w:val="nil"/>
          <w:left w:val="nil"/>
          <w:bottom w:val="nil"/>
          <w:right w:val="nil"/>
          <w:between w:val="nil"/>
        </w:pBdr>
        <w:tabs>
          <w:tab w:val="left" w:pos="2552"/>
        </w:tabs>
        <w:rPr>
          <w:rFonts w:eastAsia="Avenir" w:cs="Avenir"/>
          <w:color w:val="000000"/>
          <w:sz w:val="22"/>
          <w:szCs w:val="22"/>
        </w:rPr>
      </w:pPr>
      <w:r w:rsidRPr="00FD6B4F">
        <w:rPr>
          <w:rFonts w:eastAsia="Avenir" w:cs="Avenir"/>
          <w:color w:val="000000"/>
          <w:sz w:val="22"/>
          <w:szCs w:val="22"/>
        </w:rPr>
        <w:t>Host and maintain the web-based Toolkit platform</w:t>
      </w:r>
      <w:r>
        <w:rPr>
          <w:rFonts w:eastAsia="Avenir" w:cs="Avenir"/>
          <w:color w:val="000000"/>
          <w:sz w:val="22"/>
          <w:szCs w:val="22"/>
        </w:rPr>
        <w:t xml:space="preserve">, ensuring </w:t>
      </w:r>
      <w:r w:rsidR="00FB0F42">
        <w:rPr>
          <w:rFonts w:eastAsia="Avenir" w:cs="Avenir"/>
          <w:color w:val="000000"/>
          <w:sz w:val="22"/>
          <w:szCs w:val="22"/>
        </w:rPr>
        <w:t>t</w:t>
      </w:r>
      <w:r w:rsidRPr="00FB0F42">
        <w:rPr>
          <w:rFonts w:eastAsia="Avenir" w:cs="Avenir"/>
          <w:color w:val="000000"/>
          <w:sz w:val="22"/>
          <w:szCs w:val="22"/>
        </w:rPr>
        <w:t>he platform remains accessible, functional and secure.</w:t>
      </w:r>
    </w:p>
    <w:p w14:paraId="69574075" w14:textId="7B41D953" w:rsidR="00FD6B4F" w:rsidRPr="00FD6B4F" w:rsidRDefault="00FD6B4F" w:rsidP="00F700E3">
      <w:pPr>
        <w:keepNext/>
        <w:keepLines/>
        <w:numPr>
          <w:ilvl w:val="0"/>
          <w:numId w:val="17"/>
        </w:numPr>
        <w:pBdr>
          <w:top w:val="nil"/>
          <w:left w:val="nil"/>
          <w:bottom w:val="nil"/>
          <w:right w:val="nil"/>
          <w:between w:val="nil"/>
        </w:pBdr>
        <w:rPr>
          <w:rFonts w:eastAsia="Avenir" w:cs="Avenir"/>
          <w:color w:val="000000"/>
          <w:sz w:val="22"/>
          <w:szCs w:val="22"/>
        </w:rPr>
      </w:pPr>
      <w:r w:rsidRPr="00FD6B4F">
        <w:rPr>
          <w:rFonts w:eastAsia="Avenir" w:cs="Avenir"/>
          <w:color w:val="000000"/>
          <w:sz w:val="22"/>
          <w:szCs w:val="22"/>
        </w:rPr>
        <w:t>Coordinate technical maintenance and platform improvements</w:t>
      </w:r>
    </w:p>
    <w:p w14:paraId="1225A953" w14:textId="242C0CE8" w:rsidR="003F2CA4" w:rsidRDefault="00FD6B4F" w:rsidP="00F700E3">
      <w:pPr>
        <w:keepNext/>
        <w:keepLines/>
        <w:numPr>
          <w:ilvl w:val="0"/>
          <w:numId w:val="17"/>
        </w:numPr>
        <w:pBdr>
          <w:top w:val="nil"/>
          <w:left w:val="nil"/>
          <w:bottom w:val="nil"/>
          <w:right w:val="nil"/>
          <w:between w:val="nil"/>
        </w:pBdr>
        <w:rPr>
          <w:rFonts w:eastAsia="Avenir" w:cs="Avenir"/>
          <w:color w:val="000000"/>
          <w:sz w:val="22"/>
          <w:szCs w:val="22"/>
        </w:rPr>
      </w:pPr>
      <w:r w:rsidRPr="00563D61">
        <w:rPr>
          <w:rFonts w:eastAsia="Avenir" w:cs="Avenir"/>
          <w:color w:val="000000"/>
          <w:sz w:val="22"/>
          <w:szCs w:val="22"/>
        </w:rPr>
        <w:t>Publish new Toolkit releases</w:t>
      </w:r>
      <w:r w:rsidR="00FB0F42" w:rsidRPr="00563D61">
        <w:rPr>
          <w:rFonts w:eastAsia="Avenir" w:cs="Avenir"/>
          <w:color w:val="000000"/>
          <w:sz w:val="22"/>
          <w:szCs w:val="22"/>
        </w:rPr>
        <w:t xml:space="preserve"> and </w:t>
      </w:r>
      <w:r w:rsidR="00FB0F42">
        <w:rPr>
          <w:rFonts w:eastAsia="Avenir" w:cs="Avenir"/>
          <w:color w:val="000000"/>
          <w:sz w:val="22"/>
          <w:szCs w:val="22"/>
        </w:rPr>
        <w:t xml:space="preserve">UI/UX </w:t>
      </w:r>
      <w:r w:rsidR="00FB0F42" w:rsidRPr="00563D61">
        <w:rPr>
          <w:rFonts w:eastAsia="Avenir" w:cs="Avenir"/>
          <w:color w:val="000000"/>
          <w:sz w:val="22"/>
          <w:szCs w:val="22"/>
        </w:rPr>
        <w:t xml:space="preserve">updates </w:t>
      </w:r>
    </w:p>
    <w:p w14:paraId="6EF43424" w14:textId="77777777" w:rsidR="00FB0F42" w:rsidRPr="00563D61" w:rsidRDefault="00FB0F42" w:rsidP="007D011C">
      <w:pPr>
        <w:keepNext/>
        <w:keepLines/>
        <w:pBdr>
          <w:top w:val="nil"/>
          <w:left w:val="nil"/>
          <w:bottom w:val="nil"/>
          <w:right w:val="nil"/>
          <w:between w:val="nil"/>
        </w:pBdr>
        <w:ind w:left="360"/>
        <w:rPr>
          <w:rFonts w:eastAsia="Avenir" w:cs="Avenir"/>
          <w:color w:val="000000"/>
          <w:sz w:val="22"/>
          <w:szCs w:val="22"/>
        </w:rPr>
      </w:pPr>
    </w:p>
    <w:p w14:paraId="5E8C99DA" w14:textId="54CA9A5F" w:rsidR="003F2CA4" w:rsidRDefault="003F2CA4" w:rsidP="003F2CA4">
      <w:pPr>
        <w:keepNext/>
        <w:keepLines/>
        <w:pBdr>
          <w:top w:val="nil"/>
          <w:left w:val="nil"/>
          <w:bottom w:val="nil"/>
          <w:right w:val="nil"/>
          <w:between w:val="nil"/>
        </w:pBdr>
        <w:rPr>
          <w:rFonts w:eastAsia="Avenir" w:cs="Avenir"/>
          <w:color w:val="000000"/>
          <w:sz w:val="22"/>
          <w:szCs w:val="22"/>
        </w:rPr>
      </w:pPr>
      <w:r w:rsidRPr="007D011C">
        <w:rPr>
          <w:rFonts w:eastAsia="Avenir" w:cs="Avenir"/>
          <w:b/>
          <w:bCs/>
          <w:color w:val="000000"/>
          <w:sz w:val="22"/>
          <w:szCs w:val="22"/>
        </w:rPr>
        <w:t>Scenario 1 Lead</w:t>
      </w:r>
      <w:r w:rsidR="008277BA">
        <w:rPr>
          <w:rFonts w:eastAsia="Avenir" w:cs="Avenir"/>
          <w:b/>
          <w:bCs/>
          <w:color w:val="000000"/>
          <w:sz w:val="22"/>
          <w:szCs w:val="22"/>
        </w:rPr>
        <w:t>s</w:t>
      </w:r>
      <w:r w:rsidRPr="007D011C">
        <w:rPr>
          <w:rFonts w:eastAsia="Avenir" w:cs="Avenir"/>
          <w:b/>
          <w:bCs/>
          <w:color w:val="000000"/>
          <w:sz w:val="22"/>
          <w:szCs w:val="22"/>
        </w:rPr>
        <w:t>:</w:t>
      </w:r>
      <w:r>
        <w:rPr>
          <w:rFonts w:eastAsia="Avenir" w:cs="Avenir"/>
          <w:color w:val="000000"/>
          <w:sz w:val="22"/>
          <w:szCs w:val="22"/>
        </w:rPr>
        <w:t xml:space="preserve"> </w:t>
      </w:r>
      <w:r w:rsidR="00025B1E">
        <w:rPr>
          <w:rFonts w:eastAsia="Avenir" w:cs="Avenir"/>
          <w:color w:val="000000"/>
          <w:sz w:val="22"/>
          <w:szCs w:val="22"/>
        </w:rPr>
        <w:t>CCFLA and Viable Cities</w:t>
      </w:r>
    </w:p>
    <w:p w14:paraId="777B48CA" w14:textId="4344905B" w:rsidR="003F2CA4" w:rsidRDefault="003F2CA4" w:rsidP="003F2CA4">
      <w:pPr>
        <w:keepNext/>
        <w:keepLines/>
        <w:pBdr>
          <w:top w:val="nil"/>
          <w:left w:val="nil"/>
          <w:bottom w:val="nil"/>
          <w:right w:val="nil"/>
          <w:between w:val="nil"/>
        </w:pBdr>
        <w:rPr>
          <w:rFonts w:eastAsia="Avenir" w:cs="Avenir"/>
          <w:color w:val="000000"/>
          <w:sz w:val="22"/>
          <w:szCs w:val="22"/>
        </w:rPr>
      </w:pPr>
      <w:r w:rsidRPr="007D011C">
        <w:rPr>
          <w:rFonts w:eastAsia="Avenir" w:cs="Avenir"/>
          <w:b/>
          <w:bCs/>
          <w:color w:val="000000"/>
          <w:sz w:val="22"/>
          <w:szCs w:val="22"/>
        </w:rPr>
        <w:t>Scenario 2 Lead:</w:t>
      </w:r>
      <w:r>
        <w:rPr>
          <w:rFonts w:eastAsia="Avenir" w:cs="Avenir"/>
          <w:color w:val="000000"/>
          <w:sz w:val="22"/>
          <w:szCs w:val="22"/>
        </w:rPr>
        <w:t xml:space="preserve"> </w:t>
      </w:r>
      <w:r w:rsidR="00025B1E">
        <w:rPr>
          <w:rFonts w:eastAsia="Avenir" w:cs="Avenir"/>
          <w:color w:val="000000"/>
          <w:sz w:val="22"/>
          <w:szCs w:val="22"/>
        </w:rPr>
        <w:t>CHAMP Secretariat</w:t>
      </w:r>
    </w:p>
    <w:p w14:paraId="07C4E12C" w14:textId="77777777" w:rsidR="00025B1E" w:rsidRDefault="00025B1E" w:rsidP="003F2CA4">
      <w:pPr>
        <w:keepNext/>
        <w:keepLines/>
        <w:pBdr>
          <w:top w:val="nil"/>
          <w:left w:val="nil"/>
          <w:bottom w:val="nil"/>
          <w:right w:val="nil"/>
          <w:between w:val="nil"/>
        </w:pBdr>
        <w:rPr>
          <w:rFonts w:eastAsia="Avenir" w:cs="Avenir"/>
          <w:color w:val="000000"/>
          <w:sz w:val="22"/>
          <w:szCs w:val="22"/>
        </w:rPr>
      </w:pPr>
    </w:p>
    <w:p w14:paraId="6A809B11" w14:textId="063CB2E1" w:rsidR="00025B1E" w:rsidRPr="007D011C" w:rsidRDefault="00025B1E" w:rsidP="007D011C">
      <w:pPr>
        <w:keepNext/>
        <w:keepLines/>
        <w:pBdr>
          <w:top w:val="nil"/>
          <w:left w:val="nil"/>
          <w:bottom w:val="nil"/>
          <w:right w:val="nil"/>
          <w:between w:val="nil"/>
        </w:pBdr>
        <w:rPr>
          <w:rFonts w:eastAsiaTheme="majorEastAsia" w:cstheme="majorBidi"/>
          <w:b/>
          <w:color w:val="3C4799" w:themeColor="text2"/>
        </w:rPr>
      </w:pPr>
      <w:r w:rsidRPr="007D011C">
        <w:rPr>
          <w:rFonts w:eastAsiaTheme="majorEastAsia" w:cstheme="majorBidi"/>
          <w:b/>
          <w:color w:val="3C4799" w:themeColor="text2"/>
        </w:rPr>
        <w:t xml:space="preserve">4. </w:t>
      </w:r>
      <w:r w:rsidR="002C7699" w:rsidRPr="007D011C">
        <w:rPr>
          <w:rFonts w:eastAsiaTheme="majorEastAsia" w:cstheme="majorBidi"/>
          <w:b/>
          <w:color w:val="3C4799" w:themeColor="text2"/>
        </w:rPr>
        <w:t>Content management and updates</w:t>
      </w:r>
    </w:p>
    <w:p w14:paraId="50DD4E62" w14:textId="77777777" w:rsidR="00B02D2D" w:rsidRDefault="00B02D2D" w:rsidP="00831930">
      <w:pPr>
        <w:rPr>
          <w:rFonts w:eastAsia="Avenir"/>
          <w:b/>
          <w:bCs/>
          <w:sz w:val="22"/>
          <w:szCs w:val="22"/>
        </w:rPr>
      </w:pPr>
    </w:p>
    <w:p w14:paraId="416794EA" w14:textId="5D79E8D3" w:rsidR="00563D61" w:rsidRDefault="00E91172" w:rsidP="00831930">
      <w:pPr>
        <w:rPr>
          <w:rFonts w:eastAsia="Avenir"/>
          <w:sz w:val="22"/>
          <w:szCs w:val="22"/>
        </w:rPr>
      </w:pPr>
      <w:r>
        <w:rPr>
          <w:rFonts w:eastAsia="Avenir"/>
          <w:b/>
          <w:bCs/>
          <w:sz w:val="22"/>
          <w:szCs w:val="22"/>
        </w:rPr>
        <w:t xml:space="preserve">Goal: </w:t>
      </w:r>
      <w:r w:rsidR="008B369D" w:rsidRPr="007D011C">
        <w:rPr>
          <w:rFonts w:eastAsia="Avenir"/>
          <w:sz w:val="22"/>
          <w:szCs w:val="22"/>
        </w:rPr>
        <w:t>Maintain the relevance, quality and applicability of Toolkit content over time.</w:t>
      </w:r>
    </w:p>
    <w:p w14:paraId="47856E05" w14:textId="77777777" w:rsidR="00617521" w:rsidRDefault="00617521" w:rsidP="00831930">
      <w:pPr>
        <w:rPr>
          <w:rFonts w:eastAsia="Avenir"/>
          <w:sz w:val="22"/>
          <w:szCs w:val="22"/>
        </w:rPr>
      </w:pPr>
    </w:p>
    <w:p w14:paraId="3D6BCB92" w14:textId="5B687CD7" w:rsidR="00617521" w:rsidRPr="007D011C" w:rsidRDefault="00617521" w:rsidP="00831930">
      <w:pPr>
        <w:rPr>
          <w:rFonts w:eastAsia="Avenir"/>
          <w:b/>
          <w:bCs/>
          <w:sz w:val="22"/>
          <w:szCs w:val="22"/>
        </w:rPr>
      </w:pPr>
      <w:r w:rsidRPr="007D011C">
        <w:rPr>
          <w:rFonts w:eastAsia="Avenir"/>
          <w:b/>
          <w:bCs/>
          <w:sz w:val="22"/>
          <w:szCs w:val="22"/>
        </w:rPr>
        <w:t>Required actions:</w:t>
      </w:r>
    </w:p>
    <w:p w14:paraId="675ACE85" w14:textId="77777777" w:rsidR="008B369D" w:rsidRDefault="008B369D" w:rsidP="00831930">
      <w:pPr>
        <w:rPr>
          <w:rFonts w:eastAsia="Avenir"/>
          <w:sz w:val="22"/>
          <w:szCs w:val="22"/>
        </w:rPr>
      </w:pPr>
    </w:p>
    <w:p w14:paraId="6E7C7C04" w14:textId="20B3C0DD" w:rsidR="00046017" w:rsidRPr="007D011C" w:rsidRDefault="00DF204B" w:rsidP="00F700E3">
      <w:pPr>
        <w:pStyle w:val="ListParagraph"/>
        <w:numPr>
          <w:ilvl w:val="0"/>
          <w:numId w:val="28"/>
        </w:numPr>
        <w:rPr>
          <w:rFonts w:eastAsia="Avenir"/>
          <w:sz w:val="22"/>
          <w:szCs w:val="22"/>
        </w:rPr>
      </w:pPr>
      <w:r>
        <w:rPr>
          <w:rFonts w:eastAsia="Avenir"/>
          <w:sz w:val="22"/>
          <w:szCs w:val="22"/>
        </w:rPr>
        <w:t>Manage</w:t>
      </w:r>
      <w:r w:rsidR="00046017" w:rsidRPr="007D011C">
        <w:rPr>
          <w:rFonts w:eastAsia="Avenir"/>
          <w:sz w:val="22"/>
          <w:szCs w:val="22"/>
        </w:rPr>
        <w:t xml:space="preserve"> periodic reviews and updates of Toolkit content and Action Pathways</w:t>
      </w:r>
      <w:r w:rsidR="00341401">
        <w:rPr>
          <w:rFonts w:eastAsia="Avenir"/>
          <w:sz w:val="22"/>
          <w:szCs w:val="22"/>
        </w:rPr>
        <w:t xml:space="preserve"> </w:t>
      </w:r>
      <w:r w:rsidR="00341401" w:rsidRPr="0086641A">
        <w:rPr>
          <w:rFonts w:eastAsia="Avenir"/>
          <w:sz w:val="22"/>
          <w:szCs w:val="22"/>
        </w:rPr>
        <w:t>to reflect evolving CHAMP priorities and partner feedback</w:t>
      </w:r>
    </w:p>
    <w:p w14:paraId="38AE9AB7" w14:textId="2B3FF0CE" w:rsidR="00046017" w:rsidRDefault="00046017" w:rsidP="00F700E3">
      <w:pPr>
        <w:pStyle w:val="ListParagraph"/>
        <w:numPr>
          <w:ilvl w:val="0"/>
          <w:numId w:val="28"/>
        </w:numPr>
        <w:rPr>
          <w:rFonts w:eastAsia="Avenir"/>
          <w:sz w:val="22"/>
          <w:szCs w:val="22"/>
        </w:rPr>
      </w:pPr>
      <w:r w:rsidRPr="007D011C">
        <w:rPr>
          <w:rFonts w:eastAsia="Avenir"/>
          <w:sz w:val="22"/>
          <w:szCs w:val="22"/>
        </w:rPr>
        <w:t>Incorporate new country experiences,</w:t>
      </w:r>
      <w:r w:rsidR="00640C05">
        <w:rPr>
          <w:rFonts w:eastAsia="Avenir"/>
          <w:sz w:val="22"/>
          <w:szCs w:val="22"/>
        </w:rPr>
        <w:t xml:space="preserve"> e.g., multilevel</w:t>
      </w:r>
      <w:r w:rsidRPr="007D011C">
        <w:rPr>
          <w:rFonts w:eastAsia="Avenir"/>
          <w:sz w:val="22"/>
          <w:szCs w:val="22"/>
        </w:rPr>
        <w:t xml:space="preserve"> governance innovations</w:t>
      </w:r>
      <w:r w:rsidR="00640C05">
        <w:rPr>
          <w:rFonts w:eastAsia="Avenir"/>
          <w:sz w:val="22"/>
          <w:szCs w:val="22"/>
        </w:rPr>
        <w:t>,</w:t>
      </w:r>
      <w:r w:rsidRPr="007D011C">
        <w:rPr>
          <w:rFonts w:eastAsia="Avenir"/>
          <w:sz w:val="22"/>
          <w:szCs w:val="22"/>
        </w:rPr>
        <w:t xml:space="preserve"> and financing </w:t>
      </w:r>
      <w:r w:rsidR="00640C05">
        <w:rPr>
          <w:rFonts w:eastAsia="Avenir"/>
          <w:sz w:val="22"/>
          <w:szCs w:val="22"/>
        </w:rPr>
        <w:t xml:space="preserve">and implementation </w:t>
      </w:r>
      <w:r w:rsidRPr="007D011C">
        <w:rPr>
          <w:rFonts w:eastAsia="Avenir"/>
          <w:sz w:val="22"/>
          <w:szCs w:val="22"/>
        </w:rPr>
        <w:t>approaches</w:t>
      </w:r>
    </w:p>
    <w:p w14:paraId="3BFB4267" w14:textId="4559E120" w:rsidR="00CD263E" w:rsidRDefault="00CD263E" w:rsidP="00F700E3">
      <w:pPr>
        <w:pStyle w:val="ListParagraph"/>
        <w:numPr>
          <w:ilvl w:val="0"/>
          <w:numId w:val="28"/>
        </w:numPr>
        <w:rPr>
          <w:rFonts w:eastAsia="Avenir"/>
          <w:sz w:val="22"/>
          <w:szCs w:val="22"/>
        </w:rPr>
      </w:pPr>
      <w:r w:rsidRPr="00CD263E">
        <w:rPr>
          <w:rFonts w:eastAsia="Avenir"/>
          <w:sz w:val="22"/>
          <w:szCs w:val="22"/>
        </w:rPr>
        <w:t>Maintain consistency, quality and coherence across Toolkit content</w:t>
      </w:r>
    </w:p>
    <w:p w14:paraId="63E5F639" w14:textId="77777777" w:rsidR="00CD263E" w:rsidRDefault="00CD263E" w:rsidP="00CD263E">
      <w:pPr>
        <w:rPr>
          <w:rFonts w:eastAsia="Avenir"/>
          <w:sz w:val="22"/>
          <w:szCs w:val="22"/>
        </w:rPr>
      </w:pPr>
    </w:p>
    <w:p w14:paraId="1178572A" w14:textId="121FF741" w:rsidR="00CD263E" w:rsidRPr="0086641A" w:rsidRDefault="00CD263E" w:rsidP="00CD263E">
      <w:pPr>
        <w:keepNext/>
        <w:keepLines/>
        <w:pBdr>
          <w:top w:val="nil"/>
          <w:left w:val="nil"/>
          <w:bottom w:val="nil"/>
          <w:right w:val="nil"/>
          <w:between w:val="nil"/>
        </w:pBdr>
        <w:rPr>
          <w:rFonts w:eastAsia="Avenir" w:cs="Avenir"/>
          <w:color w:val="000000"/>
          <w:sz w:val="22"/>
          <w:szCs w:val="22"/>
        </w:rPr>
      </w:pPr>
      <w:r w:rsidRPr="0086641A">
        <w:rPr>
          <w:rFonts w:eastAsia="Avenir" w:cs="Avenir"/>
          <w:b/>
          <w:bCs/>
          <w:color w:val="000000"/>
          <w:sz w:val="22"/>
          <w:szCs w:val="22"/>
        </w:rPr>
        <w:t>Scenario 1 Lead</w:t>
      </w:r>
      <w:r w:rsidR="008277BA">
        <w:rPr>
          <w:rFonts w:eastAsia="Avenir" w:cs="Avenir"/>
          <w:b/>
          <w:bCs/>
          <w:color w:val="000000"/>
          <w:sz w:val="22"/>
          <w:szCs w:val="22"/>
        </w:rPr>
        <w:t>s</w:t>
      </w:r>
      <w:r w:rsidRPr="0086641A">
        <w:rPr>
          <w:rFonts w:eastAsia="Avenir" w:cs="Avenir"/>
          <w:b/>
          <w:bCs/>
          <w:color w:val="000000"/>
          <w:sz w:val="22"/>
          <w:szCs w:val="22"/>
        </w:rPr>
        <w:t>:</w:t>
      </w:r>
      <w:r w:rsidRPr="004E05FE">
        <w:rPr>
          <w:rFonts w:eastAsia="Avenir" w:cs="Avenir"/>
          <w:color w:val="000000"/>
          <w:sz w:val="22"/>
          <w:szCs w:val="22"/>
        </w:rPr>
        <w:t xml:space="preserve"> CCFLA and Viable Cities</w:t>
      </w:r>
    </w:p>
    <w:p w14:paraId="50B49BAE" w14:textId="78F3F39B" w:rsidR="00CD263E" w:rsidRDefault="00CD263E" w:rsidP="00CD263E">
      <w:pPr>
        <w:rPr>
          <w:rFonts w:eastAsia="Avenir" w:cs="Avenir"/>
          <w:color w:val="000000"/>
          <w:sz w:val="22"/>
          <w:szCs w:val="22"/>
        </w:rPr>
      </w:pPr>
      <w:r w:rsidRPr="0086641A">
        <w:rPr>
          <w:rFonts w:eastAsia="Avenir"/>
          <w:b/>
          <w:bCs/>
          <w:sz w:val="22"/>
          <w:szCs w:val="22"/>
        </w:rPr>
        <w:t>Scenario 2 Lead:</w:t>
      </w:r>
      <w:r w:rsidRPr="004E05FE">
        <w:rPr>
          <w:rFonts w:eastAsia="Avenir"/>
          <w:sz w:val="22"/>
          <w:szCs w:val="22"/>
        </w:rPr>
        <w:t xml:space="preserve"> </w:t>
      </w:r>
      <w:r>
        <w:rPr>
          <w:rFonts w:eastAsia="Avenir" w:cs="Avenir"/>
          <w:color w:val="000000"/>
          <w:sz w:val="22"/>
          <w:szCs w:val="22"/>
        </w:rPr>
        <w:t>CHAMP Secretariat</w:t>
      </w:r>
    </w:p>
    <w:p w14:paraId="53C4F99F" w14:textId="77777777" w:rsidR="00CD263E" w:rsidRDefault="00CD263E" w:rsidP="00CD263E">
      <w:pPr>
        <w:rPr>
          <w:rFonts w:eastAsia="Avenir" w:cs="Avenir"/>
          <w:color w:val="000000"/>
          <w:sz w:val="22"/>
          <w:szCs w:val="22"/>
        </w:rPr>
      </w:pPr>
    </w:p>
    <w:p w14:paraId="197402D3" w14:textId="5214E521" w:rsidR="00EF2FB9" w:rsidRDefault="00CD263E" w:rsidP="00EF2FB9">
      <w:pPr>
        <w:keepNext/>
        <w:keepLines/>
        <w:pBdr>
          <w:top w:val="nil"/>
          <w:left w:val="nil"/>
          <w:bottom w:val="nil"/>
          <w:right w:val="nil"/>
          <w:between w:val="nil"/>
        </w:pBdr>
        <w:rPr>
          <w:rFonts w:eastAsiaTheme="majorEastAsia" w:cstheme="majorBidi"/>
          <w:b/>
          <w:color w:val="3C4799" w:themeColor="text2"/>
        </w:rPr>
      </w:pPr>
      <w:r w:rsidRPr="007D011C">
        <w:rPr>
          <w:rFonts w:eastAsiaTheme="majorEastAsia" w:cstheme="majorBidi"/>
          <w:b/>
          <w:color w:val="3C4799" w:themeColor="text2"/>
        </w:rPr>
        <w:t xml:space="preserve">5. </w:t>
      </w:r>
      <w:r w:rsidR="00FC1589" w:rsidRPr="007D011C">
        <w:rPr>
          <w:rFonts w:eastAsiaTheme="majorEastAsia" w:cstheme="majorBidi"/>
          <w:b/>
          <w:color w:val="3C4799" w:themeColor="text2"/>
        </w:rPr>
        <w:t>Outreach and dissemination</w:t>
      </w:r>
    </w:p>
    <w:p w14:paraId="319DE0A9" w14:textId="77777777" w:rsidR="00EF2FB9" w:rsidRDefault="00EF2FB9" w:rsidP="00EF2FB9">
      <w:pPr>
        <w:keepNext/>
        <w:keepLines/>
        <w:pBdr>
          <w:top w:val="nil"/>
          <w:left w:val="nil"/>
          <w:bottom w:val="nil"/>
          <w:right w:val="nil"/>
          <w:between w:val="nil"/>
        </w:pBdr>
        <w:rPr>
          <w:rFonts w:eastAsiaTheme="majorEastAsia" w:cstheme="majorBidi"/>
          <w:b/>
          <w:color w:val="3C4799" w:themeColor="text2"/>
        </w:rPr>
      </w:pPr>
    </w:p>
    <w:p w14:paraId="1781A520" w14:textId="392E8C4D" w:rsidR="00EF2FB9" w:rsidRDefault="008C300D" w:rsidP="00EF2FB9">
      <w:pPr>
        <w:rPr>
          <w:rFonts w:eastAsia="Avenir"/>
          <w:sz w:val="22"/>
          <w:szCs w:val="22"/>
        </w:rPr>
      </w:pPr>
      <w:r w:rsidRPr="007D011C">
        <w:rPr>
          <w:rFonts w:eastAsia="Avenir"/>
          <w:sz w:val="22"/>
          <w:szCs w:val="22"/>
        </w:rPr>
        <w:t>Goal: Build awareness and promote uptake of the Toolkit across the CHAMP ecosystem.</w:t>
      </w:r>
    </w:p>
    <w:p w14:paraId="5BB08AAD" w14:textId="77777777" w:rsidR="008C300D" w:rsidRDefault="008C300D" w:rsidP="00EF2FB9">
      <w:pPr>
        <w:rPr>
          <w:rFonts w:eastAsia="Avenir"/>
          <w:sz w:val="22"/>
          <w:szCs w:val="22"/>
        </w:rPr>
      </w:pPr>
    </w:p>
    <w:p w14:paraId="24AF54CD" w14:textId="3747FDA9" w:rsidR="008C300D" w:rsidRDefault="008C300D" w:rsidP="00EF2FB9">
      <w:pPr>
        <w:rPr>
          <w:rFonts w:eastAsia="Avenir"/>
          <w:b/>
          <w:bCs/>
          <w:sz w:val="22"/>
          <w:szCs w:val="22"/>
        </w:rPr>
      </w:pPr>
      <w:r w:rsidRPr="007D011C">
        <w:rPr>
          <w:rFonts w:eastAsia="Avenir"/>
          <w:b/>
          <w:bCs/>
          <w:sz w:val="22"/>
          <w:szCs w:val="22"/>
        </w:rPr>
        <w:t>Required actions</w:t>
      </w:r>
      <w:r w:rsidR="00617521">
        <w:rPr>
          <w:rFonts w:eastAsia="Avenir"/>
          <w:b/>
          <w:bCs/>
          <w:sz w:val="22"/>
          <w:szCs w:val="22"/>
        </w:rPr>
        <w:t>:</w:t>
      </w:r>
    </w:p>
    <w:p w14:paraId="69C61FD3" w14:textId="77777777" w:rsidR="00617521" w:rsidRDefault="00617521" w:rsidP="00EF2FB9">
      <w:pPr>
        <w:rPr>
          <w:rFonts w:eastAsia="Avenir"/>
          <w:b/>
          <w:bCs/>
          <w:sz w:val="22"/>
          <w:szCs w:val="22"/>
        </w:rPr>
      </w:pPr>
    </w:p>
    <w:p w14:paraId="66CB007D" w14:textId="025C0AAB" w:rsidR="007B3448" w:rsidRPr="007D011C" w:rsidRDefault="007B3448" w:rsidP="00F700E3">
      <w:pPr>
        <w:pStyle w:val="ListParagraph"/>
        <w:numPr>
          <w:ilvl w:val="0"/>
          <w:numId w:val="29"/>
        </w:numPr>
        <w:rPr>
          <w:rFonts w:eastAsia="Avenir"/>
          <w:sz w:val="22"/>
          <w:szCs w:val="22"/>
        </w:rPr>
      </w:pPr>
      <w:r w:rsidRPr="007D011C">
        <w:rPr>
          <w:rFonts w:eastAsia="Avenir"/>
          <w:sz w:val="22"/>
          <w:szCs w:val="22"/>
        </w:rPr>
        <w:t>Position the Toolkit as a practical implementation resource for CHAMP.</w:t>
      </w:r>
    </w:p>
    <w:p w14:paraId="2378A705" w14:textId="7648ED78" w:rsidR="00617521" w:rsidRPr="007D011C" w:rsidRDefault="00617521" w:rsidP="00F700E3">
      <w:pPr>
        <w:pStyle w:val="ListParagraph"/>
        <w:numPr>
          <w:ilvl w:val="0"/>
          <w:numId w:val="29"/>
        </w:numPr>
        <w:rPr>
          <w:rFonts w:eastAsia="Avenir"/>
          <w:sz w:val="22"/>
          <w:szCs w:val="22"/>
        </w:rPr>
      </w:pPr>
      <w:r w:rsidRPr="007D011C">
        <w:rPr>
          <w:rFonts w:eastAsia="Avenir"/>
          <w:sz w:val="22"/>
          <w:szCs w:val="22"/>
        </w:rPr>
        <w:t>Coordinate Toolkit launch and dissemination through CHAMP engagement opportunities</w:t>
      </w:r>
      <w:r w:rsidR="00374D3D" w:rsidRPr="007D011C">
        <w:rPr>
          <w:rFonts w:eastAsia="Avenir"/>
          <w:sz w:val="22"/>
          <w:szCs w:val="22"/>
        </w:rPr>
        <w:t>, including COP31 and beyond</w:t>
      </w:r>
    </w:p>
    <w:p w14:paraId="66AC349E" w14:textId="601A9F9B" w:rsidR="00617521" w:rsidRPr="007D011C" w:rsidRDefault="00617521" w:rsidP="00F700E3">
      <w:pPr>
        <w:pStyle w:val="ListParagraph"/>
        <w:numPr>
          <w:ilvl w:val="0"/>
          <w:numId w:val="29"/>
        </w:numPr>
        <w:rPr>
          <w:rFonts w:eastAsia="Avenir"/>
          <w:sz w:val="22"/>
          <w:szCs w:val="22"/>
        </w:rPr>
      </w:pPr>
      <w:r w:rsidRPr="007D011C">
        <w:rPr>
          <w:rFonts w:eastAsia="Avenir"/>
          <w:sz w:val="22"/>
          <w:szCs w:val="22"/>
        </w:rPr>
        <w:t>Promote the Toolkit through partner networks, events and capacity-building activities</w:t>
      </w:r>
    </w:p>
    <w:p w14:paraId="2E0315FA" w14:textId="1F5A2B96" w:rsidR="00617521" w:rsidRPr="007D011C" w:rsidRDefault="00617521" w:rsidP="00F700E3">
      <w:pPr>
        <w:pStyle w:val="ListParagraph"/>
        <w:numPr>
          <w:ilvl w:val="0"/>
          <w:numId w:val="29"/>
        </w:numPr>
        <w:rPr>
          <w:rFonts w:eastAsia="Avenir"/>
          <w:sz w:val="22"/>
          <w:szCs w:val="22"/>
        </w:rPr>
      </w:pPr>
      <w:r w:rsidRPr="007D011C">
        <w:rPr>
          <w:rFonts w:eastAsia="Avenir"/>
          <w:sz w:val="22"/>
          <w:szCs w:val="22"/>
        </w:rPr>
        <w:t xml:space="preserve">Encourage </w:t>
      </w:r>
      <w:r w:rsidR="00E770A2">
        <w:rPr>
          <w:rFonts w:eastAsia="Avenir"/>
          <w:sz w:val="22"/>
          <w:szCs w:val="22"/>
        </w:rPr>
        <w:t xml:space="preserve">national and subnational governments and </w:t>
      </w:r>
      <w:r w:rsidRPr="007D011C">
        <w:rPr>
          <w:rFonts w:eastAsia="Avenir"/>
          <w:sz w:val="22"/>
          <w:szCs w:val="22"/>
        </w:rPr>
        <w:t>partner organizations to integrate the Toolkit into their program</w:t>
      </w:r>
      <w:r w:rsidR="005E1D69">
        <w:rPr>
          <w:rFonts w:eastAsia="Avenir"/>
          <w:sz w:val="22"/>
          <w:szCs w:val="22"/>
        </w:rPr>
        <w:t>s</w:t>
      </w:r>
      <w:r w:rsidRPr="007D011C">
        <w:rPr>
          <w:rFonts w:eastAsia="Avenir"/>
          <w:sz w:val="22"/>
          <w:szCs w:val="22"/>
        </w:rPr>
        <w:t xml:space="preserve"> and initiatives</w:t>
      </w:r>
    </w:p>
    <w:p w14:paraId="38CD2D40" w14:textId="5275712A" w:rsidR="00374D3D" w:rsidRDefault="00374D3D" w:rsidP="00F700E3">
      <w:pPr>
        <w:pStyle w:val="ListParagraph"/>
        <w:numPr>
          <w:ilvl w:val="0"/>
          <w:numId w:val="29"/>
        </w:numPr>
        <w:rPr>
          <w:rFonts w:eastAsia="Avenir"/>
          <w:sz w:val="22"/>
          <w:szCs w:val="22"/>
        </w:rPr>
      </w:pPr>
      <w:r w:rsidRPr="007D011C">
        <w:rPr>
          <w:rFonts w:eastAsia="Avenir"/>
          <w:sz w:val="22"/>
          <w:szCs w:val="22"/>
        </w:rPr>
        <w:t>Strengthen coordination with complementary CHAMP initiatives and resources.</w:t>
      </w:r>
    </w:p>
    <w:p w14:paraId="0ACE501E" w14:textId="77777777" w:rsidR="009F7568" w:rsidRDefault="009F7568" w:rsidP="009F7568">
      <w:pPr>
        <w:rPr>
          <w:rFonts w:eastAsia="Avenir"/>
          <w:sz w:val="22"/>
          <w:szCs w:val="22"/>
        </w:rPr>
      </w:pPr>
    </w:p>
    <w:p w14:paraId="02FEF96D" w14:textId="28F7B6E8" w:rsidR="009F7568" w:rsidRDefault="009F7568" w:rsidP="009F7568">
      <w:pPr>
        <w:keepNext/>
        <w:keepLines/>
        <w:pBdr>
          <w:top w:val="nil"/>
          <w:left w:val="nil"/>
          <w:bottom w:val="nil"/>
          <w:right w:val="nil"/>
          <w:between w:val="nil"/>
        </w:pBdr>
        <w:rPr>
          <w:rFonts w:eastAsia="Avenir" w:cs="Avenir"/>
          <w:color w:val="000000"/>
          <w:sz w:val="22"/>
          <w:szCs w:val="22"/>
        </w:rPr>
      </w:pPr>
      <w:r w:rsidRPr="0086641A">
        <w:rPr>
          <w:rFonts w:eastAsia="Avenir" w:cs="Avenir"/>
          <w:b/>
          <w:bCs/>
          <w:color w:val="000000"/>
          <w:sz w:val="22"/>
          <w:szCs w:val="22"/>
        </w:rPr>
        <w:t xml:space="preserve">Scenario 1 </w:t>
      </w:r>
      <w:r>
        <w:rPr>
          <w:rFonts w:eastAsia="Avenir" w:cs="Avenir"/>
          <w:b/>
          <w:bCs/>
          <w:color w:val="000000"/>
          <w:sz w:val="22"/>
          <w:szCs w:val="22"/>
        </w:rPr>
        <w:t xml:space="preserve">and 2 </w:t>
      </w:r>
      <w:r w:rsidRPr="0086641A">
        <w:rPr>
          <w:rFonts w:eastAsia="Avenir" w:cs="Avenir"/>
          <w:b/>
          <w:bCs/>
          <w:color w:val="000000"/>
          <w:sz w:val="22"/>
          <w:szCs w:val="22"/>
        </w:rPr>
        <w:t>Lead</w:t>
      </w:r>
      <w:r w:rsidR="008277BA">
        <w:rPr>
          <w:rFonts w:eastAsia="Avenir" w:cs="Avenir"/>
          <w:b/>
          <w:bCs/>
          <w:color w:val="000000"/>
          <w:sz w:val="22"/>
          <w:szCs w:val="22"/>
        </w:rPr>
        <w:t>s</w:t>
      </w:r>
      <w:r w:rsidRPr="0086641A">
        <w:rPr>
          <w:rFonts w:eastAsia="Avenir" w:cs="Avenir"/>
          <w:b/>
          <w:bCs/>
          <w:color w:val="000000"/>
          <w:sz w:val="22"/>
          <w:szCs w:val="22"/>
        </w:rPr>
        <w:t>:</w:t>
      </w:r>
      <w:r>
        <w:rPr>
          <w:rFonts w:eastAsia="Avenir" w:cs="Avenir"/>
          <w:color w:val="000000"/>
          <w:sz w:val="22"/>
          <w:szCs w:val="22"/>
        </w:rPr>
        <w:t xml:space="preserve"> CCFLA, Viable Cities and the CHAMP Secretariat</w:t>
      </w:r>
    </w:p>
    <w:p w14:paraId="3B1ABCCE" w14:textId="77777777" w:rsidR="009F7568" w:rsidRDefault="009F7568" w:rsidP="009F7568">
      <w:pPr>
        <w:rPr>
          <w:rFonts w:eastAsia="Avenir" w:cs="Avenir"/>
          <w:b/>
          <w:bCs/>
          <w:color w:val="000000"/>
          <w:sz w:val="22"/>
          <w:szCs w:val="22"/>
        </w:rPr>
      </w:pPr>
    </w:p>
    <w:p w14:paraId="6F05B618" w14:textId="5818BD1F" w:rsidR="009F7568" w:rsidRDefault="009F7568" w:rsidP="00A66816">
      <w:pPr>
        <w:keepNext/>
        <w:keepLines/>
        <w:pBdr>
          <w:top w:val="nil"/>
          <w:left w:val="nil"/>
          <w:bottom w:val="nil"/>
          <w:right w:val="nil"/>
          <w:between w:val="nil"/>
        </w:pBdr>
        <w:rPr>
          <w:rFonts w:eastAsiaTheme="majorEastAsia" w:cstheme="majorBidi"/>
          <w:b/>
          <w:color w:val="3C4799" w:themeColor="text2"/>
        </w:rPr>
      </w:pPr>
      <w:r w:rsidRPr="007D011C">
        <w:rPr>
          <w:rFonts w:eastAsiaTheme="majorEastAsia" w:cstheme="majorBidi"/>
          <w:b/>
          <w:color w:val="3C4799" w:themeColor="text2"/>
        </w:rPr>
        <w:t xml:space="preserve">6. </w:t>
      </w:r>
      <w:r w:rsidR="00A66816" w:rsidRPr="007D011C">
        <w:rPr>
          <w:rFonts w:eastAsiaTheme="majorEastAsia" w:cstheme="majorBidi"/>
          <w:b/>
          <w:color w:val="3C4799" w:themeColor="text2"/>
        </w:rPr>
        <w:t>Country-Level Utilization</w:t>
      </w:r>
    </w:p>
    <w:p w14:paraId="1451F8E1" w14:textId="77777777" w:rsidR="005E1D69" w:rsidRDefault="005E1D69" w:rsidP="00A66816">
      <w:pPr>
        <w:keepNext/>
        <w:keepLines/>
        <w:pBdr>
          <w:top w:val="nil"/>
          <w:left w:val="nil"/>
          <w:bottom w:val="nil"/>
          <w:right w:val="nil"/>
          <w:between w:val="nil"/>
        </w:pBdr>
        <w:rPr>
          <w:rFonts w:eastAsiaTheme="majorEastAsia" w:cstheme="majorBidi"/>
          <w:b/>
          <w:color w:val="3C4799" w:themeColor="text2"/>
        </w:rPr>
      </w:pPr>
    </w:p>
    <w:p w14:paraId="37BDE0CB" w14:textId="75564930" w:rsidR="005E1D69" w:rsidRDefault="00BF6117" w:rsidP="005E1D69">
      <w:pPr>
        <w:rPr>
          <w:rFonts w:eastAsiaTheme="majorEastAsia"/>
          <w:sz w:val="22"/>
          <w:szCs w:val="22"/>
        </w:rPr>
      </w:pPr>
      <w:r w:rsidRPr="007D011C">
        <w:rPr>
          <w:rFonts w:eastAsiaTheme="majorEastAsia"/>
          <w:b/>
          <w:bCs/>
          <w:sz w:val="22"/>
          <w:szCs w:val="22"/>
        </w:rPr>
        <w:t>Goal:</w:t>
      </w:r>
      <w:r w:rsidRPr="007D011C">
        <w:rPr>
          <w:rFonts w:eastAsiaTheme="majorEastAsia"/>
          <w:sz w:val="22"/>
          <w:szCs w:val="22"/>
        </w:rPr>
        <w:t xml:space="preserve"> Utilize the guidance and action pathways provided in the toolkit to strengthen multilevel governance</w:t>
      </w:r>
      <w:r w:rsidR="00BA31AE">
        <w:rPr>
          <w:rFonts w:eastAsiaTheme="majorEastAsia"/>
          <w:sz w:val="22"/>
          <w:szCs w:val="22"/>
        </w:rPr>
        <w:t xml:space="preserve">, </w:t>
      </w:r>
      <w:r w:rsidRPr="007D011C">
        <w:rPr>
          <w:rFonts w:eastAsiaTheme="majorEastAsia"/>
          <w:sz w:val="22"/>
          <w:szCs w:val="22"/>
        </w:rPr>
        <w:t>finance</w:t>
      </w:r>
      <w:r w:rsidR="00BA31AE">
        <w:rPr>
          <w:rFonts w:eastAsiaTheme="majorEastAsia"/>
          <w:sz w:val="22"/>
          <w:szCs w:val="22"/>
        </w:rPr>
        <w:t xml:space="preserve"> and investment</w:t>
      </w:r>
      <w:r w:rsidRPr="007D011C">
        <w:rPr>
          <w:rFonts w:eastAsiaTheme="majorEastAsia"/>
          <w:sz w:val="22"/>
          <w:szCs w:val="22"/>
        </w:rPr>
        <w:t xml:space="preserve"> at the country-level</w:t>
      </w:r>
    </w:p>
    <w:p w14:paraId="4C22DF61" w14:textId="77777777" w:rsidR="00BA31AE" w:rsidRDefault="00BA31AE" w:rsidP="005E1D69">
      <w:pPr>
        <w:rPr>
          <w:rFonts w:eastAsiaTheme="majorEastAsia"/>
          <w:sz w:val="22"/>
          <w:szCs w:val="22"/>
        </w:rPr>
      </w:pPr>
    </w:p>
    <w:p w14:paraId="29DAC17D" w14:textId="10E59228" w:rsidR="00BA31AE" w:rsidRDefault="00BA31AE" w:rsidP="005E1D69">
      <w:pPr>
        <w:rPr>
          <w:rFonts w:eastAsiaTheme="majorEastAsia"/>
          <w:b/>
          <w:bCs/>
          <w:sz w:val="22"/>
          <w:szCs w:val="22"/>
        </w:rPr>
      </w:pPr>
      <w:r w:rsidRPr="007D011C">
        <w:rPr>
          <w:rFonts w:eastAsiaTheme="majorEastAsia"/>
          <w:b/>
          <w:bCs/>
          <w:sz w:val="22"/>
          <w:szCs w:val="22"/>
        </w:rPr>
        <w:t xml:space="preserve">Required actions: </w:t>
      </w:r>
    </w:p>
    <w:p w14:paraId="79DD1731" w14:textId="77777777" w:rsidR="00A71F8B" w:rsidRDefault="00A71F8B" w:rsidP="005E1D69">
      <w:pPr>
        <w:rPr>
          <w:rFonts w:eastAsiaTheme="majorEastAsia"/>
          <w:b/>
          <w:bCs/>
          <w:sz w:val="22"/>
          <w:szCs w:val="22"/>
        </w:rPr>
      </w:pPr>
    </w:p>
    <w:p w14:paraId="61F9E38F" w14:textId="0587CD8D" w:rsidR="00697720" w:rsidRPr="007D011C" w:rsidRDefault="00697720" w:rsidP="00F700E3">
      <w:pPr>
        <w:pStyle w:val="ListParagraph"/>
        <w:numPr>
          <w:ilvl w:val="0"/>
          <w:numId w:val="30"/>
        </w:numPr>
        <w:rPr>
          <w:rFonts w:eastAsiaTheme="majorEastAsia"/>
          <w:sz w:val="22"/>
          <w:szCs w:val="22"/>
        </w:rPr>
      </w:pPr>
      <w:r w:rsidRPr="007D011C">
        <w:rPr>
          <w:rFonts w:eastAsiaTheme="majorEastAsia"/>
          <w:sz w:val="22"/>
          <w:szCs w:val="22"/>
        </w:rPr>
        <w:t xml:space="preserve">Apply </w:t>
      </w:r>
      <w:r>
        <w:rPr>
          <w:rFonts w:eastAsiaTheme="majorEastAsia"/>
          <w:sz w:val="22"/>
          <w:szCs w:val="22"/>
        </w:rPr>
        <w:t>the</w:t>
      </w:r>
      <w:r w:rsidRPr="007D011C">
        <w:rPr>
          <w:rFonts w:eastAsiaTheme="majorEastAsia"/>
          <w:sz w:val="22"/>
          <w:szCs w:val="22"/>
        </w:rPr>
        <w:t xml:space="preserve"> Toolkit </w:t>
      </w:r>
      <w:r>
        <w:rPr>
          <w:rFonts w:eastAsiaTheme="majorEastAsia"/>
          <w:sz w:val="22"/>
          <w:szCs w:val="22"/>
        </w:rPr>
        <w:t>guidance</w:t>
      </w:r>
      <w:r w:rsidRPr="007D011C">
        <w:rPr>
          <w:rFonts w:eastAsiaTheme="majorEastAsia"/>
          <w:sz w:val="22"/>
          <w:szCs w:val="22"/>
        </w:rPr>
        <w:t xml:space="preserve"> within national and subnational climate</w:t>
      </w:r>
      <w:r>
        <w:rPr>
          <w:rFonts w:eastAsiaTheme="majorEastAsia"/>
          <w:sz w:val="22"/>
          <w:szCs w:val="22"/>
        </w:rPr>
        <w:t>-related</w:t>
      </w:r>
      <w:r w:rsidRPr="007D011C">
        <w:rPr>
          <w:rFonts w:eastAsiaTheme="majorEastAsia"/>
          <w:sz w:val="22"/>
          <w:szCs w:val="22"/>
        </w:rPr>
        <w:t xml:space="preserve"> </w:t>
      </w:r>
      <w:r>
        <w:rPr>
          <w:rFonts w:eastAsiaTheme="majorEastAsia"/>
          <w:sz w:val="22"/>
          <w:szCs w:val="22"/>
        </w:rPr>
        <w:t>governance, finance</w:t>
      </w:r>
      <w:r w:rsidRPr="007D011C">
        <w:rPr>
          <w:rFonts w:eastAsiaTheme="majorEastAsia"/>
          <w:sz w:val="22"/>
          <w:szCs w:val="22"/>
        </w:rPr>
        <w:t xml:space="preserve"> and implementation processes</w:t>
      </w:r>
    </w:p>
    <w:p w14:paraId="5831AC2B" w14:textId="03A7E4C0" w:rsidR="00697720" w:rsidRPr="007D011C" w:rsidRDefault="00697720" w:rsidP="00F700E3">
      <w:pPr>
        <w:pStyle w:val="ListParagraph"/>
        <w:numPr>
          <w:ilvl w:val="0"/>
          <w:numId w:val="30"/>
        </w:numPr>
        <w:rPr>
          <w:rFonts w:eastAsiaTheme="majorEastAsia"/>
          <w:sz w:val="22"/>
          <w:szCs w:val="22"/>
        </w:rPr>
      </w:pPr>
      <w:r w:rsidRPr="007D011C">
        <w:rPr>
          <w:rFonts w:eastAsiaTheme="majorEastAsia"/>
          <w:sz w:val="22"/>
          <w:szCs w:val="22"/>
        </w:rPr>
        <w:t>Provide feedback on Toolkit usability, relevance, and applicability across different governance and financing contexts</w:t>
      </w:r>
    </w:p>
    <w:p w14:paraId="054EFF5B" w14:textId="78993AC2" w:rsidR="00C141F3" w:rsidRPr="007D011C" w:rsidRDefault="00697720" w:rsidP="00F700E3">
      <w:pPr>
        <w:pStyle w:val="ListParagraph"/>
        <w:numPr>
          <w:ilvl w:val="0"/>
          <w:numId w:val="30"/>
        </w:numPr>
        <w:rPr>
          <w:rFonts w:eastAsiaTheme="majorEastAsia"/>
          <w:b/>
          <w:bCs/>
          <w:sz w:val="22"/>
          <w:szCs w:val="22"/>
        </w:rPr>
      </w:pPr>
      <w:r w:rsidRPr="007D011C">
        <w:rPr>
          <w:rFonts w:eastAsiaTheme="majorEastAsia"/>
          <w:sz w:val="22"/>
          <w:szCs w:val="22"/>
        </w:rPr>
        <w:t>Contribute implementation insights, governance lessons and financing innovations back into the Toolkit to support continuous refinement</w:t>
      </w:r>
    </w:p>
    <w:p w14:paraId="19F8D51C" w14:textId="6334610B" w:rsidR="00A714F9" w:rsidRDefault="00D916B2" w:rsidP="003665C6">
      <w:pPr>
        <w:keepNext/>
        <w:keepLines/>
        <w:spacing w:before="240"/>
        <w:rPr>
          <w:rFonts w:eastAsiaTheme="majorEastAsia"/>
          <w:sz w:val="22"/>
          <w:szCs w:val="22"/>
        </w:rPr>
      </w:pPr>
      <w:r>
        <w:rPr>
          <w:rFonts w:eastAsiaTheme="majorEastAsia"/>
          <w:b/>
          <w:bCs/>
          <w:sz w:val="22"/>
          <w:szCs w:val="22"/>
        </w:rPr>
        <w:t>Scenarios</w:t>
      </w:r>
      <w:r w:rsidR="00C141F3">
        <w:rPr>
          <w:rFonts w:eastAsiaTheme="majorEastAsia"/>
          <w:b/>
          <w:bCs/>
          <w:sz w:val="22"/>
          <w:szCs w:val="22"/>
        </w:rPr>
        <w:t xml:space="preserve"> 1 and 2 Lead: </w:t>
      </w:r>
      <w:r w:rsidR="00C141F3" w:rsidRPr="007D011C">
        <w:rPr>
          <w:rFonts w:eastAsiaTheme="majorEastAsia"/>
          <w:sz w:val="22"/>
          <w:szCs w:val="22"/>
        </w:rPr>
        <w:t>Nati</w:t>
      </w:r>
      <w:r w:rsidR="00510614" w:rsidRPr="007D011C">
        <w:rPr>
          <w:rFonts w:eastAsiaTheme="majorEastAsia"/>
          <w:sz w:val="22"/>
          <w:szCs w:val="22"/>
        </w:rPr>
        <w:t>onal Governments (via CHAMP focal points)</w:t>
      </w:r>
    </w:p>
    <w:p w14:paraId="3EB1AC4E" w14:textId="77777777" w:rsidR="00A714F9" w:rsidRPr="007D011C" w:rsidRDefault="00A714F9" w:rsidP="007D011C"/>
    <w:p w14:paraId="1C7D95F7" w14:textId="6BCBEE43" w:rsidR="00A714F9" w:rsidRDefault="00A714F9" w:rsidP="00A714F9">
      <w:pPr>
        <w:pStyle w:val="Heading2"/>
        <w:spacing w:after="240"/>
        <w:rPr>
          <w:i/>
          <w:iCs/>
        </w:rPr>
      </w:pPr>
      <w:r w:rsidRPr="007D011C">
        <w:t>Future Engagement and Consultation</w:t>
      </w:r>
      <w:r w:rsidR="0026664E">
        <w:t>s</w:t>
      </w:r>
      <w:r w:rsidRPr="007D011C">
        <w:t xml:space="preserve"> </w:t>
      </w:r>
      <w:r w:rsidRPr="007D011C">
        <w:rPr>
          <w:i/>
          <w:iCs/>
        </w:rPr>
        <w:t>(</w:t>
      </w:r>
      <w:r w:rsidR="0026664E">
        <w:rPr>
          <w:i/>
          <w:iCs/>
        </w:rPr>
        <w:t>s</w:t>
      </w:r>
      <w:r w:rsidRPr="007D011C">
        <w:rPr>
          <w:i/>
          <w:iCs/>
        </w:rPr>
        <w:t xml:space="preserve">ubject to </w:t>
      </w:r>
      <w:r w:rsidR="0026664E">
        <w:rPr>
          <w:i/>
          <w:iCs/>
        </w:rPr>
        <w:t xml:space="preserve">agreement </w:t>
      </w:r>
      <w:r w:rsidRPr="007D011C">
        <w:rPr>
          <w:i/>
          <w:iCs/>
        </w:rPr>
        <w:t xml:space="preserve">and </w:t>
      </w:r>
      <w:r w:rsidR="0026664E">
        <w:rPr>
          <w:i/>
          <w:iCs/>
        </w:rPr>
        <w:t>f</w:t>
      </w:r>
      <w:r w:rsidR="00BD2C09">
        <w:rPr>
          <w:i/>
          <w:iCs/>
        </w:rPr>
        <w:t>unding</w:t>
      </w:r>
      <w:r w:rsidRPr="007D011C">
        <w:rPr>
          <w:i/>
          <w:iCs/>
        </w:rPr>
        <w:t>)</w:t>
      </w:r>
    </w:p>
    <w:p w14:paraId="2A3ABAAD" w14:textId="26F094C8" w:rsidR="00A714F9" w:rsidRDefault="00A025D8" w:rsidP="00A714F9">
      <w:pPr>
        <w:rPr>
          <w:rFonts w:eastAsiaTheme="majorEastAsia"/>
          <w:sz w:val="22"/>
          <w:szCs w:val="22"/>
        </w:rPr>
      </w:pPr>
      <w:r w:rsidRPr="007D011C">
        <w:rPr>
          <w:rFonts w:eastAsiaTheme="majorEastAsia"/>
          <w:sz w:val="22"/>
          <w:szCs w:val="22"/>
        </w:rPr>
        <w:t>Following the development and launch of the Toolkit, its continued evolution could be supported through ongoing engagement with CHAMP partners, national</w:t>
      </w:r>
      <w:r>
        <w:rPr>
          <w:rFonts w:eastAsiaTheme="majorEastAsia"/>
          <w:sz w:val="22"/>
          <w:szCs w:val="22"/>
        </w:rPr>
        <w:t xml:space="preserve">, </w:t>
      </w:r>
      <w:r w:rsidRPr="007D011C">
        <w:rPr>
          <w:rFonts w:eastAsiaTheme="majorEastAsia"/>
          <w:sz w:val="22"/>
          <w:szCs w:val="22"/>
        </w:rPr>
        <w:t xml:space="preserve">subnational </w:t>
      </w:r>
      <w:r>
        <w:rPr>
          <w:rFonts w:eastAsiaTheme="majorEastAsia"/>
          <w:sz w:val="22"/>
          <w:szCs w:val="22"/>
        </w:rPr>
        <w:t xml:space="preserve">and city </w:t>
      </w:r>
      <w:r w:rsidRPr="007D011C">
        <w:rPr>
          <w:rFonts w:eastAsiaTheme="majorEastAsia"/>
          <w:sz w:val="22"/>
          <w:szCs w:val="22"/>
        </w:rPr>
        <w:t>governments, and other implementation stakeholders. The scope and frequency of these activities will depend on the agreed governance arrangements, institutional ownership and availability of funding</w:t>
      </w:r>
      <w:r>
        <w:rPr>
          <w:rFonts w:eastAsiaTheme="majorEastAsia"/>
          <w:sz w:val="22"/>
          <w:szCs w:val="22"/>
        </w:rPr>
        <w:t xml:space="preserve"> (see section 6 above). </w:t>
      </w:r>
    </w:p>
    <w:p w14:paraId="2DD3617B" w14:textId="77777777" w:rsidR="00E90D3D" w:rsidRDefault="00E90D3D" w:rsidP="00A714F9">
      <w:pPr>
        <w:rPr>
          <w:rFonts w:eastAsiaTheme="majorEastAsia"/>
          <w:sz w:val="22"/>
          <w:szCs w:val="22"/>
        </w:rPr>
      </w:pPr>
    </w:p>
    <w:p w14:paraId="7A4FF3C8" w14:textId="3E2AD2EE" w:rsidR="00E90D3D" w:rsidRDefault="00E90D3D" w:rsidP="007D011C">
      <w:pPr>
        <w:spacing w:after="240"/>
        <w:rPr>
          <w:rFonts w:eastAsiaTheme="majorEastAsia"/>
          <w:sz w:val="22"/>
          <w:szCs w:val="22"/>
        </w:rPr>
      </w:pPr>
      <w:r w:rsidRPr="00E90D3D">
        <w:rPr>
          <w:rFonts w:eastAsiaTheme="majorEastAsia"/>
          <w:sz w:val="22"/>
          <w:szCs w:val="22"/>
        </w:rPr>
        <w:t>Potential engagement activities may include:</w:t>
      </w:r>
    </w:p>
    <w:p w14:paraId="71DD9B32" w14:textId="298B3600" w:rsidR="00FC2447" w:rsidRPr="007D011C" w:rsidRDefault="00FC2447" w:rsidP="00F700E3">
      <w:pPr>
        <w:pStyle w:val="ListParagraph"/>
        <w:numPr>
          <w:ilvl w:val="0"/>
          <w:numId w:val="30"/>
        </w:numPr>
        <w:rPr>
          <w:rFonts w:eastAsiaTheme="majorEastAsia"/>
          <w:b/>
          <w:bCs/>
          <w:sz w:val="22"/>
          <w:szCs w:val="22"/>
        </w:rPr>
      </w:pPr>
      <w:r w:rsidRPr="00FC2447">
        <w:rPr>
          <w:rFonts w:eastAsiaTheme="majorEastAsia"/>
          <w:sz w:val="22"/>
          <w:szCs w:val="22"/>
        </w:rPr>
        <w:t>Periodic consultations with CHAMP partners to review Toolkit content, identify emerging Action Pathways, validate implementation guidance, and prioritize future updates. These consultations could be organized through the CHAMP Finance Working Group and relevant partner meetings and events.</w:t>
      </w:r>
    </w:p>
    <w:p w14:paraId="660C326D" w14:textId="77777777" w:rsidR="002C19CE" w:rsidRDefault="00FC2447" w:rsidP="00F700E3">
      <w:pPr>
        <w:pStyle w:val="ListParagraph"/>
        <w:numPr>
          <w:ilvl w:val="0"/>
          <w:numId w:val="30"/>
        </w:numPr>
        <w:rPr>
          <w:rFonts w:eastAsiaTheme="majorEastAsia"/>
          <w:sz w:val="22"/>
          <w:szCs w:val="22"/>
        </w:rPr>
      </w:pPr>
      <w:r w:rsidRPr="00FC2447">
        <w:rPr>
          <w:rFonts w:eastAsiaTheme="majorEastAsia"/>
          <w:sz w:val="22"/>
          <w:szCs w:val="22"/>
        </w:rPr>
        <w:lastRenderedPageBreak/>
        <w:t>Contributions from national and subnational governments, cities and partners, coordinated through the CHAMP Secretariat (e.g. through periodic calls for contributions and/or CHAMP workshops). Contributions could include implementation experiences, case studies, governance innovations, financing approaches and lessons learned to inform future Toolkit upda</w:t>
      </w:r>
      <w:r w:rsidR="002E3A5A">
        <w:rPr>
          <w:rFonts w:eastAsiaTheme="majorEastAsia"/>
          <w:sz w:val="22"/>
          <w:szCs w:val="22"/>
        </w:rPr>
        <w:t>tes</w:t>
      </w:r>
    </w:p>
    <w:p w14:paraId="07DA6D0F" w14:textId="77777777" w:rsidR="003A654F" w:rsidRDefault="003A654F" w:rsidP="003A654F">
      <w:pPr>
        <w:rPr>
          <w:rFonts w:eastAsiaTheme="majorEastAsia"/>
          <w:sz w:val="22"/>
          <w:szCs w:val="22"/>
        </w:rPr>
      </w:pPr>
    </w:p>
    <w:p w14:paraId="6754D6D6" w14:textId="77777777" w:rsidR="003A654F" w:rsidRDefault="003A654F" w:rsidP="003A654F">
      <w:pPr>
        <w:rPr>
          <w:rFonts w:eastAsiaTheme="majorEastAsia"/>
          <w:sz w:val="22"/>
          <w:szCs w:val="22"/>
        </w:rPr>
      </w:pPr>
    </w:p>
    <w:p w14:paraId="17011BFD" w14:textId="77777777" w:rsidR="003A654F" w:rsidRDefault="003A654F" w:rsidP="003A654F">
      <w:pPr>
        <w:rPr>
          <w:rFonts w:eastAsiaTheme="majorEastAsia"/>
          <w:sz w:val="22"/>
          <w:szCs w:val="22"/>
        </w:rPr>
      </w:pPr>
    </w:p>
    <w:p w14:paraId="062F5CEA" w14:textId="77777777" w:rsidR="003A654F" w:rsidRDefault="003A654F" w:rsidP="003A654F">
      <w:pPr>
        <w:rPr>
          <w:rFonts w:eastAsiaTheme="majorEastAsia"/>
          <w:sz w:val="22"/>
          <w:szCs w:val="22"/>
        </w:rPr>
      </w:pPr>
    </w:p>
    <w:p w14:paraId="0AFCFC15" w14:textId="77777777" w:rsidR="003A654F" w:rsidRDefault="003A654F" w:rsidP="003A654F">
      <w:pPr>
        <w:rPr>
          <w:rFonts w:eastAsiaTheme="majorEastAsia"/>
          <w:sz w:val="22"/>
          <w:szCs w:val="22"/>
        </w:rPr>
      </w:pPr>
    </w:p>
    <w:p w14:paraId="33E797CB" w14:textId="77777777" w:rsidR="003A654F" w:rsidRDefault="003A654F" w:rsidP="003A654F">
      <w:pPr>
        <w:rPr>
          <w:rFonts w:eastAsiaTheme="majorEastAsia"/>
          <w:sz w:val="22"/>
          <w:szCs w:val="22"/>
        </w:rPr>
      </w:pPr>
    </w:p>
    <w:p w14:paraId="48D1BE87" w14:textId="77777777" w:rsidR="003A654F" w:rsidRDefault="003A654F" w:rsidP="003A654F">
      <w:pPr>
        <w:rPr>
          <w:rFonts w:eastAsiaTheme="majorEastAsia"/>
          <w:sz w:val="22"/>
          <w:szCs w:val="22"/>
        </w:rPr>
      </w:pPr>
    </w:p>
    <w:p w14:paraId="288391BD" w14:textId="77777777" w:rsidR="003A654F" w:rsidRDefault="003A654F" w:rsidP="003A654F">
      <w:pPr>
        <w:rPr>
          <w:rFonts w:eastAsiaTheme="majorEastAsia"/>
          <w:sz w:val="22"/>
          <w:szCs w:val="22"/>
        </w:rPr>
      </w:pPr>
    </w:p>
    <w:p w14:paraId="340E2B29" w14:textId="77777777" w:rsidR="003A654F" w:rsidRDefault="003A654F" w:rsidP="003A654F">
      <w:pPr>
        <w:rPr>
          <w:rFonts w:eastAsiaTheme="majorEastAsia"/>
          <w:sz w:val="22"/>
          <w:szCs w:val="22"/>
        </w:rPr>
      </w:pPr>
    </w:p>
    <w:p w14:paraId="285238A2" w14:textId="77777777" w:rsidR="003A654F" w:rsidRDefault="003A654F" w:rsidP="003A654F">
      <w:pPr>
        <w:rPr>
          <w:rFonts w:eastAsiaTheme="majorEastAsia"/>
          <w:sz w:val="22"/>
          <w:szCs w:val="22"/>
        </w:rPr>
      </w:pPr>
    </w:p>
    <w:p w14:paraId="19E8E26A" w14:textId="77777777" w:rsidR="003A654F" w:rsidRDefault="003A654F" w:rsidP="003A654F">
      <w:pPr>
        <w:rPr>
          <w:rFonts w:eastAsiaTheme="majorEastAsia"/>
          <w:sz w:val="22"/>
          <w:szCs w:val="22"/>
        </w:rPr>
      </w:pPr>
    </w:p>
    <w:p w14:paraId="16B9AFFB" w14:textId="77777777" w:rsidR="003A654F" w:rsidRDefault="003A654F" w:rsidP="003A654F">
      <w:pPr>
        <w:rPr>
          <w:rFonts w:eastAsiaTheme="majorEastAsia"/>
          <w:sz w:val="22"/>
          <w:szCs w:val="22"/>
        </w:rPr>
      </w:pPr>
    </w:p>
    <w:p w14:paraId="75C8BF5A" w14:textId="77777777" w:rsidR="003A654F" w:rsidRDefault="003A654F" w:rsidP="003A654F">
      <w:pPr>
        <w:rPr>
          <w:rFonts w:eastAsiaTheme="majorEastAsia"/>
          <w:sz w:val="22"/>
          <w:szCs w:val="22"/>
        </w:rPr>
      </w:pPr>
    </w:p>
    <w:p w14:paraId="13A642FE" w14:textId="77777777" w:rsidR="003A654F" w:rsidRDefault="003A654F" w:rsidP="003A654F">
      <w:pPr>
        <w:rPr>
          <w:rFonts w:eastAsiaTheme="majorEastAsia"/>
          <w:sz w:val="22"/>
          <w:szCs w:val="22"/>
        </w:rPr>
      </w:pPr>
    </w:p>
    <w:p w14:paraId="72514394" w14:textId="77777777" w:rsidR="003A654F" w:rsidRDefault="003A654F" w:rsidP="003A654F">
      <w:pPr>
        <w:rPr>
          <w:rFonts w:eastAsiaTheme="majorEastAsia"/>
          <w:sz w:val="22"/>
          <w:szCs w:val="22"/>
        </w:rPr>
      </w:pPr>
    </w:p>
    <w:p w14:paraId="6D1FAD83" w14:textId="77777777" w:rsidR="003A654F" w:rsidRDefault="003A654F" w:rsidP="003A654F">
      <w:pPr>
        <w:rPr>
          <w:rFonts w:eastAsiaTheme="majorEastAsia"/>
          <w:sz w:val="22"/>
          <w:szCs w:val="22"/>
        </w:rPr>
      </w:pPr>
    </w:p>
    <w:p w14:paraId="6D1FA1FB" w14:textId="77777777" w:rsidR="003A654F" w:rsidRDefault="003A654F" w:rsidP="003A654F">
      <w:pPr>
        <w:rPr>
          <w:rFonts w:eastAsiaTheme="majorEastAsia"/>
          <w:sz w:val="22"/>
          <w:szCs w:val="22"/>
        </w:rPr>
      </w:pPr>
    </w:p>
    <w:p w14:paraId="26739A3B" w14:textId="77777777" w:rsidR="003A654F" w:rsidRDefault="003A654F" w:rsidP="003A654F">
      <w:pPr>
        <w:rPr>
          <w:rFonts w:eastAsiaTheme="majorEastAsia"/>
          <w:sz w:val="22"/>
          <w:szCs w:val="22"/>
        </w:rPr>
      </w:pPr>
    </w:p>
    <w:p w14:paraId="176A207D" w14:textId="77777777" w:rsidR="003A654F" w:rsidRDefault="003A654F" w:rsidP="003A654F">
      <w:pPr>
        <w:rPr>
          <w:rFonts w:eastAsiaTheme="majorEastAsia"/>
          <w:sz w:val="22"/>
          <w:szCs w:val="22"/>
        </w:rPr>
      </w:pPr>
    </w:p>
    <w:p w14:paraId="3B51329B" w14:textId="77777777" w:rsidR="003A654F" w:rsidRDefault="003A654F" w:rsidP="003A654F">
      <w:pPr>
        <w:rPr>
          <w:rFonts w:eastAsiaTheme="majorEastAsia"/>
          <w:sz w:val="22"/>
          <w:szCs w:val="22"/>
        </w:rPr>
      </w:pPr>
    </w:p>
    <w:p w14:paraId="212133E6" w14:textId="77777777" w:rsidR="003A654F" w:rsidRDefault="003A654F" w:rsidP="003A654F">
      <w:pPr>
        <w:rPr>
          <w:rFonts w:eastAsiaTheme="majorEastAsia"/>
          <w:sz w:val="22"/>
          <w:szCs w:val="22"/>
        </w:rPr>
      </w:pPr>
    </w:p>
    <w:p w14:paraId="0F925FD7" w14:textId="77777777" w:rsidR="003A654F" w:rsidRDefault="003A654F" w:rsidP="003A654F">
      <w:pPr>
        <w:rPr>
          <w:rFonts w:eastAsiaTheme="majorEastAsia"/>
          <w:sz w:val="22"/>
          <w:szCs w:val="22"/>
        </w:rPr>
      </w:pPr>
    </w:p>
    <w:p w14:paraId="4EEAACDF" w14:textId="77777777" w:rsidR="003A654F" w:rsidRDefault="003A654F" w:rsidP="003A654F">
      <w:pPr>
        <w:rPr>
          <w:rFonts w:eastAsiaTheme="majorEastAsia"/>
          <w:sz w:val="22"/>
          <w:szCs w:val="22"/>
        </w:rPr>
      </w:pPr>
    </w:p>
    <w:p w14:paraId="654E317C" w14:textId="77777777" w:rsidR="003A654F" w:rsidRDefault="003A654F" w:rsidP="003A654F">
      <w:pPr>
        <w:rPr>
          <w:rFonts w:eastAsiaTheme="majorEastAsia"/>
          <w:sz w:val="22"/>
          <w:szCs w:val="22"/>
        </w:rPr>
      </w:pPr>
    </w:p>
    <w:p w14:paraId="7692E1B3" w14:textId="77777777" w:rsidR="003A654F" w:rsidRDefault="003A654F" w:rsidP="003A654F">
      <w:pPr>
        <w:rPr>
          <w:rFonts w:eastAsiaTheme="majorEastAsia"/>
          <w:sz w:val="22"/>
          <w:szCs w:val="22"/>
        </w:rPr>
      </w:pPr>
    </w:p>
    <w:p w14:paraId="47BF96AB" w14:textId="77777777" w:rsidR="003A654F" w:rsidRDefault="003A654F" w:rsidP="003A654F">
      <w:pPr>
        <w:rPr>
          <w:rFonts w:eastAsiaTheme="majorEastAsia"/>
          <w:sz w:val="22"/>
          <w:szCs w:val="22"/>
        </w:rPr>
      </w:pPr>
    </w:p>
    <w:p w14:paraId="5D5E0048" w14:textId="77777777" w:rsidR="003A654F" w:rsidRDefault="003A654F" w:rsidP="003A654F">
      <w:pPr>
        <w:rPr>
          <w:rFonts w:eastAsiaTheme="majorEastAsia"/>
          <w:sz w:val="22"/>
          <w:szCs w:val="22"/>
        </w:rPr>
      </w:pPr>
    </w:p>
    <w:p w14:paraId="2C756088" w14:textId="77777777" w:rsidR="003A654F" w:rsidRDefault="003A654F" w:rsidP="003A654F">
      <w:pPr>
        <w:rPr>
          <w:rFonts w:eastAsiaTheme="majorEastAsia"/>
          <w:sz w:val="22"/>
          <w:szCs w:val="22"/>
        </w:rPr>
      </w:pPr>
    </w:p>
    <w:p w14:paraId="11A037D8" w14:textId="77777777" w:rsidR="003A654F" w:rsidRDefault="003A654F" w:rsidP="003A654F">
      <w:pPr>
        <w:rPr>
          <w:rFonts w:eastAsiaTheme="majorEastAsia"/>
          <w:sz w:val="22"/>
          <w:szCs w:val="22"/>
        </w:rPr>
      </w:pPr>
    </w:p>
    <w:p w14:paraId="52403FD0" w14:textId="77777777" w:rsidR="003A654F" w:rsidRDefault="003A654F" w:rsidP="003A654F">
      <w:pPr>
        <w:rPr>
          <w:rFonts w:eastAsiaTheme="majorEastAsia"/>
          <w:sz w:val="22"/>
          <w:szCs w:val="22"/>
        </w:rPr>
      </w:pPr>
    </w:p>
    <w:p w14:paraId="05AD1607" w14:textId="77777777" w:rsidR="003A654F" w:rsidRDefault="003A654F" w:rsidP="003A654F">
      <w:pPr>
        <w:rPr>
          <w:rFonts w:eastAsiaTheme="majorEastAsia"/>
          <w:sz w:val="22"/>
          <w:szCs w:val="22"/>
        </w:rPr>
      </w:pPr>
    </w:p>
    <w:p w14:paraId="2023E956" w14:textId="77777777" w:rsidR="003A654F" w:rsidRDefault="003A654F" w:rsidP="003A654F">
      <w:pPr>
        <w:rPr>
          <w:rFonts w:eastAsiaTheme="majorEastAsia"/>
          <w:sz w:val="22"/>
          <w:szCs w:val="22"/>
        </w:rPr>
      </w:pPr>
    </w:p>
    <w:p w14:paraId="5A9A9DB7" w14:textId="77777777" w:rsidR="003A654F" w:rsidRDefault="003A654F" w:rsidP="003A654F">
      <w:pPr>
        <w:rPr>
          <w:rFonts w:eastAsiaTheme="majorEastAsia"/>
          <w:sz w:val="22"/>
          <w:szCs w:val="22"/>
        </w:rPr>
      </w:pPr>
    </w:p>
    <w:p w14:paraId="61277A8B" w14:textId="77777777" w:rsidR="003A654F" w:rsidRDefault="003A654F" w:rsidP="003A654F">
      <w:pPr>
        <w:rPr>
          <w:rFonts w:eastAsiaTheme="majorEastAsia"/>
          <w:sz w:val="22"/>
          <w:szCs w:val="22"/>
        </w:rPr>
      </w:pPr>
    </w:p>
    <w:p w14:paraId="6BCA176D" w14:textId="77777777" w:rsidR="003A654F" w:rsidRDefault="003A654F" w:rsidP="003A654F">
      <w:pPr>
        <w:rPr>
          <w:rFonts w:eastAsiaTheme="majorEastAsia"/>
          <w:sz w:val="22"/>
          <w:szCs w:val="22"/>
        </w:rPr>
      </w:pPr>
    </w:p>
    <w:p w14:paraId="4A32DB96" w14:textId="77777777" w:rsidR="003A654F" w:rsidRDefault="003A654F" w:rsidP="003A654F">
      <w:pPr>
        <w:rPr>
          <w:rFonts w:eastAsiaTheme="majorEastAsia"/>
          <w:sz w:val="22"/>
          <w:szCs w:val="22"/>
        </w:rPr>
      </w:pPr>
    </w:p>
    <w:p w14:paraId="675A6D2E" w14:textId="77777777" w:rsidR="003A654F" w:rsidRDefault="003A654F" w:rsidP="003A654F">
      <w:pPr>
        <w:rPr>
          <w:rFonts w:eastAsiaTheme="majorEastAsia"/>
          <w:sz w:val="22"/>
          <w:szCs w:val="22"/>
        </w:rPr>
      </w:pPr>
    </w:p>
    <w:p w14:paraId="1CDA984D" w14:textId="77777777" w:rsidR="003A654F" w:rsidRDefault="003A654F" w:rsidP="003A654F">
      <w:pPr>
        <w:rPr>
          <w:rFonts w:eastAsiaTheme="majorEastAsia"/>
          <w:sz w:val="22"/>
          <w:szCs w:val="22"/>
        </w:rPr>
      </w:pPr>
    </w:p>
    <w:p w14:paraId="7E1B6B36" w14:textId="77777777" w:rsidR="003A654F" w:rsidRDefault="003A654F" w:rsidP="003A654F">
      <w:pPr>
        <w:rPr>
          <w:rFonts w:eastAsiaTheme="majorEastAsia"/>
          <w:sz w:val="22"/>
          <w:szCs w:val="22"/>
        </w:rPr>
      </w:pPr>
    </w:p>
    <w:p w14:paraId="2B833411" w14:textId="77777777" w:rsidR="003A654F" w:rsidRDefault="003A654F" w:rsidP="003A654F">
      <w:pPr>
        <w:rPr>
          <w:rFonts w:eastAsiaTheme="majorEastAsia"/>
          <w:sz w:val="22"/>
          <w:szCs w:val="22"/>
        </w:rPr>
      </w:pPr>
    </w:p>
    <w:p w14:paraId="0A7C60C9" w14:textId="77777777" w:rsidR="003A654F" w:rsidRDefault="003A654F" w:rsidP="003A654F">
      <w:pPr>
        <w:rPr>
          <w:rFonts w:eastAsiaTheme="majorEastAsia"/>
          <w:sz w:val="22"/>
          <w:szCs w:val="22"/>
        </w:rPr>
      </w:pPr>
    </w:p>
    <w:p w14:paraId="05332EDD" w14:textId="77777777" w:rsidR="003A654F" w:rsidRDefault="003A654F" w:rsidP="003A654F">
      <w:pPr>
        <w:rPr>
          <w:rFonts w:eastAsiaTheme="majorEastAsia"/>
          <w:sz w:val="22"/>
          <w:szCs w:val="22"/>
        </w:rPr>
      </w:pPr>
    </w:p>
    <w:p w14:paraId="179977E1" w14:textId="77777777" w:rsidR="003A654F" w:rsidRPr="007D011C" w:rsidRDefault="003A654F" w:rsidP="003A654F">
      <w:pPr>
        <w:pStyle w:val="Heading2"/>
      </w:pPr>
      <w:r w:rsidRPr="007D011C">
        <w:t>Action 5: Mobilize Finance, Shape Local Markets and Deliver Investment Portfolios</w:t>
      </w:r>
    </w:p>
    <w:p w14:paraId="7598B0ED" w14:textId="77777777" w:rsidR="003A654F" w:rsidRPr="007D011C" w:rsidRDefault="003A654F" w:rsidP="003A654F">
      <w:pPr>
        <w:keepNext/>
        <w:keepLines/>
        <w:spacing w:before="240"/>
        <w:rPr>
          <w:rFonts w:eastAsia="Avenir" w:cs="Avenir"/>
          <w:sz w:val="22"/>
          <w:szCs w:val="22"/>
        </w:rPr>
      </w:pPr>
      <w:r w:rsidRPr="007D011C">
        <w:rPr>
          <w:rFonts w:eastAsia="Avenir" w:cs="Avenir"/>
          <w:sz w:val="22"/>
          <w:szCs w:val="22"/>
        </w:rPr>
        <w:t>This section will include guidance and tools for national, subnational and city governments to mobilize and deploy catalytic funding to test and scale solutions, de-risking mechanisms to support urban climate projects and shape local markets using aggregated procurement.</w:t>
      </w:r>
    </w:p>
    <w:p w14:paraId="7DC86B28" w14:textId="77777777" w:rsidR="003A654F" w:rsidRPr="007D011C" w:rsidRDefault="003A654F" w:rsidP="003A654F">
      <w:pPr>
        <w:keepNext/>
        <w:keepLines/>
        <w:rPr>
          <w:rFonts w:eastAsia="Avenir" w:cs="Avenir"/>
          <w:sz w:val="22"/>
          <w:szCs w:val="22"/>
        </w:rPr>
      </w:pPr>
    </w:p>
    <w:p w14:paraId="0CC3CF80" w14:textId="77777777" w:rsidR="003A654F" w:rsidRDefault="003A654F" w:rsidP="003A654F">
      <w:pPr>
        <w:rPr>
          <w:rFonts w:eastAsia="Avenir" w:cs="Avenir"/>
          <w:sz w:val="22"/>
          <w:szCs w:val="22"/>
        </w:rPr>
      </w:pPr>
      <w:r w:rsidRPr="007D011C">
        <w:rPr>
          <w:rFonts w:eastAsia="Avenir" w:cs="Avenir"/>
          <w:b/>
          <w:bCs/>
          <w:sz w:val="22"/>
          <w:szCs w:val="22"/>
        </w:rPr>
        <w:t>Systems Logic:</w:t>
      </w:r>
      <w:r w:rsidRPr="007D011C">
        <w:rPr>
          <w:rFonts w:eastAsia="Avenir" w:cs="Avenir"/>
          <w:sz w:val="22"/>
          <w:szCs w:val="22"/>
        </w:rPr>
        <w:t xml:space="preserve"> </w:t>
      </w:r>
      <w:r>
        <w:rPr>
          <w:rFonts w:eastAsia="Avenir" w:cs="Avenir"/>
          <w:sz w:val="22"/>
          <w:szCs w:val="22"/>
        </w:rPr>
        <w:t xml:space="preserve">Implementing portfolios and pipelines </w:t>
      </w:r>
      <w:r w:rsidRPr="007D011C">
        <w:rPr>
          <w:rFonts w:eastAsia="Avenir" w:cs="Avenir"/>
          <w:sz w:val="22"/>
          <w:szCs w:val="22"/>
        </w:rPr>
        <w:t>often require</w:t>
      </w:r>
      <w:r>
        <w:rPr>
          <w:rFonts w:eastAsia="Avenir" w:cs="Avenir"/>
          <w:sz w:val="22"/>
          <w:szCs w:val="22"/>
        </w:rPr>
        <w:t>s</w:t>
      </w:r>
      <w:r w:rsidRPr="007D011C">
        <w:rPr>
          <w:rFonts w:eastAsia="Avenir" w:cs="Avenir"/>
          <w:sz w:val="22"/>
          <w:szCs w:val="22"/>
        </w:rPr>
        <w:t xml:space="preserve"> interconnected financing, implementation and market-shaping mechanisms operating together as part of a system. Catalytic and de-risking finance mechanisms can help mobilize investment, while systemic portfolio implementation environments and local </w:t>
      </w:r>
      <w:r>
        <w:rPr>
          <w:rFonts w:eastAsia="Avenir" w:cs="Avenir"/>
          <w:sz w:val="22"/>
          <w:szCs w:val="22"/>
        </w:rPr>
        <w:t xml:space="preserve">climate </w:t>
      </w:r>
      <w:r w:rsidRPr="007D011C">
        <w:rPr>
          <w:rFonts w:eastAsia="Avenir" w:cs="Avenir"/>
          <w:sz w:val="22"/>
          <w:szCs w:val="22"/>
        </w:rPr>
        <w:t>investment structures</w:t>
      </w:r>
      <w:r>
        <w:rPr>
          <w:rFonts w:eastAsia="Avenir" w:cs="Avenir"/>
          <w:sz w:val="22"/>
          <w:szCs w:val="22"/>
        </w:rPr>
        <w:t xml:space="preserve"> and collaborative implementation environments</w:t>
      </w:r>
      <w:r w:rsidRPr="007D011C">
        <w:rPr>
          <w:rFonts w:eastAsia="Avenir" w:cs="Avenir"/>
          <w:sz w:val="22"/>
          <w:szCs w:val="22"/>
        </w:rPr>
        <w:t xml:space="preserve"> can support coordinated delivery of investments. </w:t>
      </w:r>
      <w:r>
        <w:rPr>
          <w:rFonts w:eastAsia="Avenir" w:cs="Avenir"/>
          <w:sz w:val="22"/>
          <w:szCs w:val="22"/>
        </w:rPr>
        <w:t>Procurement</w:t>
      </w:r>
      <w:r w:rsidRPr="008C64DD">
        <w:rPr>
          <w:rFonts w:eastAsia="Avenir" w:cs="Avenir"/>
          <w:sz w:val="22"/>
          <w:szCs w:val="22"/>
        </w:rPr>
        <w:t xml:space="preserve"> complements financing by creating credible demand conditions that allow new solutions to move from demonstrations and small-scale deployment toward wider commercial adoption.</w:t>
      </w:r>
      <w:r>
        <w:rPr>
          <w:rFonts w:eastAsia="Avenir" w:cs="Avenir"/>
          <w:sz w:val="22"/>
          <w:szCs w:val="22"/>
        </w:rPr>
        <w:t xml:space="preserve"> </w:t>
      </w:r>
    </w:p>
    <w:p w14:paraId="4EFC1F9D" w14:textId="77777777" w:rsidR="003A654F" w:rsidRPr="007D011C" w:rsidRDefault="003A654F" w:rsidP="003A654F">
      <w:pPr>
        <w:rPr>
          <w:rFonts w:eastAsia="Avenir" w:cs="Avenir"/>
          <w:sz w:val="22"/>
          <w:szCs w:val="22"/>
        </w:rPr>
      </w:pPr>
    </w:p>
    <w:p w14:paraId="3955BA21" w14:textId="77777777" w:rsidR="003A654F" w:rsidRDefault="003A654F" w:rsidP="003A654F">
      <w:pPr>
        <w:rPr>
          <w:rFonts w:eastAsia="Avenir" w:cs="Avenir"/>
          <w:b/>
          <w:bCs/>
          <w:sz w:val="22"/>
          <w:szCs w:val="22"/>
        </w:rPr>
      </w:pPr>
      <w:r w:rsidRPr="007D011C">
        <w:rPr>
          <w:rFonts w:eastAsia="Avenir" w:cs="Avenir"/>
          <w:b/>
          <w:bCs/>
          <w:sz w:val="22"/>
          <w:szCs w:val="22"/>
        </w:rPr>
        <w:t>Action pathways:</w:t>
      </w:r>
    </w:p>
    <w:p w14:paraId="28D253A4" w14:textId="77777777" w:rsidR="003A654F" w:rsidRPr="007D011C" w:rsidRDefault="003A654F" w:rsidP="003A654F">
      <w:pPr>
        <w:rPr>
          <w:rFonts w:eastAsia="Avenir" w:cs="Avenir"/>
          <w:b/>
          <w:bCs/>
          <w:sz w:val="22"/>
          <w:szCs w:val="22"/>
        </w:rPr>
      </w:pPr>
    </w:p>
    <w:p w14:paraId="27DF7147" w14:textId="77777777" w:rsidR="003A654F" w:rsidRDefault="003A654F" w:rsidP="003A654F">
      <w:pPr>
        <w:pStyle w:val="Heading3"/>
      </w:pPr>
      <w:r>
        <w:t xml:space="preserve">5.1. </w:t>
      </w:r>
      <w:r w:rsidRPr="00665434">
        <w:t xml:space="preserve">Local </w:t>
      </w:r>
      <w:r>
        <w:t>Climate</w:t>
      </w:r>
      <w:r w:rsidRPr="00665434">
        <w:t xml:space="preserve"> Finance </w:t>
      </w:r>
      <w:r>
        <w:t>Vehicles and Catalytic and Derisking Mechanisms</w:t>
      </w:r>
    </w:p>
    <w:p w14:paraId="42097B32" w14:textId="77777777" w:rsidR="003A654F" w:rsidRDefault="003A654F" w:rsidP="003A654F"/>
    <w:p w14:paraId="00C8152B" w14:textId="77777777" w:rsidR="003A654F" w:rsidRDefault="003A654F" w:rsidP="003A654F">
      <w:pPr>
        <w:pStyle w:val="Heading4"/>
      </w:pPr>
      <w:r w:rsidRPr="001033A2">
        <w:t>Overview</w:t>
      </w:r>
    </w:p>
    <w:p w14:paraId="16E0CA98" w14:textId="77777777" w:rsidR="003A654F" w:rsidRDefault="003A654F" w:rsidP="003A654F"/>
    <w:p w14:paraId="48C8F6FF" w14:textId="77777777" w:rsidR="003A654F" w:rsidRDefault="003A654F" w:rsidP="003A654F">
      <w:pPr>
        <w:rPr>
          <w:sz w:val="22"/>
          <w:szCs w:val="22"/>
        </w:rPr>
      </w:pPr>
      <w:r w:rsidRPr="00044784">
        <w:rPr>
          <w:b/>
          <w:bCs/>
          <w:sz w:val="22"/>
          <w:szCs w:val="22"/>
        </w:rPr>
        <w:t>What it is:</w:t>
      </w:r>
      <w:r>
        <w:rPr>
          <w:sz w:val="22"/>
          <w:szCs w:val="22"/>
        </w:rPr>
        <w:t xml:space="preserve"> Local climate finance vehicles can be understood as a range of financing arrangements that help municipalities mobilize and deploy capital for climate and transition investment. This could include pooled municipal borrowing facilities, trust funds, special purpose vehicles for projects requiring off-balance sheet and blended finance, green or sustainability-linked bonds etc.</w:t>
      </w:r>
      <w:r>
        <w:rPr>
          <w:rStyle w:val="FootnoteReference"/>
          <w:sz w:val="22"/>
          <w:szCs w:val="22"/>
        </w:rPr>
        <w:footnoteReference w:id="100"/>
      </w:r>
      <w:r>
        <w:rPr>
          <w:sz w:val="22"/>
          <w:szCs w:val="22"/>
        </w:rPr>
        <w:t xml:space="preserve"> Their purpose is to create a local mechanism for cities to mobilize and deploy climate finance from multiple sources, including national governments, donors or private financiers. </w:t>
      </w:r>
    </w:p>
    <w:p w14:paraId="60B86871" w14:textId="77777777" w:rsidR="003A654F" w:rsidRDefault="003A654F" w:rsidP="003A654F">
      <w:pPr>
        <w:rPr>
          <w:sz w:val="22"/>
          <w:szCs w:val="22"/>
        </w:rPr>
      </w:pPr>
    </w:p>
    <w:p w14:paraId="1D8BAA71" w14:textId="02805516" w:rsidR="003A654F" w:rsidRDefault="00B907B1" w:rsidP="003A654F">
      <w:pPr>
        <w:rPr>
          <w:b/>
          <w:bCs/>
          <w:sz w:val="22"/>
          <w:szCs w:val="22"/>
        </w:rPr>
      </w:pPr>
      <w:r>
        <w:rPr>
          <w:b/>
          <w:bCs/>
          <w:sz w:val="22"/>
          <w:szCs w:val="22"/>
        </w:rPr>
        <w:t>Implementation Guidance</w:t>
      </w:r>
      <w:r w:rsidR="003A654F" w:rsidRPr="00044784">
        <w:rPr>
          <w:b/>
          <w:bCs/>
          <w:sz w:val="22"/>
          <w:szCs w:val="22"/>
        </w:rPr>
        <w:t xml:space="preserve">: </w:t>
      </w:r>
      <w:r w:rsidR="003A654F">
        <w:rPr>
          <w:sz w:val="22"/>
          <w:szCs w:val="22"/>
        </w:rPr>
        <w:t>Developing local transition finance structures entails the following process that multilevel actors can utilize:</w:t>
      </w:r>
    </w:p>
    <w:p w14:paraId="12168067" w14:textId="77777777" w:rsidR="003A654F" w:rsidRDefault="003A654F" w:rsidP="003A654F">
      <w:pPr>
        <w:rPr>
          <w:b/>
          <w:bCs/>
          <w:sz w:val="22"/>
          <w:szCs w:val="22"/>
        </w:rPr>
      </w:pPr>
    </w:p>
    <w:p w14:paraId="0448B09C" w14:textId="77777777" w:rsidR="003A654F" w:rsidRPr="00C76842" w:rsidRDefault="003A654F" w:rsidP="00F700E3">
      <w:pPr>
        <w:pStyle w:val="ListParagraph"/>
        <w:numPr>
          <w:ilvl w:val="0"/>
          <w:numId w:val="48"/>
        </w:numPr>
        <w:rPr>
          <w:sz w:val="22"/>
          <w:szCs w:val="22"/>
        </w:rPr>
      </w:pPr>
      <w:r w:rsidRPr="00C76842">
        <w:rPr>
          <w:sz w:val="22"/>
          <w:szCs w:val="22"/>
        </w:rPr>
        <w:t>Build on the climate investment plan and the portfolio, then match each project to the right</w:t>
      </w:r>
      <w:r>
        <w:rPr>
          <w:sz w:val="22"/>
          <w:szCs w:val="22"/>
        </w:rPr>
        <w:t xml:space="preserve"> local</w:t>
      </w:r>
      <w:r w:rsidRPr="00C76842">
        <w:rPr>
          <w:sz w:val="22"/>
          <w:szCs w:val="22"/>
        </w:rPr>
        <w:t xml:space="preserve"> financing structure</w:t>
      </w:r>
      <w:r>
        <w:rPr>
          <w:sz w:val="22"/>
          <w:szCs w:val="22"/>
        </w:rPr>
        <w:t>.</w:t>
      </w:r>
    </w:p>
    <w:p w14:paraId="73AC0532" w14:textId="77777777" w:rsidR="003A654F" w:rsidRPr="00C76842" w:rsidRDefault="003A654F" w:rsidP="00F700E3">
      <w:pPr>
        <w:pStyle w:val="ListParagraph"/>
        <w:numPr>
          <w:ilvl w:val="0"/>
          <w:numId w:val="48"/>
        </w:numPr>
        <w:rPr>
          <w:sz w:val="22"/>
          <w:szCs w:val="22"/>
        </w:rPr>
      </w:pPr>
      <w:r w:rsidRPr="00C76842">
        <w:rPr>
          <w:sz w:val="22"/>
          <w:szCs w:val="22"/>
        </w:rPr>
        <w:t>Use SPVs</w:t>
      </w:r>
      <w:r>
        <w:rPr>
          <w:sz w:val="22"/>
          <w:szCs w:val="22"/>
        </w:rPr>
        <w:t xml:space="preserve"> and labelled bonds</w:t>
      </w:r>
      <w:r w:rsidRPr="00C76842">
        <w:rPr>
          <w:sz w:val="22"/>
          <w:szCs w:val="22"/>
        </w:rPr>
        <w:t xml:space="preserve"> for large infrastructur</w:t>
      </w:r>
      <w:r>
        <w:rPr>
          <w:sz w:val="22"/>
          <w:szCs w:val="22"/>
        </w:rPr>
        <w:t xml:space="preserve">al </w:t>
      </w:r>
      <w:r w:rsidRPr="00C76842">
        <w:rPr>
          <w:sz w:val="22"/>
          <w:szCs w:val="22"/>
        </w:rPr>
        <w:t>investments, and local trust funds for smaller neighbourhood or nature-based projects</w:t>
      </w:r>
      <w:r>
        <w:rPr>
          <w:rStyle w:val="FootnoteReference"/>
          <w:sz w:val="22"/>
          <w:szCs w:val="22"/>
        </w:rPr>
        <w:footnoteReference w:id="101"/>
      </w:r>
    </w:p>
    <w:p w14:paraId="295035AB" w14:textId="77777777" w:rsidR="003A654F" w:rsidRDefault="003A654F" w:rsidP="00F700E3">
      <w:pPr>
        <w:pStyle w:val="ListParagraph"/>
        <w:numPr>
          <w:ilvl w:val="0"/>
          <w:numId w:val="48"/>
        </w:numPr>
        <w:rPr>
          <w:sz w:val="22"/>
          <w:szCs w:val="22"/>
        </w:rPr>
      </w:pPr>
      <w:r w:rsidRPr="00C76842">
        <w:rPr>
          <w:sz w:val="22"/>
          <w:szCs w:val="22"/>
        </w:rPr>
        <w:t>Arrange the financing structure in a way that the government ring-fences</w:t>
      </w:r>
      <w:r>
        <w:rPr>
          <w:sz w:val="22"/>
          <w:szCs w:val="22"/>
        </w:rPr>
        <w:t xml:space="preserve">, de-risks </w:t>
      </w:r>
      <w:r w:rsidRPr="00C76842">
        <w:rPr>
          <w:sz w:val="22"/>
          <w:szCs w:val="22"/>
        </w:rPr>
        <w:t xml:space="preserve">and backs the investment, while banks, </w:t>
      </w:r>
      <w:r>
        <w:rPr>
          <w:sz w:val="22"/>
          <w:szCs w:val="22"/>
        </w:rPr>
        <w:t>institutional investors</w:t>
      </w:r>
      <w:r w:rsidRPr="00C76842">
        <w:rPr>
          <w:sz w:val="22"/>
          <w:szCs w:val="22"/>
        </w:rPr>
        <w:t xml:space="preserve">, corporates or other investors </w:t>
      </w:r>
      <w:r w:rsidRPr="00C76842">
        <w:rPr>
          <w:sz w:val="22"/>
          <w:szCs w:val="22"/>
        </w:rPr>
        <w:lastRenderedPageBreak/>
        <w:t>provide the finance</w:t>
      </w:r>
      <w:r>
        <w:rPr>
          <w:sz w:val="22"/>
          <w:szCs w:val="22"/>
        </w:rPr>
        <w:t xml:space="preserve"> and technical assistance and additional de-risking where needed.</w:t>
      </w:r>
      <w:r>
        <w:rPr>
          <w:rStyle w:val="FootnoteReference"/>
          <w:sz w:val="22"/>
          <w:szCs w:val="22"/>
        </w:rPr>
        <w:footnoteReference w:id="102"/>
      </w:r>
      <w:r>
        <w:rPr>
          <w:sz w:val="22"/>
          <w:szCs w:val="22"/>
        </w:rPr>
        <w:t xml:space="preserve"> </w:t>
      </w:r>
    </w:p>
    <w:p w14:paraId="0527A72F" w14:textId="77777777" w:rsidR="003A654F" w:rsidRPr="006A7B70" w:rsidRDefault="003A654F" w:rsidP="00F700E3">
      <w:pPr>
        <w:pStyle w:val="ListParagraph"/>
        <w:numPr>
          <w:ilvl w:val="0"/>
          <w:numId w:val="48"/>
        </w:numPr>
        <w:rPr>
          <w:sz w:val="22"/>
          <w:szCs w:val="22"/>
        </w:rPr>
      </w:pPr>
      <w:r>
        <w:rPr>
          <w:sz w:val="22"/>
          <w:szCs w:val="22"/>
        </w:rPr>
        <w:t>Develop long-term partnerships with</w:t>
      </w:r>
      <w:r w:rsidRPr="006A7B70">
        <w:rPr>
          <w:sz w:val="22"/>
          <w:szCs w:val="22"/>
        </w:rPr>
        <w:t xml:space="preserve"> </w:t>
      </w:r>
      <w:r>
        <w:rPr>
          <w:sz w:val="22"/>
          <w:szCs w:val="22"/>
        </w:rPr>
        <w:t>donors, governments, DFIs and investors to continually capitalize the investment vehicle/structure based on the risks, returns and investor appetite.</w:t>
      </w:r>
      <w:r>
        <w:rPr>
          <w:rStyle w:val="FootnoteReference"/>
          <w:sz w:val="22"/>
          <w:szCs w:val="22"/>
        </w:rPr>
        <w:footnoteReference w:id="103"/>
      </w:r>
    </w:p>
    <w:p w14:paraId="5D45632E" w14:textId="77777777" w:rsidR="003A654F" w:rsidRDefault="003A654F" w:rsidP="003A654F">
      <w:pPr>
        <w:rPr>
          <w:sz w:val="22"/>
          <w:szCs w:val="22"/>
        </w:rPr>
      </w:pPr>
    </w:p>
    <w:p w14:paraId="49FAC2E3" w14:textId="77777777" w:rsidR="003A654F" w:rsidRPr="007C1D27" w:rsidRDefault="003A654F" w:rsidP="003A654F">
      <w:pPr>
        <w:rPr>
          <w:b/>
          <w:bCs/>
          <w:sz w:val="22"/>
          <w:szCs w:val="22"/>
        </w:rPr>
      </w:pPr>
      <w:r w:rsidRPr="007C1D27">
        <w:rPr>
          <w:b/>
          <w:bCs/>
          <w:sz w:val="22"/>
          <w:szCs w:val="22"/>
        </w:rPr>
        <w:t>Why it is important</w:t>
      </w:r>
      <w:r w:rsidRPr="00F25753">
        <w:rPr>
          <w:sz w:val="22"/>
          <w:szCs w:val="22"/>
        </w:rPr>
        <w:t>:</w:t>
      </w:r>
      <w:r>
        <w:rPr>
          <w:sz w:val="22"/>
          <w:szCs w:val="22"/>
        </w:rPr>
        <w:t xml:space="preserve"> In many contexts, the</w:t>
      </w:r>
      <w:r w:rsidRPr="005B29DA">
        <w:rPr>
          <w:sz w:val="22"/>
          <w:szCs w:val="22"/>
        </w:rPr>
        <w:t xml:space="preserve"> challenge in </w:t>
      </w:r>
      <w:r>
        <w:rPr>
          <w:sz w:val="22"/>
          <w:szCs w:val="22"/>
        </w:rPr>
        <w:t xml:space="preserve">implementing local climate investments </w:t>
      </w:r>
      <w:r w:rsidRPr="005B29DA">
        <w:rPr>
          <w:sz w:val="22"/>
          <w:szCs w:val="22"/>
        </w:rPr>
        <w:t>is often not a shortage of capital but matching it to the right portfolio.</w:t>
      </w:r>
      <w:r>
        <w:rPr>
          <w:rStyle w:val="FootnoteReference"/>
          <w:sz w:val="22"/>
          <w:szCs w:val="22"/>
        </w:rPr>
        <w:footnoteReference w:id="104"/>
      </w:r>
      <w:r w:rsidRPr="005B29DA">
        <w:rPr>
          <w:sz w:val="22"/>
          <w:szCs w:val="22"/>
        </w:rPr>
        <w:t xml:space="preserve"> Local </w:t>
      </w:r>
      <w:r>
        <w:rPr>
          <w:sz w:val="22"/>
          <w:szCs w:val="22"/>
        </w:rPr>
        <w:t>transition finance</w:t>
      </w:r>
      <w:r w:rsidRPr="005B29DA">
        <w:rPr>
          <w:sz w:val="22"/>
          <w:szCs w:val="22"/>
        </w:rPr>
        <w:t xml:space="preserve"> vehicles and structures </w:t>
      </w:r>
      <w:r>
        <w:rPr>
          <w:sz w:val="22"/>
          <w:szCs w:val="22"/>
        </w:rPr>
        <w:t xml:space="preserve">can </w:t>
      </w:r>
      <w:r w:rsidRPr="005B29DA">
        <w:rPr>
          <w:sz w:val="22"/>
          <w:szCs w:val="22"/>
        </w:rPr>
        <w:t xml:space="preserve">help bridge </w:t>
      </w:r>
      <w:r>
        <w:rPr>
          <w:sz w:val="22"/>
          <w:szCs w:val="22"/>
        </w:rPr>
        <w:t>this</w:t>
      </w:r>
      <w:r w:rsidRPr="005B29DA">
        <w:rPr>
          <w:sz w:val="22"/>
          <w:szCs w:val="22"/>
        </w:rPr>
        <w:t xml:space="preserve"> gap</w:t>
      </w:r>
      <w:r>
        <w:rPr>
          <w:sz w:val="22"/>
          <w:szCs w:val="22"/>
        </w:rPr>
        <w:t xml:space="preserve"> by connecting portfolios with available capital</w:t>
      </w:r>
      <w:r w:rsidRPr="005B29DA">
        <w:rPr>
          <w:sz w:val="22"/>
          <w:szCs w:val="22"/>
        </w:rPr>
        <w:t xml:space="preserve"> and can take different forms depending on local government capacity, governance and market conditions.</w:t>
      </w:r>
    </w:p>
    <w:p w14:paraId="34135CE0" w14:textId="77777777" w:rsidR="003A654F" w:rsidRDefault="003A654F" w:rsidP="003A654F">
      <w:pPr>
        <w:rPr>
          <w:sz w:val="22"/>
          <w:szCs w:val="22"/>
        </w:rPr>
      </w:pPr>
    </w:p>
    <w:p w14:paraId="41F4F600" w14:textId="71267EB8" w:rsidR="003A654F" w:rsidRPr="003A654F" w:rsidRDefault="003A654F" w:rsidP="003A654F">
      <w:pPr>
        <w:rPr>
          <w:rFonts w:eastAsiaTheme="majorEastAsia"/>
          <w:sz w:val="22"/>
          <w:szCs w:val="22"/>
        </w:rPr>
        <w:sectPr w:rsidR="003A654F" w:rsidRPr="003A654F" w:rsidSect="00946C6F">
          <w:headerReference w:type="even" r:id="rId51"/>
          <w:headerReference w:type="default" r:id="rId52"/>
          <w:pgSz w:w="12240" w:h="15840"/>
          <w:pgMar w:top="1554" w:right="1440" w:bottom="1456" w:left="1440" w:header="720" w:footer="720" w:gutter="0"/>
          <w:cols w:space="720"/>
          <w:docGrid w:linePitch="326"/>
        </w:sectPr>
      </w:pPr>
    </w:p>
    <w:p w14:paraId="233031BB" w14:textId="0D21B4B2" w:rsidR="007E2BB7" w:rsidRPr="007D011C" w:rsidRDefault="00EB302E" w:rsidP="00EB302E">
      <w:pPr>
        <w:keepNext/>
        <w:keepLines/>
        <w:spacing w:before="240"/>
        <w:outlineLvl w:val="0"/>
        <w:rPr>
          <w:rFonts w:eastAsia="Avenir" w:cs="Avenir"/>
          <w:b/>
          <w:bCs/>
          <w:color w:val="3C4799"/>
          <w:sz w:val="36"/>
          <w:szCs w:val="36"/>
        </w:rPr>
      </w:pPr>
      <w:r>
        <w:rPr>
          <w:rFonts w:eastAsia="Avenir" w:cs="Avenir"/>
          <w:b/>
          <w:bCs/>
          <w:color w:val="3C4799"/>
          <w:sz w:val="36"/>
          <w:szCs w:val="36"/>
        </w:rPr>
        <w:lastRenderedPageBreak/>
        <w:t>Annex</w:t>
      </w:r>
      <w:r w:rsidR="00517948">
        <w:rPr>
          <w:rFonts w:eastAsia="Avenir" w:cs="Avenir"/>
          <w:b/>
          <w:bCs/>
          <w:color w:val="3C4799"/>
          <w:sz w:val="36"/>
          <w:szCs w:val="36"/>
        </w:rPr>
        <w:t xml:space="preserve"> 1</w:t>
      </w:r>
      <w:r>
        <w:rPr>
          <w:rFonts w:eastAsia="Avenir" w:cs="Avenir"/>
          <w:b/>
          <w:bCs/>
          <w:color w:val="3C4799"/>
          <w:sz w:val="36"/>
          <w:szCs w:val="36"/>
        </w:rPr>
        <w:t xml:space="preserve">: Detailed </w:t>
      </w:r>
      <w:r w:rsidR="007E2BB7" w:rsidRPr="007D011C">
        <w:rPr>
          <w:rFonts w:eastAsia="Avenir" w:cs="Avenir"/>
          <w:b/>
          <w:bCs/>
          <w:color w:val="3C4799"/>
          <w:sz w:val="36"/>
          <w:szCs w:val="36"/>
        </w:rPr>
        <w:t>Workplan and Timeline</w:t>
      </w:r>
    </w:p>
    <w:tbl>
      <w:tblPr>
        <w:tblpPr w:leftFromText="181" w:rightFromText="181" w:vertAnchor="text" w:tblpY="285"/>
        <w:tblW w:w="12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4"/>
        <w:gridCol w:w="2551"/>
      </w:tblGrid>
      <w:tr w:rsidR="007E2BB7" w:rsidRPr="004E05FE" w14:paraId="6CAEDC9D" w14:textId="77777777" w:rsidTr="00FE79A9">
        <w:trPr>
          <w:tblHeader/>
        </w:trPr>
        <w:tc>
          <w:tcPr>
            <w:tcW w:w="9494" w:type="dxa"/>
            <w:shd w:val="clear" w:color="auto" w:fill="3C4799"/>
            <w:vAlign w:val="center"/>
          </w:tcPr>
          <w:p w14:paraId="0AF08E6E" w14:textId="77777777" w:rsidR="007E2BB7" w:rsidRPr="007D011C" w:rsidRDefault="007E2BB7" w:rsidP="00FE79A9">
            <w:pPr>
              <w:keepNext/>
              <w:keepLines/>
              <w:rPr>
                <w:rFonts w:eastAsia="Avenir" w:cs="Avenir"/>
                <w:b/>
                <w:bCs/>
                <w:color w:val="FFFFFF"/>
              </w:rPr>
            </w:pPr>
            <w:r w:rsidRPr="007D011C">
              <w:rPr>
                <w:rFonts w:eastAsia="Avenir" w:cs="Avenir"/>
                <w:b/>
                <w:bCs/>
                <w:color w:val="FFFFFF"/>
              </w:rPr>
              <w:t>Activities and Milestones</w:t>
            </w:r>
          </w:p>
        </w:tc>
        <w:tc>
          <w:tcPr>
            <w:tcW w:w="2551" w:type="dxa"/>
            <w:shd w:val="clear" w:color="auto" w:fill="3C4799"/>
            <w:vAlign w:val="center"/>
          </w:tcPr>
          <w:p w14:paraId="4994CDFA" w14:textId="77777777" w:rsidR="007E2BB7" w:rsidRPr="007D011C" w:rsidRDefault="007E2BB7" w:rsidP="00FE79A9">
            <w:pPr>
              <w:keepNext/>
              <w:keepLines/>
              <w:rPr>
                <w:rFonts w:eastAsia="Avenir" w:cs="Avenir"/>
                <w:b/>
                <w:bCs/>
                <w:color w:val="FFFFFF"/>
              </w:rPr>
            </w:pPr>
            <w:r w:rsidRPr="007D011C">
              <w:rPr>
                <w:rFonts w:eastAsia="Avenir" w:cs="Avenir"/>
                <w:b/>
                <w:bCs/>
                <w:color w:val="FFFFFF"/>
              </w:rPr>
              <w:t>Timeline</w:t>
            </w:r>
          </w:p>
        </w:tc>
      </w:tr>
      <w:tr w:rsidR="007E2BB7" w:rsidRPr="004E05FE" w14:paraId="10E607B9" w14:textId="77777777" w:rsidTr="00FE79A9">
        <w:tc>
          <w:tcPr>
            <w:tcW w:w="9494" w:type="dxa"/>
            <w:shd w:val="clear" w:color="auto" w:fill="D9D9D9"/>
            <w:vAlign w:val="center"/>
          </w:tcPr>
          <w:p w14:paraId="0B52695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t xml:space="preserve">Develop the Toolkit storyboard </w:t>
            </w:r>
          </w:p>
          <w:p w14:paraId="73A04DF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Viable Cities sync – Climate City Contracts</w:t>
            </w:r>
          </w:p>
          <w:p w14:paraId="67DC571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t xml:space="preserve">Develop the first draft of the web Toolkit platform </w:t>
            </w:r>
          </w:p>
          <w:p w14:paraId="0B0532EC"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t>Conduct initial Toolkit desk research and content mapping</w:t>
            </w:r>
          </w:p>
          <w:p w14:paraId="617F31FE"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b/>
                <w:bCs/>
                <w:color w:val="000000"/>
                <w:sz w:val="21"/>
                <w:szCs w:val="21"/>
              </w:rPr>
              <w:t>Milestone: Toolkit Zero Draft (prototype without finalized content)</w:t>
            </w:r>
          </w:p>
        </w:tc>
        <w:tc>
          <w:tcPr>
            <w:tcW w:w="2551" w:type="dxa"/>
            <w:shd w:val="clear" w:color="auto" w:fill="D9D9D9"/>
            <w:vAlign w:val="center"/>
          </w:tcPr>
          <w:p w14:paraId="67ADC832" w14:textId="77777777" w:rsidR="007E2BB7" w:rsidRPr="007D011C" w:rsidRDefault="007E2BB7" w:rsidP="00FE79A9">
            <w:pPr>
              <w:keepNext/>
              <w:keepLines/>
              <w:rPr>
                <w:rFonts w:eastAsia="Avenir" w:cs="Avenir"/>
                <w:sz w:val="21"/>
                <w:szCs w:val="21"/>
              </w:rPr>
            </w:pPr>
            <w:r w:rsidRPr="007D011C">
              <w:rPr>
                <w:rFonts w:eastAsia="Avenir" w:cs="Avenir"/>
                <w:sz w:val="21"/>
                <w:szCs w:val="21"/>
              </w:rPr>
              <w:t>March - April</w:t>
            </w:r>
          </w:p>
        </w:tc>
      </w:tr>
      <w:tr w:rsidR="007E2BB7" w:rsidRPr="004E05FE" w14:paraId="4D1D9D4B" w14:textId="77777777" w:rsidTr="00FE79A9">
        <w:tc>
          <w:tcPr>
            <w:tcW w:w="9494" w:type="dxa"/>
            <w:shd w:val="clear" w:color="auto" w:fill="D9D9D9"/>
            <w:vAlign w:val="center"/>
          </w:tcPr>
          <w:p w14:paraId="63C30AB6"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Develop the strategy first draft</w:t>
            </w:r>
          </w:p>
          <w:p w14:paraId="4C7EE566"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Prepare for advisory board discussion</w:t>
            </w:r>
          </w:p>
          <w:p w14:paraId="3B334881"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CCFLA internal review (zero draft)</w:t>
            </w:r>
          </w:p>
        </w:tc>
        <w:tc>
          <w:tcPr>
            <w:tcW w:w="2551" w:type="dxa"/>
            <w:shd w:val="clear" w:color="auto" w:fill="D9D9D9"/>
            <w:vAlign w:val="center"/>
          </w:tcPr>
          <w:p w14:paraId="39715D86" w14:textId="77777777" w:rsidR="007E2BB7" w:rsidRPr="007D011C" w:rsidRDefault="007E2BB7" w:rsidP="00FE79A9">
            <w:pPr>
              <w:keepNext/>
              <w:keepLines/>
              <w:rPr>
                <w:rFonts w:eastAsia="Avenir" w:cs="Avenir"/>
                <w:sz w:val="21"/>
                <w:szCs w:val="21"/>
              </w:rPr>
            </w:pPr>
            <w:r w:rsidRPr="007D011C">
              <w:rPr>
                <w:rFonts w:eastAsia="Avenir" w:cs="Avenir"/>
                <w:sz w:val="21"/>
                <w:szCs w:val="21"/>
              </w:rPr>
              <w:t>4–8 May</w:t>
            </w:r>
          </w:p>
        </w:tc>
      </w:tr>
      <w:tr w:rsidR="007E2BB7" w:rsidRPr="004E05FE" w14:paraId="0B6B123C" w14:textId="77777777" w:rsidTr="00FE79A9">
        <w:tc>
          <w:tcPr>
            <w:tcW w:w="9494" w:type="dxa"/>
            <w:shd w:val="clear" w:color="auto" w:fill="D9D9D9"/>
            <w:vAlign w:val="center"/>
          </w:tcPr>
          <w:p w14:paraId="0428284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Continue developing the strategy</w:t>
            </w:r>
          </w:p>
        </w:tc>
        <w:tc>
          <w:tcPr>
            <w:tcW w:w="2551" w:type="dxa"/>
            <w:shd w:val="clear" w:color="auto" w:fill="D9D9D9"/>
            <w:vAlign w:val="center"/>
          </w:tcPr>
          <w:p w14:paraId="139D0F92" w14:textId="77777777" w:rsidR="007E2BB7" w:rsidRPr="007D011C" w:rsidRDefault="007E2BB7" w:rsidP="00FE79A9">
            <w:pPr>
              <w:keepNext/>
              <w:keepLines/>
              <w:rPr>
                <w:rFonts w:eastAsia="Avenir" w:cs="Avenir"/>
                <w:sz w:val="21"/>
                <w:szCs w:val="21"/>
              </w:rPr>
            </w:pPr>
            <w:r w:rsidRPr="007D011C">
              <w:rPr>
                <w:rFonts w:eastAsia="Avenir" w:cs="Avenir"/>
                <w:sz w:val="21"/>
                <w:szCs w:val="21"/>
              </w:rPr>
              <w:t>11–15 May</w:t>
            </w:r>
          </w:p>
        </w:tc>
      </w:tr>
      <w:tr w:rsidR="007E2BB7" w:rsidRPr="004E05FE" w14:paraId="4913DB3B" w14:textId="77777777" w:rsidTr="00FE79A9">
        <w:tc>
          <w:tcPr>
            <w:tcW w:w="9494" w:type="dxa"/>
            <w:shd w:val="clear" w:color="auto" w:fill="D9D9D9" w:themeFill="background1" w:themeFillShade="D9"/>
            <w:vAlign w:val="center"/>
          </w:tcPr>
          <w:p w14:paraId="25A7322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themeColor="text1"/>
                <w:sz w:val="21"/>
                <w:szCs w:val="21"/>
              </w:rPr>
            </w:pPr>
            <w:r w:rsidRPr="007D011C">
              <w:rPr>
                <w:rFonts w:eastAsia="Avenir" w:cs="Avenir"/>
                <w:b/>
                <w:bCs/>
                <w:color w:val="000000" w:themeColor="text1"/>
                <w:sz w:val="21"/>
                <w:szCs w:val="21"/>
              </w:rPr>
              <w:t>Viable Cities advisory board</w:t>
            </w:r>
            <w:r w:rsidRPr="007D011C">
              <w:rPr>
                <w:rFonts w:eastAsia="Avenir" w:cs="Avenir"/>
                <w:color w:val="000000" w:themeColor="text1"/>
                <w:sz w:val="21"/>
                <w:szCs w:val="21"/>
              </w:rPr>
              <w:t xml:space="preserve"> – System Demonstrators advisory board meetings</w:t>
            </w:r>
          </w:p>
          <w:p w14:paraId="1A3B0DE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themeColor="text1"/>
                <w:sz w:val="21"/>
                <w:szCs w:val="21"/>
              </w:rPr>
            </w:pPr>
            <w:r w:rsidRPr="007D011C">
              <w:rPr>
                <w:rFonts w:eastAsia="Avenir" w:cs="Avenir"/>
                <w:color w:val="000000" w:themeColor="text1"/>
                <w:sz w:val="21"/>
                <w:szCs w:val="21"/>
              </w:rPr>
              <w:t>CCFLA design team discussion</w:t>
            </w:r>
            <w:r w:rsidRPr="007D011C">
              <w:rPr>
                <w:rFonts w:eastAsia="Avenir" w:cs="Avenir"/>
                <w:b/>
                <w:bCs/>
                <w:color w:val="000000" w:themeColor="text1"/>
                <w:sz w:val="21"/>
                <w:szCs w:val="21"/>
              </w:rPr>
              <w:t xml:space="preserve"> </w:t>
            </w:r>
            <w:r w:rsidRPr="007D011C">
              <w:rPr>
                <w:rFonts w:eastAsia="Avenir" w:cs="Avenir"/>
                <w:color w:val="000000" w:themeColor="text1"/>
                <w:sz w:val="21"/>
                <w:szCs w:val="21"/>
              </w:rPr>
              <w:t>– introduction to the Toolkit</w:t>
            </w:r>
          </w:p>
        </w:tc>
        <w:tc>
          <w:tcPr>
            <w:tcW w:w="2551" w:type="dxa"/>
            <w:shd w:val="clear" w:color="auto" w:fill="D9D9D9" w:themeFill="background1" w:themeFillShade="D9"/>
            <w:vAlign w:val="center"/>
          </w:tcPr>
          <w:p w14:paraId="66904E2C" w14:textId="77777777" w:rsidR="007E2BB7" w:rsidRPr="007D011C" w:rsidRDefault="00CB6884" w:rsidP="00FE79A9">
            <w:pPr>
              <w:keepNext/>
              <w:keepLines/>
              <w:rPr>
                <w:rFonts w:eastAsia="Avenir" w:cs="Avenir"/>
                <w:sz w:val="21"/>
                <w:szCs w:val="21"/>
              </w:rPr>
            </w:pPr>
            <w:sdt>
              <w:sdtPr>
                <w:rPr>
                  <w:rFonts w:eastAsia="Avenir" w:cs="Avenir"/>
                </w:rPr>
                <w:tag w:val="goog_rdk_15"/>
                <w:id w:val="-1957862496"/>
              </w:sdtPr>
              <w:sdtEndPr/>
              <w:sdtContent/>
            </w:sdt>
            <w:sdt>
              <w:sdtPr>
                <w:rPr>
                  <w:rFonts w:eastAsia="Avenir" w:cs="Avenir"/>
                </w:rPr>
                <w:tag w:val="goog_rdk_16"/>
                <w:id w:val="1419838123"/>
              </w:sdtPr>
              <w:sdtEndPr/>
              <w:sdtContent/>
            </w:sdt>
            <w:sdt>
              <w:sdtPr>
                <w:rPr>
                  <w:rFonts w:eastAsia="Avenir" w:cs="Avenir"/>
                </w:rPr>
                <w:tag w:val="goog_rdk_17"/>
                <w:id w:val="-1599245364"/>
              </w:sdtPr>
              <w:sdtEndPr/>
              <w:sdtContent/>
            </w:sdt>
            <w:r w:rsidR="007E2BB7" w:rsidRPr="007D011C">
              <w:rPr>
                <w:rFonts w:eastAsia="Avenir" w:cs="Avenir"/>
                <w:sz w:val="21"/>
                <w:szCs w:val="21"/>
              </w:rPr>
              <w:t>18-22 May</w:t>
            </w:r>
          </w:p>
        </w:tc>
      </w:tr>
      <w:tr w:rsidR="007E2BB7" w:rsidRPr="004E05FE" w14:paraId="1F7A3B88" w14:textId="77777777" w:rsidTr="00FE79A9">
        <w:tc>
          <w:tcPr>
            <w:tcW w:w="9494" w:type="dxa"/>
            <w:shd w:val="clear" w:color="auto" w:fill="D9D9D9" w:themeFill="background1" w:themeFillShade="D9"/>
            <w:vAlign w:val="center"/>
          </w:tcPr>
          <w:p w14:paraId="19CE39D5"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themeColor="text1"/>
                <w:sz w:val="20"/>
                <w:szCs w:val="20"/>
              </w:rPr>
            </w:pPr>
            <w:r w:rsidRPr="007D011C">
              <w:rPr>
                <w:rFonts w:eastAsia="Avenir" w:cs="Avenir"/>
                <w:b/>
                <w:bCs/>
                <w:color w:val="000000" w:themeColor="text1"/>
                <w:sz w:val="21"/>
                <w:szCs w:val="21"/>
              </w:rPr>
              <w:t xml:space="preserve">CHAMP Secretariat/partner sync </w:t>
            </w:r>
            <w:r w:rsidRPr="007D011C">
              <w:rPr>
                <w:rFonts w:eastAsia="Avenir" w:cs="Avenir"/>
                <w:color w:val="000000" w:themeColor="text1"/>
                <w:sz w:val="21"/>
                <w:szCs w:val="21"/>
              </w:rPr>
              <w:t>- strategy and governance</w:t>
            </w:r>
          </w:p>
          <w:p w14:paraId="178D5A3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themeColor="text1"/>
                <w:sz w:val="21"/>
                <w:szCs w:val="21"/>
              </w:rPr>
            </w:pPr>
            <w:r w:rsidRPr="007D011C">
              <w:rPr>
                <w:rFonts w:eastAsia="Avenir" w:cs="Avenir"/>
                <w:b/>
                <w:bCs/>
                <w:color w:val="000000" w:themeColor="text1"/>
                <w:sz w:val="21"/>
                <w:szCs w:val="21"/>
              </w:rPr>
              <w:t>Viable Cities sync</w:t>
            </w:r>
            <w:r w:rsidRPr="007D011C">
              <w:rPr>
                <w:rFonts w:eastAsia="Avenir" w:cs="Avenir"/>
                <w:color w:val="000000" w:themeColor="text1"/>
                <w:sz w:val="21"/>
                <w:szCs w:val="21"/>
              </w:rPr>
              <w:t>: feedback on the strategy</w:t>
            </w:r>
          </w:p>
        </w:tc>
        <w:tc>
          <w:tcPr>
            <w:tcW w:w="2551" w:type="dxa"/>
            <w:shd w:val="clear" w:color="auto" w:fill="D9D9D9" w:themeFill="background1" w:themeFillShade="D9"/>
            <w:vAlign w:val="center"/>
          </w:tcPr>
          <w:p w14:paraId="24CB1F3D" w14:textId="77777777" w:rsidR="007E2BB7" w:rsidRPr="007D011C" w:rsidRDefault="007E2BB7" w:rsidP="00FE79A9">
            <w:pPr>
              <w:keepNext/>
              <w:keepLines/>
              <w:rPr>
                <w:rFonts w:eastAsia="Avenir" w:cs="Avenir"/>
                <w:sz w:val="21"/>
                <w:szCs w:val="21"/>
              </w:rPr>
            </w:pPr>
            <w:r w:rsidRPr="007D011C">
              <w:rPr>
                <w:rFonts w:eastAsia="Avenir" w:cs="Avenir"/>
                <w:sz w:val="21"/>
                <w:szCs w:val="21"/>
              </w:rPr>
              <w:t>25–29 May</w:t>
            </w:r>
          </w:p>
        </w:tc>
      </w:tr>
      <w:tr w:rsidR="007E2BB7" w:rsidRPr="004E05FE" w14:paraId="3FA895F8" w14:textId="77777777" w:rsidTr="007D011C">
        <w:trPr>
          <w:trHeight w:val="887"/>
        </w:trPr>
        <w:tc>
          <w:tcPr>
            <w:tcW w:w="9494" w:type="dxa"/>
            <w:shd w:val="clear" w:color="auto" w:fill="D9D9D9" w:themeFill="background1" w:themeFillShade="D9"/>
            <w:vAlign w:val="center"/>
          </w:tcPr>
          <w:p w14:paraId="2F4A981D" w14:textId="098BBB6E" w:rsidR="007E2BB7" w:rsidRPr="007D011C" w:rsidRDefault="00CB6884"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sdt>
              <w:sdtPr>
                <w:rPr>
                  <w:rFonts w:eastAsia="Avenir" w:cs="Avenir"/>
                </w:rPr>
                <w:tag w:val="goog_rdk_18"/>
                <w:id w:val="-1322271541"/>
              </w:sdtPr>
              <w:sdtEndPr/>
              <w:sdtContent/>
            </w:sdt>
            <w:sdt>
              <w:sdtPr>
                <w:rPr>
                  <w:rFonts w:eastAsia="Avenir" w:cs="Avenir"/>
                </w:rPr>
                <w:tag w:val="goog_rdk_19"/>
                <w:id w:val="433709538"/>
              </w:sdtPr>
              <w:sdtEndPr/>
              <w:sdtContent/>
            </w:sdt>
            <w:r w:rsidR="007E2BB7" w:rsidRPr="007D011C">
              <w:rPr>
                <w:rFonts w:eastAsia="Avenir" w:cs="Avenir"/>
                <w:color w:val="000000"/>
                <w:sz w:val="21"/>
                <w:szCs w:val="21"/>
              </w:rPr>
              <w:t>Develop interview questionnaires</w:t>
            </w:r>
          </w:p>
          <w:p w14:paraId="1895A1CD" w14:textId="1E1CF71C"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t>Revise the strategy based on feedback</w:t>
            </w:r>
          </w:p>
        </w:tc>
        <w:tc>
          <w:tcPr>
            <w:tcW w:w="2551" w:type="dxa"/>
            <w:shd w:val="clear" w:color="auto" w:fill="D9D9D9" w:themeFill="background1" w:themeFillShade="D9"/>
            <w:vAlign w:val="center"/>
          </w:tcPr>
          <w:p w14:paraId="3F6CF5C3" w14:textId="77777777" w:rsidR="007E2BB7" w:rsidRPr="007D011C" w:rsidRDefault="007E2BB7" w:rsidP="00FE79A9">
            <w:pPr>
              <w:keepNext/>
              <w:keepLines/>
              <w:rPr>
                <w:rFonts w:eastAsia="Avenir" w:cs="Avenir"/>
                <w:sz w:val="21"/>
                <w:szCs w:val="21"/>
              </w:rPr>
            </w:pPr>
            <w:r w:rsidRPr="007D011C">
              <w:rPr>
                <w:rFonts w:eastAsia="Avenir" w:cs="Avenir"/>
                <w:sz w:val="21"/>
                <w:szCs w:val="21"/>
              </w:rPr>
              <w:t>1–5 June</w:t>
            </w:r>
          </w:p>
          <w:p w14:paraId="521D0DD5" w14:textId="77777777" w:rsidR="007E2BB7" w:rsidRPr="007D011C" w:rsidRDefault="007E2BB7" w:rsidP="00FE79A9">
            <w:pPr>
              <w:keepNext/>
              <w:keepLines/>
              <w:rPr>
                <w:rFonts w:eastAsia="Avenir" w:cs="Avenir"/>
                <w:sz w:val="21"/>
                <w:szCs w:val="21"/>
              </w:rPr>
            </w:pPr>
          </w:p>
        </w:tc>
      </w:tr>
      <w:tr w:rsidR="007E2BB7" w:rsidRPr="004E05FE" w14:paraId="3BD69264" w14:textId="77777777" w:rsidTr="007D011C">
        <w:trPr>
          <w:trHeight w:val="709"/>
        </w:trPr>
        <w:tc>
          <w:tcPr>
            <w:tcW w:w="9494" w:type="dxa"/>
            <w:shd w:val="clear" w:color="auto" w:fill="D9D9D9" w:themeFill="background1" w:themeFillShade="D9"/>
            <w:vAlign w:val="center"/>
          </w:tcPr>
          <w:p w14:paraId="418E3305"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Finalize interview questionnaires</w:t>
            </w:r>
          </w:p>
          <w:p w14:paraId="07481E30"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b/>
                <w:bCs/>
                <w:color w:val="000000"/>
                <w:sz w:val="21"/>
                <w:szCs w:val="21"/>
              </w:rPr>
              <w:t>CHAMP Steering Committee (10</w:t>
            </w:r>
            <w:r w:rsidRPr="007D011C">
              <w:rPr>
                <w:rFonts w:eastAsia="Avenir" w:cs="Avenir"/>
                <w:b/>
                <w:bCs/>
                <w:color w:val="000000"/>
                <w:sz w:val="21"/>
                <w:szCs w:val="21"/>
                <w:vertAlign w:val="superscript"/>
              </w:rPr>
              <w:t>th</w:t>
            </w:r>
            <w:r w:rsidRPr="007D011C">
              <w:rPr>
                <w:rFonts w:eastAsia="Avenir" w:cs="Avenir"/>
                <w:b/>
                <w:bCs/>
                <w:color w:val="000000"/>
                <w:sz w:val="21"/>
                <w:szCs w:val="21"/>
              </w:rPr>
              <w:t xml:space="preserve"> June) – Olle to propose the Toolkit</w:t>
            </w:r>
          </w:p>
        </w:tc>
        <w:tc>
          <w:tcPr>
            <w:tcW w:w="2551" w:type="dxa"/>
            <w:shd w:val="clear" w:color="auto" w:fill="D9D9D9" w:themeFill="background1" w:themeFillShade="D9"/>
            <w:vAlign w:val="center"/>
          </w:tcPr>
          <w:p w14:paraId="74BAC2F8" w14:textId="77777777" w:rsidR="007E2BB7" w:rsidRPr="007D011C" w:rsidRDefault="007E2BB7" w:rsidP="00FE79A9">
            <w:pPr>
              <w:keepNext/>
              <w:keepLines/>
              <w:rPr>
                <w:rFonts w:eastAsia="Avenir" w:cs="Avenir"/>
                <w:sz w:val="21"/>
                <w:szCs w:val="21"/>
              </w:rPr>
            </w:pPr>
            <w:r w:rsidRPr="007D011C">
              <w:rPr>
                <w:rFonts w:eastAsia="Avenir" w:cs="Avenir"/>
                <w:sz w:val="21"/>
                <w:szCs w:val="21"/>
              </w:rPr>
              <w:t>8-12 June</w:t>
            </w:r>
          </w:p>
        </w:tc>
      </w:tr>
      <w:tr w:rsidR="007E2BB7" w:rsidRPr="004E05FE" w14:paraId="181EF0A0" w14:textId="77777777" w:rsidTr="007D011C">
        <w:trPr>
          <w:trHeight w:val="421"/>
        </w:trPr>
        <w:tc>
          <w:tcPr>
            <w:tcW w:w="9494" w:type="dxa"/>
            <w:shd w:val="clear" w:color="auto" w:fill="D9D9D9" w:themeFill="background1" w:themeFillShade="D9"/>
            <w:vAlign w:val="center"/>
          </w:tcPr>
          <w:p w14:paraId="31BAC831" w14:textId="5840A9F0"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rPr>
            </w:pPr>
            <w:r>
              <w:rPr>
                <w:rFonts w:eastAsia="Avenir" w:cs="Avenir"/>
                <w:color w:val="000000"/>
                <w:sz w:val="21"/>
                <w:szCs w:val="21"/>
              </w:rPr>
              <w:t>Revise Toolkit strategy</w:t>
            </w:r>
          </w:p>
        </w:tc>
        <w:tc>
          <w:tcPr>
            <w:tcW w:w="2551" w:type="dxa"/>
            <w:shd w:val="clear" w:color="auto" w:fill="D9D9D9" w:themeFill="background1" w:themeFillShade="D9"/>
            <w:vAlign w:val="center"/>
          </w:tcPr>
          <w:p w14:paraId="659ECCAD" w14:textId="77777777" w:rsidR="007E2BB7" w:rsidRPr="007D011C" w:rsidRDefault="007E2BB7" w:rsidP="00FE79A9">
            <w:pPr>
              <w:keepNext/>
              <w:keepLines/>
              <w:rPr>
                <w:rFonts w:eastAsia="Avenir" w:cs="Avenir"/>
                <w:sz w:val="21"/>
                <w:szCs w:val="21"/>
              </w:rPr>
            </w:pPr>
            <w:r w:rsidRPr="007D011C">
              <w:rPr>
                <w:rFonts w:eastAsia="Avenir" w:cs="Avenir"/>
                <w:sz w:val="21"/>
                <w:szCs w:val="21"/>
              </w:rPr>
              <w:t>15-19 June</w:t>
            </w:r>
          </w:p>
        </w:tc>
      </w:tr>
      <w:tr w:rsidR="007E2BB7" w:rsidRPr="004E05FE" w14:paraId="3D9F8AE4" w14:textId="77777777" w:rsidTr="007D011C">
        <w:trPr>
          <w:trHeight w:val="420"/>
        </w:trPr>
        <w:tc>
          <w:tcPr>
            <w:tcW w:w="9494" w:type="dxa"/>
            <w:shd w:val="clear" w:color="auto" w:fill="D9D9D9" w:themeFill="background1" w:themeFillShade="D9"/>
            <w:vAlign w:val="center"/>
          </w:tcPr>
          <w:p w14:paraId="7601F38D" w14:textId="77777777" w:rsidR="007E2BB7" w:rsidRPr="007D011C" w:rsidRDefault="007E2BB7" w:rsidP="00FE79A9">
            <w:pPr>
              <w:keepNext/>
              <w:keepLines/>
              <w:pBdr>
                <w:top w:val="nil"/>
                <w:left w:val="nil"/>
                <w:bottom w:val="nil"/>
                <w:right w:val="nil"/>
                <w:between w:val="nil"/>
              </w:pBdr>
              <w:ind w:left="313"/>
              <w:rPr>
                <w:rFonts w:eastAsia="Avenir" w:cs="Avenir"/>
                <w:color w:val="000000"/>
                <w:sz w:val="21"/>
                <w:szCs w:val="21"/>
              </w:rPr>
            </w:pPr>
            <w:r w:rsidRPr="007D011C">
              <w:rPr>
                <w:rFonts w:eastAsia="Avenir" w:cs="Avenir"/>
                <w:b/>
                <w:bCs/>
                <w:color w:val="0070C0"/>
                <w:sz w:val="21"/>
                <w:szCs w:val="21"/>
              </w:rPr>
              <w:t>CHAMP Engagement –</w:t>
            </w:r>
            <w:r w:rsidRPr="007D011C">
              <w:rPr>
                <w:rFonts w:eastAsia="Avenir" w:cs="Avenir"/>
                <w:color w:val="000000"/>
                <w:sz w:val="21"/>
                <w:szCs w:val="21"/>
              </w:rPr>
              <w:t xml:space="preserve"> Position the Toolkit and showcase the prototype at LCAW</w:t>
            </w:r>
          </w:p>
          <w:p w14:paraId="43E968B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rPr>
            </w:pPr>
            <w:r w:rsidRPr="007D011C">
              <w:rPr>
                <w:rFonts w:eastAsia="Avenir" w:cs="Avenir"/>
                <w:b/>
                <w:bCs/>
                <w:color w:val="00B050"/>
                <w:sz w:val="21"/>
                <w:szCs w:val="21"/>
              </w:rPr>
              <w:t>Interview 1 –</w:t>
            </w:r>
            <w:r w:rsidRPr="007D011C">
              <w:rPr>
                <w:rFonts w:eastAsia="Avenir" w:cs="Avenir"/>
                <w:b/>
                <w:bCs/>
                <w:color w:val="0070C0"/>
                <w:sz w:val="21"/>
                <w:szCs w:val="21"/>
              </w:rPr>
              <w:t xml:space="preserve"> </w:t>
            </w:r>
            <w:sdt>
              <w:sdtPr>
                <w:rPr>
                  <w:rFonts w:eastAsia="Avenir" w:cs="Avenir"/>
                </w:rPr>
                <w:tag w:val="goog_rdk_25"/>
                <w:id w:val="159133816"/>
              </w:sdtPr>
              <w:sdtEndPr/>
              <w:sdtContent/>
            </w:sdt>
            <w:sdt>
              <w:sdtPr>
                <w:rPr>
                  <w:rFonts w:eastAsia="Avenir" w:cs="Avenir"/>
                </w:rPr>
                <w:tag w:val="goog_rdk_26"/>
                <w:id w:val="-1448077549"/>
              </w:sdtPr>
              <w:sdtEndPr/>
              <w:sdtContent/>
            </w:sdt>
            <w:sdt>
              <w:sdtPr>
                <w:rPr>
                  <w:rFonts w:eastAsia="Avenir" w:cs="Avenir"/>
                </w:rPr>
                <w:tag w:val="goog_rdk_27"/>
                <w:id w:val="-2144570157"/>
              </w:sdtPr>
              <w:sdtEndPr/>
              <w:sdtContent/>
            </w:sdt>
            <w:r w:rsidRPr="007D011C">
              <w:rPr>
                <w:rFonts w:eastAsia="Avenir" w:cs="Avenir"/>
                <w:color w:val="000000"/>
                <w:sz w:val="21"/>
                <w:szCs w:val="21"/>
              </w:rPr>
              <w:t>Viability Fund for Cities [26 June]</w:t>
            </w:r>
          </w:p>
        </w:tc>
        <w:tc>
          <w:tcPr>
            <w:tcW w:w="2551" w:type="dxa"/>
            <w:shd w:val="clear" w:color="auto" w:fill="D9D9D9" w:themeFill="background1" w:themeFillShade="D9"/>
            <w:vAlign w:val="center"/>
          </w:tcPr>
          <w:p w14:paraId="6C636ED3" w14:textId="77777777" w:rsidR="007E2BB7" w:rsidRPr="007D011C" w:rsidRDefault="007E2BB7" w:rsidP="00FE79A9">
            <w:pPr>
              <w:keepNext/>
              <w:keepLines/>
              <w:rPr>
                <w:rFonts w:eastAsia="Avenir" w:cs="Avenir"/>
                <w:sz w:val="21"/>
                <w:szCs w:val="21"/>
              </w:rPr>
            </w:pPr>
            <w:r w:rsidRPr="007D011C">
              <w:rPr>
                <w:rFonts w:eastAsia="Avenir" w:cs="Avenir"/>
                <w:sz w:val="21"/>
                <w:szCs w:val="21"/>
              </w:rPr>
              <w:t>22-26 June</w:t>
            </w:r>
          </w:p>
        </w:tc>
      </w:tr>
      <w:tr w:rsidR="007E2BB7" w:rsidRPr="004E05FE" w14:paraId="71DFC70A" w14:textId="77777777" w:rsidTr="0008285F">
        <w:trPr>
          <w:trHeight w:val="420"/>
        </w:trPr>
        <w:tc>
          <w:tcPr>
            <w:tcW w:w="9494" w:type="dxa"/>
            <w:shd w:val="clear" w:color="auto" w:fill="D9D9D9" w:themeFill="background1" w:themeFillShade="D9"/>
            <w:vAlign w:val="center"/>
          </w:tcPr>
          <w:p w14:paraId="14D6185E"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B050"/>
                <w:sz w:val="21"/>
                <w:szCs w:val="21"/>
              </w:rPr>
              <w:t>Interview 2:</w:t>
            </w:r>
            <w:r w:rsidRPr="007D011C">
              <w:rPr>
                <w:rFonts w:eastAsia="Avenir" w:cs="Avenir"/>
                <w:color w:val="000000"/>
                <w:sz w:val="21"/>
                <w:szCs w:val="21"/>
              </w:rPr>
              <w:t xml:space="preserve"> Local Climate Investments</w:t>
            </w:r>
            <w:r>
              <w:rPr>
                <w:rFonts w:eastAsia="Avenir" w:cs="Avenir"/>
                <w:color w:val="000000"/>
                <w:sz w:val="21"/>
                <w:szCs w:val="21"/>
              </w:rPr>
              <w:t xml:space="preserve"> [Bjorn]</w:t>
            </w:r>
          </w:p>
          <w:p w14:paraId="747190E8" w14:textId="77777777" w:rsidR="007E2BB7"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B050"/>
                <w:sz w:val="21"/>
                <w:szCs w:val="21"/>
              </w:rPr>
              <w:t>Interview 3</w:t>
            </w:r>
            <w:r w:rsidRPr="007D011C">
              <w:rPr>
                <w:rFonts w:eastAsia="Avenir" w:cs="Avenir"/>
                <w:color w:val="00B050"/>
                <w:sz w:val="21"/>
                <w:szCs w:val="21"/>
              </w:rPr>
              <w:t xml:space="preserve"> </w:t>
            </w:r>
            <w:r w:rsidRPr="007D011C">
              <w:rPr>
                <w:rFonts w:eastAsia="Avenir" w:cs="Avenir"/>
                <w:color w:val="000000"/>
                <w:sz w:val="21"/>
                <w:szCs w:val="21"/>
              </w:rPr>
              <w:t xml:space="preserve">– </w:t>
            </w:r>
            <w:sdt>
              <w:sdtPr>
                <w:rPr>
                  <w:rFonts w:eastAsia="Avenir" w:cs="Avenir"/>
                </w:rPr>
                <w:tag w:val="goog_rdk_23"/>
                <w:id w:val="495853220"/>
              </w:sdtPr>
              <w:sdtEndPr/>
              <w:sdtContent/>
            </w:sdt>
            <w:sdt>
              <w:sdtPr>
                <w:rPr>
                  <w:rFonts w:eastAsia="Avenir" w:cs="Avenir"/>
                </w:rPr>
                <w:tag w:val="goog_rdk_24"/>
                <w:id w:val="-996104554"/>
              </w:sdtPr>
              <w:sdtEndPr/>
              <w:sdtContent/>
            </w:sdt>
            <w:r w:rsidRPr="007D011C">
              <w:rPr>
                <w:rFonts w:eastAsia="Avenir" w:cs="Avenir"/>
                <w:color w:val="000000"/>
                <w:sz w:val="21"/>
                <w:szCs w:val="21"/>
              </w:rPr>
              <w:t xml:space="preserve">Climate City Contracts [Investment Planning, Joint Commitments] and </w:t>
            </w:r>
            <w:r w:rsidRPr="007D011C">
              <w:rPr>
                <w:rFonts w:eastAsia="Avenir" w:cs="Avenir"/>
                <w:color w:val="000000"/>
              </w:rPr>
              <w:t xml:space="preserve"> </w:t>
            </w:r>
            <w:r w:rsidRPr="007D011C">
              <w:rPr>
                <w:rFonts w:eastAsia="Avenir" w:cs="Avenir"/>
                <w:color w:val="000000"/>
                <w:sz w:val="21"/>
                <w:szCs w:val="21"/>
              </w:rPr>
              <w:t>Samordningsfunktionen team [intermediary coordination unit]</w:t>
            </w:r>
          </w:p>
          <w:p w14:paraId="43D10E6A" w14:textId="77777777" w:rsidR="007E2BB7"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Pr>
                <w:rFonts w:eastAsia="Avenir" w:cs="Avenir"/>
                <w:b/>
                <w:bCs/>
                <w:color w:val="00B050"/>
                <w:sz w:val="21"/>
                <w:szCs w:val="21"/>
              </w:rPr>
              <w:t>Interview 4</w:t>
            </w:r>
            <w:r w:rsidRPr="007D011C">
              <w:rPr>
                <w:rFonts w:eastAsia="Avenir" w:cs="Avenir"/>
                <w:color w:val="000000"/>
                <w:sz w:val="21"/>
                <w:szCs w:val="21"/>
              </w:rPr>
              <w:t>:</w:t>
            </w:r>
            <w:r>
              <w:rPr>
                <w:rFonts w:eastAsia="Avenir" w:cs="Avenir"/>
                <w:color w:val="000000"/>
                <w:sz w:val="21"/>
                <w:szCs w:val="21"/>
              </w:rPr>
              <w:t xml:space="preserve"> </w:t>
            </w:r>
            <w:r w:rsidRPr="0086641A">
              <w:rPr>
                <w:rFonts w:eastAsia="Avenir" w:cs="Avenir"/>
                <w:color w:val="000000"/>
                <w:sz w:val="21"/>
                <w:szCs w:val="21"/>
              </w:rPr>
              <w:t xml:space="preserve"> Local Climate Investments</w:t>
            </w:r>
            <w:r>
              <w:rPr>
                <w:rFonts w:eastAsia="Avenir" w:cs="Avenir"/>
                <w:color w:val="000000"/>
                <w:sz w:val="21"/>
                <w:szCs w:val="21"/>
              </w:rPr>
              <w:t xml:space="preserve"> [Numi and Matt]</w:t>
            </w:r>
          </w:p>
          <w:p w14:paraId="4622D532" w14:textId="77777777" w:rsidR="007E2BB7"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Pr>
                <w:rFonts w:eastAsia="Avenir" w:cs="Avenir"/>
                <w:color w:val="000000"/>
                <w:sz w:val="21"/>
                <w:szCs w:val="21"/>
              </w:rPr>
              <w:t>Revise Toolkit strategy</w:t>
            </w:r>
          </w:p>
          <w:p w14:paraId="4159AD17"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86641A">
              <w:rPr>
                <w:rFonts w:eastAsia="Avenir" w:cs="Avenir"/>
                <w:b/>
                <w:bCs/>
                <w:color w:val="000000"/>
                <w:sz w:val="21"/>
                <w:szCs w:val="21"/>
              </w:rPr>
              <w:t>Milestone: Toolkit Strategy with the outline, work plan and timelines</w:t>
            </w:r>
          </w:p>
        </w:tc>
        <w:tc>
          <w:tcPr>
            <w:tcW w:w="2551" w:type="dxa"/>
            <w:shd w:val="clear" w:color="auto" w:fill="D9D9D9" w:themeFill="background1" w:themeFillShade="D9"/>
            <w:vAlign w:val="center"/>
          </w:tcPr>
          <w:p w14:paraId="2852219A" w14:textId="77777777" w:rsidR="007E2BB7" w:rsidRPr="007D011C" w:rsidRDefault="007E2BB7" w:rsidP="00FE79A9">
            <w:pPr>
              <w:keepNext/>
              <w:keepLines/>
              <w:rPr>
                <w:rFonts w:eastAsia="Avenir" w:cs="Avenir"/>
                <w:sz w:val="21"/>
                <w:szCs w:val="21"/>
              </w:rPr>
            </w:pPr>
            <w:r w:rsidRPr="007D011C">
              <w:rPr>
                <w:rFonts w:eastAsia="Avenir" w:cs="Avenir"/>
                <w:sz w:val="21"/>
                <w:szCs w:val="21"/>
              </w:rPr>
              <w:t>29June-3 July</w:t>
            </w:r>
          </w:p>
        </w:tc>
      </w:tr>
      <w:tr w:rsidR="007E2BB7" w:rsidRPr="004E05FE" w14:paraId="59CEFAAD" w14:textId="77777777" w:rsidTr="00FE79A9">
        <w:tc>
          <w:tcPr>
            <w:tcW w:w="9494" w:type="dxa"/>
            <w:vAlign w:val="center"/>
          </w:tcPr>
          <w:p w14:paraId="30E3D062" w14:textId="77777777" w:rsidR="007E2BB7"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lastRenderedPageBreak/>
              <w:t xml:space="preserve">Synthesize interview insights, </w:t>
            </w:r>
          </w:p>
          <w:p w14:paraId="2EBDFBEC" w14:textId="781E7550"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Pr>
                <w:rFonts w:eastAsia="Avenir" w:cs="Avenir"/>
                <w:color w:val="000000"/>
                <w:sz w:val="21"/>
                <w:szCs w:val="21"/>
              </w:rPr>
              <w:t>B</w:t>
            </w:r>
            <w:r w:rsidRPr="007D011C">
              <w:rPr>
                <w:rFonts w:eastAsia="Avenir" w:cs="Avenir"/>
                <w:color w:val="000000"/>
                <w:sz w:val="21"/>
                <w:szCs w:val="21"/>
              </w:rPr>
              <w:t xml:space="preserve">egin literature review </w:t>
            </w:r>
            <w:r w:rsidR="00D2495C">
              <w:rPr>
                <w:rFonts w:eastAsia="Avenir" w:cs="Avenir"/>
                <w:color w:val="000000"/>
                <w:sz w:val="21"/>
                <w:szCs w:val="21"/>
              </w:rPr>
              <w:t>and content development</w:t>
            </w:r>
          </w:p>
        </w:tc>
        <w:tc>
          <w:tcPr>
            <w:tcW w:w="2551" w:type="dxa"/>
            <w:vAlign w:val="center"/>
          </w:tcPr>
          <w:p w14:paraId="497648AD" w14:textId="71681190" w:rsidR="007E2BB7" w:rsidRPr="007D011C" w:rsidRDefault="007E2BB7" w:rsidP="00F700E3">
            <w:pPr>
              <w:pStyle w:val="ListParagraph"/>
              <w:keepNext/>
              <w:keepLines/>
              <w:numPr>
                <w:ilvl w:val="1"/>
                <w:numId w:val="33"/>
              </w:numPr>
              <w:pBdr>
                <w:top w:val="nil"/>
                <w:left w:val="nil"/>
                <w:bottom w:val="nil"/>
                <w:right w:val="nil"/>
                <w:between w:val="nil"/>
              </w:pBdr>
              <w:rPr>
                <w:rFonts w:eastAsia="Avenir" w:cs="Avenir"/>
                <w:color w:val="000000"/>
                <w:sz w:val="21"/>
                <w:szCs w:val="21"/>
              </w:rPr>
            </w:pPr>
            <w:r w:rsidRPr="00EA7EDC">
              <w:rPr>
                <w:rFonts w:eastAsia="Avenir" w:cs="Avenir"/>
                <w:color w:val="000000"/>
                <w:sz w:val="21"/>
                <w:szCs w:val="21"/>
              </w:rPr>
              <w:t xml:space="preserve"> </w:t>
            </w:r>
            <w:r w:rsidRPr="007D011C">
              <w:rPr>
                <w:rFonts w:eastAsia="Avenir" w:cs="Avenir"/>
                <w:color w:val="000000"/>
                <w:sz w:val="21"/>
                <w:szCs w:val="21"/>
              </w:rPr>
              <w:t>July</w:t>
            </w:r>
            <w:r>
              <w:rPr>
                <w:rFonts w:eastAsia="Avenir" w:cs="Avenir"/>
                <w:color w:val="000000"/>
                <w:sz w:val="21"/>
                <w:szCs w:val="21"/>
              </w:rPr>
              <w:t xml:space="preserve"> </w:t>
            </w:r>
          </w:p>
        </w:tc>
      </w:tr>
      <w:tr w:rsidR="007E2BB7" w:rsidRPr="004E05FE" w14:paraId="06D7774D" w14:textId="77777777" w:rsidTr="00FE79A9">
        <w:tc>
          <w:tcPr>
            <w:tcW w:w="9494" w:type="dxa"/>
            <w:vAlign w:val="center"/>
          </w:tcPr>
          <w:p w14:paraId="747392EA" w14:textId="5B6291FA"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rPr>
            </w:pPr>
            <w:r w:rsidRPr="007D011C">
              <w:rPr>
                <w:rFonts w:eastAsia="Avenir" w:cs="Avenir"/>
                <w:b/>
                <w:bCs/>
                <w:color w:val="00B050"/>
                <w:sz w:val="21"/>
                <w:szCs w:val="21"/>
              </w:rPr>
              <w:t xml:space="preserve">Interview </w:t>
            </w:r>
            <w:r>
              <w:rPr>
                <w:rFonts w:eastAsia="Avenir" w:cs="Avenir"/>
                <w:b/>
                <w:bCs/>
                <w:color w:val="00B050"/>
                <w:sz w:val="21"/>
                <w:szCs w:val="21"/>
              </w:rPr>
              <w:t>5</w:t>
            </w:r>
            <w:r w:rsidRPr="007D011C">
              <w:rPr>
                <w:rFonts w:eastAsia="Avenir" w:cs="Avenir"/>
                <w:b/>
                <w:bCs/>
                <w:color w:val="00B050"/>
                <w:sz w:val="21"/>
                <w:szCs w:val="21"/>
              </w:rPr>
              <w:t>:</w:t>
            </w:r>
            <w:r w:rsidRPr="007D011C">
              <w:rPr>
                <w:rFonts w:eastAsia="Avenir" w:cs="Avenir"/>
                <w:color w:val="000000"/>
                <w:sz w:val="21"/>
                <w:szCs w:val="21"/>
              </w:rPr>
              <w:t xml:space="preserve"> </w:t>
            </w:r>
            <w:sdt>
              <w:sdtPr>
                <w:rPr>
                  <w:rFonts w:eastAsia="Avenir" w:cs="Avenir"/>
                </w:rPr>
                <w:tag w:val="goog_rdk_30"/>
                <w:id w:val="589829806"/>
              </w:sdtPr>
              <w:sdtEndPr/>
              <w:sdtContent/>
            </w:sdt>
            <w:r w:rsidRPr="007D011C">
              <w:rPr>
                <w:rFonts w:eastAsia="Avenir" w:cs="Avenir"/>
                <w:color w:val="000000"/>
                <w:sz w:val="21"/>
                <w:szCs w:val="21"/>
              </w:rPr>
              <w:t xml:space="preserve">First Movers Coalition [with Daniel; </w:t>
            </w:r>
            <w:r>
              <w:rPr>
                <w:rFonts w:eastAsia="Avenir" w:cs="Avenir"/>
                <w:color w:val="000000"/>
                <w:sz w:val="21"/>
                <w:szCs w:val="21"/>
              </w:rPr>
              <w:t>17</w:t>
            </w:r>
            <w:r w:rsidRPr="007D011C">
              <w:rPr>
                <w:rFonts w:eastAsia="Avenir" w:cs="Avenir"/>
                <w:color w:val="000000"/>
                <w:sz w:val="21"/>
                <w:szCs w:val="21"/>
              </w:rPr>
              <w:t xml:space="preserve"> July]</w:t>
            </w:r>
          </w:p>
          <w:p w14:paraId="10D8139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Synthesize interview insights</w:t>
            </w:r>
          </w:p>
        </w:tc>
        <w:tc>
          <w:tcPr>
            <w:tcW w:w="2551" w:type="dxa"/>
            <w:vAlign w:val="center"/>
          </w:tcPr>
          <w:p w14:paraId="4C73858E" w14:textId="42F55259" w:rsidR="007E2BB7" w:rsidRPr="007D011C" w:rsidRDefault="007E2BB7" w:rsidP="00FE79A9">
            <w:pPr>
              <w:keepNext/>
              <w:keepLines/>
              <w:rPr>
                <w:rFonts w:eastAsia="Avenir" w:cs="Avenir"/>
                <w:sz w:val="21"/>
                <w:szCs w:val="21"/>
              </w:rPr>
            </w:pPr>
            <w:r w:rsidRPr="007D011C">
              <w:rPr>
                <w:rFonts w:eastAsia="Avenir" w:cs="Avenir"/>
                <w:sz w:val="21"/>
                <w:szCs w:val="21"/>
              </w:rPr>
              <w:t xml:space="preserve">13-17 July </w:t>
            </w:r>
          </w:p>
        </w:tc>
      </w:tr>
      <w:tr w:rsidR="007E2BB7" w:rsidRPr="004E05FE" w14:paraId="3FE5ECD5" w14:textId="77777777" w:rsidTr="00FE79A9">
        <w:tc>
          <w:tcPr>
            <w:tcW w:w="9494" w:type="dxa"/>
            <w:vAlign w:val="center"/>
          </w:tcPr>
          <w:p w14:paraId="130868DE" w14:textId="77777777" w:rsidR="007E2BB7" w:rsidRDefault="00CB6884" w:rsidP="00F700E3">
            <w:pPr>
              <w:keepNext/>
              <w:keepLines/>
              <w:numPr>
                <w:ilvl w:val="0"/>
                <w:numId w:val="3"/>
              </w:numPr>
              <w:pBdr>
                <w:top w:val="nil"/>
                <w:left w:val="nil"/>
                <w:bottom w:val="nil"/>
                <w:right w:val="nil"/>
                <w:between w:val="nil"/>
              </w:pBdr>
              <w:ind w:left="313" w:right="-396" w:hanging="313"/>
              <w:rPr>
                <w:rFonts w:eastAsia="Avenir" w:cs="Avenir"/>
                <w:color w:val="000000"/>
                <w:sz w:val="21"/>
                <w:szCs w:val="21"/>
              </w:rPr>
            </w:pPr>
            <w:sdt>
              <w:sdtPr>
                <w:rPr>
                  <w:rFonts w:eastAsia="Avenir" w:cs="Avenir"/>
                </w:rPr>
                <w:tag w:val="goog_rdk_31"/>
                <w:id w:val="1822465840"/>
              </w:sdtPr>
              <w:sdtEndPr/>
              <w:sdtContent/>
            </w:sdt>
            <w:r w:rsidR="007E2BB7" w:rsidRPr="007D011C">
              <w:rPr>
                <w:rFonts w:eastAsia="Avenir" w:cs="Avenir"/>
                <w:color w:val="000000"/>
                <w:sz w:val="21"/>
                <w:szCs w:val="21"/>
              </w:rPr>
              <w:t>Synthesize interview insights</w:t>
            </w:r>
          </w:p>
          <w:p w14:paraId="44ABC059" w14:textId="32D7DAB9" w:rsidR="007E2BB7" w:rsidRPr="00EA7EDC" w:rsidRDefault="007E2BB7" w:rsidP="00F700E3">
            <w:pPr>
              <w:keepNext/>
              <w:keepLines/>
              <w:numPr>
                <w:ilvl w:val="0"/>
                <w:numId w:val="3"/>
              </w:numPr>
              <w:pBdr>
                <w:top w:val="nil"/>
                <w:left w:val="nil"/>
                <w:bottom w:val="nil"/>
                <w:right w:val="nil"/>
                <w:between w:val="nil"/>
              </w:pBdr>
              <w:ind w:left="313" w:right="-396" w:hanging="313"/>
              <w:rPr>
                <w:rFonts w:eastAsia="Avenir" w:cs="Avenir"/>
                <w:color w:val="000000"/>
                <w:sz w:val="21"/>
                <w:szCs w:val="21"/>
              </w:rPr>
            </w:pPr>
            <w:r>
              <w:rPr>
                <w:rFonts w:eastAsia="Avenir" w:cs="Avenir"/>
                <w:color w:val="000000"/>
                <w:sz w:val="21"/>
                <w:szCs w:val="21"/>
              </w:rPr>
              <w:t>C</w:t>
            </w:r>
            <w:r w:rsidRPr="007D011C">
              <w:rPr>
                <w:rFonts w:eastAsia="Avenir" w:cs="Avenir"/>
                <w:color w:val="000000"/>
                <w:sz w:val="21"/>
                <w:szCs w:val="21"/>
              </w:rPr>
              <w:t>ontinue literature revie</w:t>
            </w:r>
            <w:r w:rsidR="00D2495C">
              <w:rPr>
                <w:rFonts w:eastAsia="Avenir" w:cs="Avenir"/>
                <w:color w:val="000000"/>
                <w:sz w:val="21"/>
                <w:szCs w:val="21"/>
              </w:rPr>
              <w:t>w and content development</w:t>
            </w:r>
          </w:p>
          <w:p w14:paraId="0BFEFCEA" w14:textId="77777777" w:rsidR="007E2BB7" w:rsidRPr="007D011C" w:rsidRDefault="007E2BB7" w:rsidP="00F700E3">
            <w:pPr>
              <w:keepNext/>
              <w:keepLines/>
              <w:numPr>
                <w:ilvl w:val="0"/>
                <w:numId w:val="3"/>
              </w:numPr>
              <w:pBdr>
                <w:top w:val="nil"/>
                <w:left w:val="nil"/>
                <w:bottom w:val="nil"/>
                <w:right w:val="nil"/>
                <w:between w:val="nil"/>
              </w:pBdr>
              <w:ind w:left="313" w:right="-396" w:hanging="313"/>
              <w:rPr>
                <w:rFonts w:eastAsia="Avenir" w:cs="Avenir"/>
                <w:color w:val="000000"/>
                <w:sz w:val="21"/>
                <w:szCs w:val="21"/>
              </w:rPr>
            </w:pPr>
            <w:r w:rsidRPr="00EA7EDC">
              <w:rPr>
                <w:rFonts w:eastAsia="Avenir" w:cs="Avenir"/>
                <w:color w:val="000000" w:themeColor="text1"/>
                <w:sz w:val="21"/>
                <w:szCs w:val="21"/>
              </w:rPr>
              <w:t>CPI design sync</w:t>
            </w:r>
          </w:p>
        </w:tc>
        <w:tc>
          <w:tcPr>
            <w:tcW w:w="2551" w:type="dxa"/>
            <w:vAlign w:val="center"/>
          </w:tcPr>
          <w:p w14:paraId="503943AC" w14:textId="77777777" w:rsidR="007E2BB7" w:rsidRPr="007D011C" w:rsidRDefault="007E2BB7" w:rsidP="00FE79A9">
            <w:pPr>
              <w:keepNext/>
              <w:keepLines/>
              <w:rPr>
                <w:rFonts w:eastAsia="Avenir" w:cs="Avenir"/>
                <w:sz w:val="21"/>
                <w:szCs w:val="21"/>
              </w:rPr>
            </w:pPr>
            <w:r w:rsidRPr="007D011C">
              <w:rPr>
                <w:rFonts w:eastAsia="Avenir" w:cs="Avenir"/>
                <w:sz w:val="21"/>
                <w:szCs w:val="21"/>
              </w:rPr>
              <w:t>20-24 July</w:t>
            </w:r>
          </w:p>
        </w:tc>
      </w:tr>
      <w:tr w:rsidR="007E2BB7" w:rsidRPr="004E05FE" w14:paraId="2E910BE9" w14:textId="77777777" w:rsidTr="00FE79A9">
        <w:tc>
          <w:tcPr>
            <w:tcW w:w="9494" w:type="dxa"/>
            <w:vAlign w:val="center"/>
          </w:tcPr>
          <w:p w14:paraId="72BB8EED" w14:textId="3D78A000" w:rsidR="007E2BB7" w:rsidRPr="007D011C" w:rsidRDefault="007E2BB7" w:rsidP="00F700E3">
            <w:pPr>
              <w:keepNext/>
              <w:keepLines/>
              <w:numPr>
                <w:ilvl w:val="0"/>
                <w:numId w:val="3"/>
              </w:numPr>
              <w:pBdr>
                <w:top w:val="nil"/>
                <w:left w:val="nil"/>
                <w:bottom w:val="nil"/>
                <w:right w:val="nil"/>
                <w:between w:val="nil"/>
              </w:pBdr>
              <w:ind w:left="313" w:right="-396" w:hanging="313"/>
              <w:rPr>
                <w:rFonts w:eastAsia="Avenir" w:cs="Avenir"/>
                <w:b/>
                <w:bCs/>
                <w:color w:val="000000"/>
                <w:sz w:val="21"/>
                <w:szCs w:val="21"/>
              </w:rPr>
            </w:pPr>
            <w:r w:rsidRPr="007D011C">
              <w:rPr>
                <w:rFonts w:eastAsia="Avenir" w:cs="Avenir"/>
                <w:color w:val="000000"/>
                <w:sz w:val="21"/>
                <w:szCs w:val="21"/>
              </w:rPr>
              <w:t>Continue literature review</w:t>
            </w:r>
            <w:r w:rsidR="00D2495C">
              <w:rPr>
                <w:rFonts w:eastAsia="Avenir" w:cs="Avenir"/>
                <w:color w:val="000000"/>
                <w:sz w:val="21"/>
                <w:szCs w:val="21"/>
              </w:rPr>
              <w:t xml:space="preserve"> and content development</w:t>
            </w:r>
          </w:p>
        </w:tc>
        <w:tc>
          <w:tcPr>
            <w:tcW w:w="2551" w:type="dxa"/>
            <w:vAlign w:val="center"/>
          </w:tcPr>
          <w:p w14:paraId="20671B5A" w14:textId="77777777" w:rsidR="007E2BB7" w:rsidRPr="007D011C" w:rsidRDefault="007E2BB7" w:rsidP="00FE79A9">
            <w:pPr>
              <w:keepNext/>
              <w:keepLines/>
              <w:rPr>
                <w:rFonts w:eastAsia="Avenir" w:cs="Avenir"/>
                <w:sz w:val="21"/>
                <w:szCs w:val="21"/>
              </w:rPr>
            </w:pPr>
            <w:r w:rsidRPr="007D011C">
              <w:rPr>
                <w:rFonts w:eastAsia="Avenir" w:cs="Avenir"/>
                <w:sz w:val="21"/>
                <w:szCs w:val="21"/>
              </w:rPr>
              <w:t>27-31 July</w:t>
            </w:r>
          </w:p>
        </w:tc>
      </w:tr>
      <w:tr w:rsidR="007E2BB7" w:rsidRPr="004E05FE" w14:paraId="7DAE5A58" w14:textId="77777777" w:rsidTr="00FE79A9">
        <w:tc>
          <w:tcPr>
            <w:tcW w:w="9494" w:type="dxa"/>
            <w:vAlign w:val="center"/>
          </w:tcPr>
          <w:p w14:paraId="0D82B6AD"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commentRangeStart w:id="293"/>
            <w:r>
              <w:rPr>
                <w:rFonts w:eastAsia="Avenir" w:cs="Avenir"/>
                <w:color w:val="000000"/>
                <w:sz w:val="21"/>
                <w:szCs w:val="21"/>
              </w:rPr>
              <w:t>Discuss and invite feedback at the CHAMP FWG meeting</w:t>
            </w:r>
            <w:r w:rsidRPr="007D011C">
              <w:rPr>
                <w:rFonts w:eastAsia="Avenir" w:cs="Avenir"/>
                <w:color w:val="000000"/>
                <w:sz w:val="21"/>
                <w:szCs w:val="21"/>
              </w:rPr>
              <w:t xml:space="preserve"> [TBC]</w:t>
            </w:r>
            <w:commentRangeEnd w:id="293"/>
            <w:r w:rsidR="0042325E" w:rsidRPr="007D011C">
              <w:rPr>
                <w:rStyle w:val="CommentReference"/>
                <w:rFonts w:eastAsia="Avenir" w:cs="Avenir"/>
                <w:color w:val="000000"/>
                <w:sz w:val="21"/>
                <w:szCs w:val="21"/>
              </w:rPr>
              <w:commentReference w:id="293"/>
            </w:r>
          </w:p>
          <w:p w14:paraId="6AA6B3D5"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 xml:space="preserve">Synthesize workshop feedback </w:t>
            </w:r>
          </w:p>
        </w:tc>
        <w:tc>
          <w:tcPr>
            <w:tcW w:w="2551" w:type="dxa"/>
            <w:vAlign w:val="center"/>
          </w:tcPr>
          <w:p w14:paraId="184DD9EF" w14:textId="77777777" w:rsidR="007E2BB7" w:rsidRPr="007D011C" w:rsidRDefault="007E2BB7" w:rsidP="00FE79A9">
            <w:pPr>
              <w:keepNext/>
              <w:keepLines/>
              <w:rPr>
                <w:rFonts w:eastAsia="Avenir" w:cs="Avenir"/>
                <w:sz w:val="21"/>
                <w:szCs w:val="21"/>
              </w:rPr>
            </w:pPr>
            <w:r w:rsidRPr="007D011C">
              <w:rPr>
                <w:rFonts w:eastAsia="Avenir" w:cs="Avenir"/>
                <w:sz w:val="21"/>
                <w:szCs w:val="21"/>
              </w:rPr>
              <w:t>3-7 Aug</w:t>
            </w:r>
          </w:p>
        </w:tc>
      </w:tr>
      <w:tr w:rsidR="007E2BB7" w:rsidRPr="004E05FE" w14:paraId="7646D5FA" w14:textId="77777777" w:rsidTr="00FE79A9">
        <w:trPr>
          <w:trHeight w:val="499"/>
        </w:trPr>
        <w:tc>
          <w:tcPr>
            <w:tcW w:w="9494" w:type="dxa"/>
            <w:vAlign w:val="center"/>
          </w:tcPr>
          <w:p w14:paraId="24CCEED6" w14:textId="6F86FF15"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0"/>
                <w:szCs w:val="20"/>
              </w:rPr>
            </w:pPr>
            <w:r w:rsidRPr="007D011C">
              <w:rPr>
                <w:rFonts w:eastAsia="Avenir" w:cs="Avenir"/>
                <w:b/>
                <w:bCs/>
                <w:color w:val="00B050"/>
                <w:sz w:val="21"/>
                <w:szCs w:val="21"/>
              </w:rPr>
              <w:t xml:space="preserve">Interview </w:t>
            </w:r>
            <w:r>
              <w:rPr>
                <w:rFonts w:eastAsia="Avenir" w:cs="Avenir"/>
                <w:b/>
                <w:bCs/>
                <w:color w:val="00B050"/>
                <w:sz w:val="21"/>
                <w:szCs w:val="21"/>
              </w:rPr>
              <w:t>6</w:t>
            </w:r>
            <w:r w:rsidRPr="007D011C">
              <w:rPr>
                <w:rFonts w:eastAsia="Avenir" w:cs="Avenir"/>
                <w:b/>
                <w:bCs/>
                <w:color w:val="00B050"/>
                <w:sz w:val="21"/>
                <w:szCs w:val="21"/>
              </w:rPr>
              <w:t>:</w:t>
            </w:r>
            <w:r w:rsidRPr="007D011C">
              <w:t xml:space="preserve">  </w:t>
            </w:r>
            <w:r w:rsidRPr="007D011C">
              <w:rPr>
                <w:sz w:val="21"/>
                <w:szCs w:val="21"/>
              </w:rPr>
              <w:t>System Demonstrators and implementation ecosystems [with Olle]</w:t>
            </w:r>
          </w:p>
          <w:p w14:paraId="64F34DCC" w14:textId="77777777" w:rsidR="007E2BB7"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Synthesize interview insights</w:t>
            </w:r>
          </w:p>
          <w:p w14:paraId="64FC84F1"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Pr>
                <w:rFonts w:eastAsia="Avenir" w:cs="Avenir"/>
                <w:color w:val="000000"/>
                <w:sz w:val="21"/>
                <w:szCs w:val="21"/>
              </w:rPr>
              <w:t>Continue literature review</w:t>
            </w:r>
          </w:p>
        </w:tc>
        <w:tc>
          <w:tcPr>
            <w:tcW w:w="2551" w:type="dxa"/>
            <w:vAlign w:val="center"/>
          </w:tcPr>
          <w:p w14:paraId="4684F8BA" w14:textId="77777777" w:rsidR="007E2BB7" w:rsidRPr="007D011C" w:rsidRDefault="007E2BB7" w:rsidP="00FE79A9">
            <w:pPr>
              <w:keepNext/>
              <w:keepLines/>
              <w:rPr>
                <w:rFonts w:eastAsia="Avenir" w:cs="Avenir"/>
                <w:sz w:val="21"/>
                <w:szCs w:val="21"/>
              </w:rPr>
            </w:pPr>
            <w:r w:rsidRPr="007D011C">
              <w:rPr>
                <w:rFonts w:eastAsia="Avenir" w:cs="Avenir"/>
                <w:sz w:val="21"/>
                <w:szCs w:val="21"/>
              </w:rPr>
              <w:t>10-14 Aug</w:t>
            </w:r>
          </w:p>
        </w:tc>
      </w:tr>
      <w:tr w:rsidR="007E2BB7" w:rsidRPr="004E05FE" w14:paraId="6AA03FD1" w14:textId="77777777" w:rsidTr="00FE79A9">
        <w:trPr>
          <w:trHeight w:val="412"/>
        </w:trPr>
        <w:tc>
          <w:tcPr>
            <w:tcW w:w="9494" w:type="dxa"/>
            <w:vAlign w:val="center"/>
          </w:tcPr>
          <w:p w14:paraId="168BD2EE"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Finalize literature review, including governance mapping, transferability analysis</w:t>
            </w:r>
          </w:p>
          <w:p w14:paraId="0D27B8B9"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Begin developing first draft of the toolkit integrating interviews insights and research</w:t>
            </w:r>
          </w:p>
        </w:tc>
        <w:tc>
          <w:tcPr>
            <w:tcW w:w="2551" w:type="dxa"/>
            <w:vAlign w:val="center"/>
          </w:tcPr>
          <w:p w14:paraId="47E656E4" w14:textId="77777777" w:rsidR="007E2BB7" w:rsidRPr="007D011C" w:rsidRDefault="007E2BB7" w:rsidP="00FE79A9">
            <w:pPr>
              <w:keepNext/>
              <w:keepLines/>
              <w:rPr>
                <w:rFonts w:eastAsia="Avenir" w:cs="Avenir"/>
                <w:sz w:val="21"/>
                <w:szCs w:val="21"/>
              </w:rPr>
            </w:pPr>
            <w:r w:rsidRPr="007D011C">
              <w:rPr>
                <w:rFonts w:eastAsia="Avenir" w:cs="Avenir"/>
                <w:sz w:val="21"/>
                <w:szCs w:val="21"/>
              </w:rPr>
              <w:t>17-21 Aug</w:t>
            </w:r>
          </w:p>
        </w:tc>
      </w:tr>
      <w:tr w:rsidR="007E2BB7" w:rsidRPr="004E05FE" w14:paraId="1901393D" w14:textId="77777777" w:rsidTr="00FE79A9">
        <w:trPr>
          <w:trHeight w:val="413"/>
        </w:trPr>
        <w:tc>
          <w:tcPr>
            <w:tcW w:w="9494" w:type="dxa"/>
            <w:vAlign w:val="center"/>
          </w:tcPr>
          <w:p w14:paraId="20BD30B6"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 xml:space="preserve">Continue the first draft of the toolkit, integrating literature review, mapping and transferability analysis </w:t>
            </w:r>
          </w:p>
        </w:tc>
        <w:tc>
          <w:tcPr>
            <w:tcW w:w="2551" w:type="dxa"/>
            <w:vAlign w:val="center"/>
          </w:tcPr>
          <w:p w14:paraId="15026C4B" w14:textId="77777777" w:rsidR="007E2BB7" w:rsidRPr="007D011C" w:rsidRDefault="007E2BB7" w:rsidP="00FE79A9">
            <w:pPr>
              <w:keepNext/>
              <w:keepLines/>
              <w:rPr>
                <w:rFonts w:eastAsia="Avenir" w:cs="Avenir"/>
                <w:sz w:val="21"/>
                <w:szCs w:val="21"/>
              </w:rPr>
            </w:pPr>
            <w:r w:rsidRPr="007D011C">
              <w:rPr>
                <w:rFonts w:eastAsia="Avenir" w:cs="Avenir"/>
                <w:sz w:val="21"/>
                <w:szCs w:val="21"/>
              </w:rPr>
              <w:t>24-28 Aug</w:t>
            </w:r>
          </w:p>
        </w:tc>
      </w:tr>
      <w:tr w:rsidR="007E2BB7" w:rsidRPr="004E05FE" w14:paraId="21D4BF5B" w14:textId="77777777" w:rsidTr="00FE79A9">
        <w:trPr>
          <w:trHeight w:val="412"/>
        </w:trPr>
        <w:tc>
          <w:tcPr>
            <w:tcW w:w="9494" w:type="dxa"/>
            <w:vAlign w:val="center"/>
          </w:tcPr>
          <w:p w14:paraId="5EFD9148"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 xml:space="preserve">Finalize the first draft </w:t>
            </w:r>
          </w:p>
          <w:p w14:paraId="40BB52DE"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0000"/>
                <w:sz w:val="21"/>
                <w:szCs w:val="21"/>
              </w:rPr>
              <w:t>Milestone: Toolkit first draft with literature review, governance mapping, transferability analysis</w:t>
            </w:r>
          </w:p>
        </w:tc>
        <w:tc>
          <w:tcPr>
            <w:tcW w:w="2551" w:type="dxa"/>
            <w:vAlign w:val="center"/>
          </w:tcPr>
          <w:p w14:paraId="6D66F513" w14:textId="77777777" w:rsidR="007E2BB7" w:rsidRPr="007D011C" w:rsidRDefault="007E2BB7" w:rsidP="00FE79A9">
            <w:pPr>
              <w:keepNext/>
              <w:keepLines/>
              <w:rPr>
                <w:rFonts w:eastAsia="Avenir" w:cs="Avenir"/>
                <w:sz w:val="21"/>
                <w:szCs w:val="21"/>
              </w:rPr>
            </w:pPr>
            <w:r w:rsidRPr="007D011C">
              <w:rPr>
                <w:rFonts w:eastAsia="Avenir" w:cs="Avenir"/>
                <w:sz w:val="21"/>
                <w:szCs w:val="21"/>
              </w:rPr>
              <w:t>31 Aug-4 Sep</w:t>
            </w:r>
          </w:p>
        </w:tc>
      </w:tr>
      <w:tr w:rsidR="007E2BB7" w:rsidRPr="004E05FE" w14:paraId="7D6EE502" w14:textId="77777777" w:rsidTr="00FE79A9">
        <w:trPr>
          <w:trHeight w:val="307"/>
        </w:trPr>
        <w:tc>
          <w:tcPr>
            <w:tcW w:w="9494" w:type="dxa"/>
            <w:vAlign w:val="center"/>
          </w:tcPr>
          <w:p w14:paraId="79BDDDA6"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CCFLA internal technical review</w:t>
            </w:r>
          </w:p>
          <w:p w14:paraId="03ED101C"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B050"/>
                <w:sz w:val="21"/>
                <w:szCs w:val="21"/>
              </w:rPr>
              <w:t>Viable Cities review</w:t>
            </w:r>
          </w:p>
        </w:tc>
        <w:tc>
          <w:tcPr>
            <w:tcW w:w="2551" w:type="dxa"/>
            <w:vAlign w:val="center"/>
          </w:tcPr>
          <w:p w14:paraId="388FBDBE" w14:textId="77777777" w:rsidR="007E2BB7" w:rsidRPr="007D011C" w:rsidRDefault="007E2BB7" w:rsidP="00FE79A9">
            <w:pPr>
              <w:keepNext/>
              <w:keepLines/>
              <w:rPr>
                <w:rFonts w:eastAsia="Avenir" w:cs="Avenir"/>
                <w:sz w:val="21"/>
                <w:szCs w:val="21"/>
              </w:rPr>
            </w:pPr>
            <w:r w:rsidRPr="007D011C">
              <w:rPr>
                <w:rFonts w:eastAsia="Avenir" w:cs="Avenir"/>
                <w:sz w:val="21"/>
                <w:szCs w:val="21"/>
              </w:rPr>
              <w:t>7-11 Sep</w:t>
            </w:r>
          </w:p>
        </w:tc>
      </w:tr>
      <w:tr w:rsidR="007E2BB7" w:rsidRPr="004E05FE" w14:paraId="5A0BAB78" w14:textId="77777777" w:rsidTr="00FE79A9">
        <w:trPr>
          <w:trHeight w:val="307"/>
        </w:trPr>
        <w:tc>
          <w:tcPr>
            <w:tcW w:w="9494" w:type="dxa"/>
            <w:vAlign w:val="center"/>
          </w:tcPr>
          <w:p w14:paraId="22546667"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CCFLA internal technical review [contd.]</w:t>
            </w:r>
          </w:p>
          <w:p w14:paraId="1AE94DD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B050"/>
                <w:sz w:val="21"/>
                <w:szCs w:val="21"/>
              </w:rPr>
              <w:t>Viable Cities review [contd.]</w:t>
            </w:r>
          </w:p>
        </w:tc>
        <w:tc>
          <w:tcPr>
            <w:tcW w:w="2551" w:type="dxa"/>
            <w:vAlign w:val="center"/>
          </w:tcPr>
          <w:p w14:paraId="035B20F3" w14:textId="77777777" w:rsidR="007E2BB7" w:rsidRPr="007D011C" w:rsidRDefault="007E2BB7" w:rsidP="00FE79A9">
            <w:pPr>
              <w:keepNext/>
              <w:keepLines/>
              <w:rPr>
                <w:rFonts w:eastAsia="Avenir" w:cs="Avenir"/>
                <w:sz w:val="21"/>
                <w:szCs w:val="21"/>
              </w:rPr>
            </w:pPr>
            <w:r w:rsidRPr="007D011C">
              <w:rPr>
                <w:rFonts w:eastAsia="Avenir" w:cs="Avenir"/>
                <w:sz w:val="21"/>
                <w:szCs w:val="21"/>
              </w:rPr>
              <w:t>14-18 Sep</w:t>
            </w:r>
          </w:p>
        </w:tc>
      </w:tr>
      <w:tr w:rsidR="007E2BB7" w:rsidRPr="004E05FE" w14:paraId="11FD46E6" w14:textId="77777777" w:rsidTr="00FE79A9">
        <w:trPr>
          <w:trHeight w:val="202"/>
        </w:trPr>
        <w:tc>
          <w:tcPr>
            <w:tcW w:w="9494" w:type="dxa"/>
            <w:vAlign w:val="center"/>
          </w:tcPr>
          <w:p w14:paraId="0CBE0658"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Integrate review feedback</w:t>
            </w:r>
          </w:p>
        </w:tc>
        <w:tc>
          <w:tcPr>
            <w:tcW w:w="2551" w:type="dxa"/>
            <w:vAlign w:val="center"/>
          </w:tcPr>
          <w:p w14:paraId="71061916" w14:textId="77777777" w:rsidR="007E2BB7" w:rsidRPr="007D011C" w:rsidRDefault="007E2BB7" w:rsidP="00FE79A9">
            <w:pPr>
              <w:keepNext/>
              <w:keepLines/>
              <w:rPr>
                <w:rFonts w:eastAsia="Avenir" w:cs="Avenir"/>
                <w:sz w:val="21"/>
                <w:szCs w:val="21"/>
              </w:rPr>
            </w:pPr>
            <w:r w:rsidRPr="007D011C">
              <w:rPr>
                <w:rFonts w:eastAsia="Avenir" w:cs="Avenir"/>
                <w:sz w:val="21"/>
                <w:szCs w:val="21"/>
              </w:rPr>
              <w:t>21-25 Sep</w:t>
            </w:r>
          </w:p>
        </w:tc>
      </w:tr>
      <w:tr w:rsidR="007E2BB7" w:rsidRPr="004E05FE" w14:paraId="1B047C01" w14:textId="77777777" w:rsidTr="00FE79A9">
        <w:trPr>
          <w:trHeight w:val="202"/>
        </w:trPr>
        <w:tc>
          <w:tcPr>
            <w:tcW w:w="9494" w:type="dxa"/>
            <w:vAlign w:val="center"/>
          </w:tcPr>
          <w:p w14:paraId="3C959A3B"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Comms review</w:t>
            </w:r>
          </w:p>
          <w:p w14:paraId="524A9782"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70C0"/>
                <w:sz w:val="21"/>
                <w:szCs w:val="21"/>
              </w:rPr>
              <w:t>CHAMP Secretariat/partner sync</w:t>
            </w:r>
            <w:r w:rsidRPr="007D011C">
              <w:rPr>
                <w:rFonts w:eastAsia="Avenir" w:cs="Avenir"/>
                <w:color w:val="000000"/>
                <w:sz w:val="21"/>
                <w:szCs w:val="21"/>
              </w:rPr>
              <w:t xml:space="preserve"> – discuss hosting logistics [TBC]</w:t>
            </w:r>
          </w:p>
        </w:tc>
        <w:tc>
          <w:tcPr>
            <w:tcW w:w="2551" w:type="dxa"/>
            <w:vAlign w:val="center"/>
          </w:tcPr>
          <w:p w14:paraId="12A33A69" w14:textId="77777777" w:rsidR="007E2BB7" w:rsidRPr="007D011C" w:rsidRDefault="007E2BB7" w:rsidP="00FE79A9">
            <w:pPr>
              <w:keepNext/>
              <w:keepLines/>
              <w:rPr>
                <w:rFonts w:eastAsia="Avenir" w:cs="Avenir"/>
                <w:sz w:val="21"/>
                <w:szCs w:val="21"/>
              </w:rPr>
            </w:pPr>
            <w:r w:rsidRPr="007D011C">
              <w:rPr>
                <w:rFonts w:eastAsia="Avenir" w:cs="Avenir"/>
                <w:sz w:val="21"/>
                <w:szCs w:val="21"/>
              </w:rPr>
              <w:t>28 Sep-2 Oct</w:t>
            </w:r>
          </w:p>
        </w:tc>
      </w:tr>
      <w:tr w:rsidR="007E2BB7" w:rsidRPr="004E05FE" w14:paraId="796A01D4" w14:textId="77777777" w:rsidTr="00FE79A9">
        <w:trPr>
          <w:trHeight w:val="202"/>
        </w:trPr>
        <w:tc>
          <w:tcPr>
            <w:tcW w:w="9494" w:type="dxa"/>
            <w:vAlign w:val="center"/>
          </w:tcPr>
          <w:p w14:paraId="1615EC23"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Develop the second draft, integrating comms feedback</w:t>
            </w:r>
          </w:p>
          <w:p w14:paraId="6210AFE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b/>
                <w:bCs/>
                <w:color w:val="000000"/>
                <w:sz w:val="21"/>
                <w:szCs w:val="21"/>
              </w:rPr>
              <w:t>Milestone: Toolkit second draft</w:t>
            </w:r>
          </w:p>
        </w:tc>
        <w:tc>
          <w:tcPr>
            <w:tcW w:w="2551" w:type="dxa"/>
            <w:vAlign w:val="center"/>
          </w:tcPr>
          <w:p w14:paraId="35397C80" w14:textId="77777777" w:rsidR="007E2BB7" w:rsidRPr="007D011C" w:rsidRDefault="007E2BB7" w:rsidP="00FE79A9">
            <w:pPr>
              <w:keepNext/>
              <w:keepLines/>
              <w:rPr>
                <w:rFonts w:eastAsia="Avenir" w:cs="Avenir"/>
                <w:sz w:val="21"/>
                <w:szCs w:val="21"/>
              </w:rPr>
            </w:pPr>
            <w:r w:rsidRPr="007D011C">
              <w:rPr>
                <w:rFonts w:eastAsia="Avenir" w:cs="Avenir"/>
                <w:sz w:val="21"/>
                <w:szCs w:val="21"/>
              </w:rPr>
              <w:t>5-9 Oct</w:t>
            </w:r>
          </w:p>
        </w:tc>
      </w:tr>
      <w:tr w:rsidR="007E2BB7" w:rsidRPr="004E05FE" w14:paraId="5597686B" w14:textId="77777777" w:rsidTr="00FE79A9">
        <w:trPr>
          <w:trHeight w:val="308"/>
        </w:trPr>
        <w:tc>
          <w:tcPr>
            <w:tcW w:w="9494" w:type="dxa"/>
            <w:vAlign w:val="center"/>
          </w:tcPr>
          <w:p w14:paraId="72D51F38"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b/>
                <w:bCs/>
                <w:color w:val="0070C0"/>
                <w:sz w:val="21"/>
                <w:szCs w:val="21"/>
              </w:rPr>
              <w:t>CHAMP secretariat/partner sync</w:t>
            </w:r>
            <w:r w:rsidRPr="007D011C">
              <w:rPr>
                <w:rFonts w:eastAsia="Avenir" w:cs="Avenir"/>
                <w:color w:val="000000"/>
                <w:sz w:val="21"/>
                <w:szCs w:val="21"/>
              </w:rPr>
              <w:t xml:space="preserve"> – discuss second draft and remaining logistics [TBC; if needed]</w:t>
            </w:r>
          </w:p>
          <w:p w14:paraId="751B9543"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Make final refinements to the draft [content/documentation/code etc.]</w:t>
            </w:r>
          </w:p>
        </w:tc>
        <w:tc>
          <w:tcPr>
            <w:tcW w:w="2551" w:type="dxa"/>
            <w:vAlign w:val="center"/>
          </w:tcPr>
          <w:p w14:paraId="3E3A1729" w14:textId="77777777" w:rsidR="007E2BB7" w:rsidRPr="007D011C" w:rsidRDefault="007E2BB7" w:rsidP="00F700E3">
            <w:pPr>
              <w:keepNext/>
              <w:keepLines/>
              <w:numPr>
                <w:ilvl w:val="1"/>
                <w:numId w:val="16"/>
              </w:numPr>
              <w:pBdr>
                <w:top w:val="nil"/>
                <w:left w:val="nil"/>
                <w:bottom w:val="nil"/>
                <w:right w:val="nil"/>
                <w:between w:val="nil"/>
              </w:pBdr>
              <w:rPr>
                <w:rFonts w:eastAsia="Avenir" w:cs="Avenir"/>
                <w:color w:val="000000"/>
                <w:sz w:val="21"/>
                <w:szCs w:val="21"/>
              </w:rPr>
            </w:pPr>
            <w:r w:rsidRPr="007D011C">
              <w:rPr>
                <w:rFonts w:eastAsia="Avenir" w:cs="Avenir"/>
                <w:color w:val="000000"/>
                <w:sz w:val="21"/>
                <w:szCs w:val="21"/>
              </w:rPr>
              <w:t>Oct</w:t>
            </w:r>
          </w:p>
        </w:tc>
      </w:tr>
      <w:tr w:rsidR="007E2BB7" w:rsidRPr="004E05FE" w14:paraId="2EA41982" w14:textId="77777777" w:rsidTr="00FE79A9">
        <w:trPr>
          <w:trHeight w:val="307"/>
        </w:trPr>
        <w:tc>
          <w:tcPr>
            <w:tcW w:w="9494" w:type="dxa"/>
            <w:vAlign w:val="center"/>
          </w:tcPr>
          <w:p w14:paraId="2C8DB99F"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lastRenderedPageBreak/>
              <w:t>Make final refinements to the draft [content/documentation/code etc].</w:t>
            </w:r>
          </w:p>
          <w:p w14:paraId="5416E00D"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color w:val="000000"/>
                <w:sz w:val="21"/>
                <w:szCs w:val="21"/>
              </w:rPr>
              <w:t>Outreach/comms materials developed [social media posts, graphics etc.]</w:t>
            </w:r>
          </w:p>
        </w:tc>
        <w:tc>
          <w:tcPr>
            <w:tcW w:w="2551" w:type="dxa"/>
            <w:vAlign w:val="center"/>
          </w:tcPr>
          <w:p w14:paraId="0C9E4405" w14:textId="77777777" w:rsidR="007E2BB7" w:rsidRPr="007D011C" w:rsidRDefault="007E2BB7" w:rsidP="00FE79A9">
            <w:pPr>
              <w:keepNext/>
              <w:keepLines/>
              <w:rPr>
                <w:rFonts w:eastAsia="Avenir" w:cs="Avenir"/>
                <w:sz w:val="21"/>
                <w:szCs w:val="21"/>
              </w:rPr>
            </w:pPr>
            <w:r w:rsidRPr="007D011C">
              <w:rPr>
                <w:rFonts w:eastAsia="Avenir" w:cs="Avenir"/>
                <w:sz w:val="21"/>
                <w:szCs w:val="21"/>
              </w:rPr>
              <w:t>19-23 Oct</w:t>
            </w:r>
          </w:p>
        </w:tc>
      </w:tr>
      <w:tr w:rsidR="007E2BB7" w:rsidRPr="004E05FE" w14:paraId="136CC409" w14:textId="77777777" w:rsidTr="00FE79A9">
        <w:trPr>
          <w:trHeight w:val="202"/>
        </w:trPr>
        <w:tc>
          <w:tcPr>
            <w:tcW w:w="9494" w:type="dxa"/>
            <w:vAlign w:val="center"/>
          </w:tcPr>
          <w:p w14:paraId="687351B6"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rPr>
            </w:pPr>
            <w:r w:rsidRPr="007D011C">
              <w:rPr>
                <w:rFonts w:eastAsia="Avenir" w:cs="Avenir"/>
                <w:color w:val="000000"/>
                <w:sz w:val="21"/>
                <w:szCs w:val="21"/>
              </w:rPr>
              <w:t xml:space="preserve">Publish the Toolkit; hand over to Viable Cities </w:t>
            </w:r>
          </w:p>
          <w:p w14:paraId="2B12A9E1"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b/>
                <w:bCs/>
                <w:color w:val="000000"/>
                <w:sz w:val="21"/>
                <w:szCs w:val="21"/>
              </w:rPr>
              <w:t>Milestone: Toolkit published</w:t>
            </w:r>
          </w:p>
        </w:tc>
        <w:tc>
          <w:tcPr>
            <w:tcW w:w="2551" w:type="dxa"/>
            <w:vAlign w:val="center"/>
          </w:tcPr>
          <w:p w14:paraId="060BF2C3" w14:textId="77777777" w:rsidR="007E2BB7" w:rsidRPr="007D011C" w:rsidRDefault="007E2BB7" w:rsidP="00FE79A9">
            <w:pPr>
              <w:keepNext/>
              <w:keepLines/>
              <w:rPr>
                <w:rFonts w:eastAsia="Avenir" w:cs="Avenir"/>
                <w:sz w:val="21"/>
                <w:szCs w:val="21"/>
              </w:rPr>
            </w:pPr>
            <w:r w:rsidRPr="007D011C">
              <w:rPr>
                <w:rFonts w:eastAsia="Avenir" w:cs="Avenir"/>
                <w:sz w:val="21"/>
                <w:szCs w:val="21"/>
              </w:rPr>
              <w:t>26-30 Oct</w:t>
            </w:r>
          </w:p>
        </w:tc>
      </w:tr>
      <w:tr w:rsidR="007E2BB7" w:rsidRPr="004E05FE" w14:paraId="0AC341B6" w14:textId="77777777" w:rsidTr="00FE79A9">
        <w:trPr>
          <w:trHeight w:val="202"/>
        </w:trPr>
        <w:tc>
          <w:tcPr>
            <w:tcW w:w="9494" w:type="dxa"/>
            <w:vAlign w:val="center"/>
          </w:tcPr>
          <w:p w14:paraId="4EA952A7"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color w:val="000000"/>
                <w:sz w:val="21"/>
                <w:szCs w:val="21"/>
                <w:lang w:val="fr-FR"/>
              </w:rPr>
            </w:pPr>
            <w:r w:rsidRPr="007D011C">
              <w:rPr>
                <w:rFonts w:eastAsia="Avenir" w:cs="Avenir"/>
                <w:color w:val="000000"/>
                <w:sz w:val="21"/>
                <w:szCs w:val="21"/>
                <w:lang w:val="fr-FR"/>
              </w:rPr>
              <w:t>Pre-COP dissemination on social media</w:t>
            </w:r>
          </w:p>
        </w:tc>
        <w:tc>
          <w:tcPr>
            <w:tcW w:w="2551" w:type="dxa"/>
            <w:vAlign w:val="center"/>
          </w:tcPr>
          <w:p w14:paraId="50D4B226" w14:textId="77777777" w:rsidR="007E2BB7" w:rsidRPr="007D011C" w:rsidRDefault="007E2BB7" w:rsidP="00F700E3">
            <w:pPr>
              <w:keepNext/>
              <w:keepLines/>
              <w:numPr>
                <w:ilvl w:val="1"/>
                <w:numId w:val="15"/>
              </w:numPr>
              <w:pBdr>
                <w:top w:val="nil"/>
                <w:left w:val="nil"/>
                <w:bottom w:val="nil"/>
                <w:right w:val="nil"/>
                <w:between w:val="nil"/>
              </w:pBdr>
              <w:rPr>
                <w:rFonts w:eastAsia="Avenir" w:cs="Avenir"/>
                <w:color w:val="000000"/>
                <w:sz w:val="21"/>
                <w:szCs w:val="21"/>
              </w:rPr>
            </w:pPr>
            <w:r w:rsidRPr="007D011C">
              <w:rPr>
                <w:rFonts w:eastAsia="Avenir" w:cs="Avenir"/>
                <w:color w:val="000000"/>
                <w:sz w:val="21"/>
                <w:szCs w:val="21"/>
              </w:rPr>
              <w:t>Nov</w:t>
            </w:r>
          </w:p>
        </w:tc>
      </w:tr>
      <w:tr w:rsidR="007E2BB7" w:rsidRPr="004E05FE" w14:paraId="13E3A079" w14:textId="77777777" w:rsidTr="00FE79A9">
        <w:trPr>
          <w:trHeight w:val="202"/>
        </w:trPr>
        <w:tc>
          <w:tcPr>
            <w:tcW w:w="9494" w:type="dxa"/>
            <w:vAlign w:val="center"/>
          </w:tcPr>
          <w:p w14:paraId="7FBC97CA" w14:textId="77777777" w:rsidR="007E2BB7" w:rsidRPr="007D011C" w:rsidRDefault="007E2BB7" w:rsidP="00F700E3">
            <w:pPr>
              <w:keepNext/>
              <w:keepLines/>
              <w:numPr>
                <w:ilvl w:val="0"/>
                <w:numId w:val="3"/>
              </w:numPr>
              <w:pBdr>
                <w:top w:val="nil"/>
                <w:left w:val="nil"/>
                <w:bottom w:val="nil"/>
                <w:right w:val="nil"/>
                <w:between w:val="nil"/>
              </w:pBdr>
              <w:ind w:left="313" w:hanging="313"/>
              <w:rPr>
                <w:rFonts w:eastAsia="Avenir" w:cs="Avenir"/>
                <w:b/>
                <w:bCs/>
                <w:color w:val="000000"/>
                <w:sz w:val="21"/>
                <w:szCs w:val="21"/>
              </w:rPr>
            </w:pPr>
            <w:r w:rsidRPr="007D011C">
              <w:rPr>
                <w:rFonts w:eastAsia="Avenir" w:cs="Avenir"/>
                <w:b/>
                <w:bCs/>
                <w:color w:val="000000"/>
                <w:sz w:val="21"/>
                <w:szCs w:val="21"/>
              </w:rPr>
              <w:t xml:space="preserve">Milestone: Launch the Toolkit at COP31 </w:t>
            </w:r>
            <w:r w:rsidRPr="007D011C">
              <w:rPr>
                <w:rFonts w:eastAsia="Avenir" w:cs="Avenir"/>
                <w:color w:val="000000"/>
                <w:sz w:val="21"/>
                <w:szCs w:val="21"/>
              </w:rPr>
              <w:t>[e.g. at the CHAMP High Level Political Dialogue]</w:t>
            </w:r>
          </w:p>
        </w:tc>
        <w:tc>
          <w:tcPr>
            <w:tcW w:w="2551" w:type="dxa"/>
            <w:vAlign w:val="center"/>
          </w:tcPr>
          <w:p w14:paraId="011814D3" w14:textId="77777777" w:rsidR="007E2BB7" w:rsidRPr="007D011C" w:rsidRDefault="007E2BB7" w:rsidP="00FE79A9">
            <w:pPr>
              <w:keepNext/>
              <w:keepLines/>
              <w:rPr>
                <w:rFonts w:eastAsia="Avenir" w:cs="Avenir"/>
                <w:sz w:val="21"/>
                <w:szCs w:val="21"/>
              </w:rPr>
            </w:pPr>
            <w:r w:rsidRPr="007D011C">
              <w:rPr>
                <w:rFonts w:eastAsia="Avenir" w:cs="Avenir"/>
                <w:sz w:val="21"/>
                <w:szCs w:val="21"/>
              </w:rPr>
              <w:t>9-20 Nov</w:t>
            </w:r>
          </w:p>
        </w:tc>
      </w:tr>
    </w:tbl>
    <w:p w14:paraId="1E8FEFD1" w14:textId="77777777" w:rsidR="007E2BB7" w:rsidRPr="007D011C" w:rsidRDefault="007E2BB7" w:rsidP="007E2BB7">
      <w:pPr>
        <w:rPr>
          <w:rFonts w:eastAsia="Avenir" w:cs="Avenir"/>
        </w:rPr>
      </w:pPr>
    </w:p>
    <w:p w14:paraId="12EFEA33" w14:textId="77777777" w:rsidR="007E2BB7" w:rsidRPr="007D011C" w:rsidRDefault="007E2BB7" w:rsidP="007E2BB7">
      <w:pPr>
        <w:rPr>
          <w:rFonts w:eastAsia="Avenir" w:cs="Avenir"/>
        </w:rPr>
      </w:pPr>
    </w:p>
    <w:p w14:paraId="18F86A61" w14:textId="77777777" w:rsidR="007E2BB7" w:rsidRPr="007D011C" w:rsidRDefault="007E2BB7" w:rsidP="007E2BB7">
      <w:pPr>
        <w:rPr>
          <w:rFonts w:eastAsia="Avenir" w:cs="Avenir"/>
        </w:rPr>
      </w:pPr>
    </w:p>
    <w:p w14:paraId="0D15BDC8" w14:textId="77777777" w:rsidR="007E2BB7" w:rsidRPr="007D011C" w:rsidRDefault="007E2BB7" w:rsidP="007E2BB7">
      <w:pPr>
        <w:rPr>
          <w:rFonts w:eastAsia="Avenir" w:cs="Avenir"/>
        </w:rPr>
      </w:pPr>
    </w:p>
    <w:p w14:paraId="161E55C6" w14:textId="77777777" w:rsidR="007E2BB7" w:rsidRPr="007D011C" w:rsidRDefault="007E2BB7" w:rsidP="007E2BB7">
      <w:pPr>
        <w:rPr>
          <w:rFonts w:eastAsia="Avenir" w:cs="Avenir"/>
        </w:rPr>
      </w:pPr>
    </w:p>
    <w:p w14:paraId="24CD39ED" w14:textId="77777777" w:rsidR="007E2BB7" w:rsidRPr="007D011C" w:rsidRDefault="007E2BB7" w:rsidP="007E2BB7">
      <w:pPr>
        <w:rPr>
          <w:rFonts w:eastAsia="Avenir" w:cs="Avenir"/>
        </w:rPr>
      </w:pPr>
    </w:p>
    <w:p w14:paraId="703402A3" w14:textId="28F4AB9C" w:rsidR="007E2BB7" w:rsidRPr="007D011C" w:rsidRDefault="00963C01" w:rsidP="007E2BB7">
      <w:pPr>
        <w:rPr>
          <w:rFonts w:eastAsia="Avenir" w:cs="Avenir"/>
        </w:rPr>
      </w:pPr>
      <w:commentRangeStart w:id="294"/>
      <w:commentRangeStart w:id="295"/>
      <w:commentRangeEnd w:id="294"/>
      <w:r w:rsidRPr="007D011C">
        <w:rPr>
          <w:rStyle w:val="CommentReference"/>
          <w:rFonts w:eastAsia="Avenir" w:cs="Avenir"/>
          <w:sz w:val="24"/>
          <w:szCs w:val="24"/>
        </w:rPr>
        <w:commentReference w:id="294"/>
      </w:r>
      <w:commentRangeEnd w:id="295"/>
      <w:r w:rsidRPr="007D011C">
        <w:rPr>
          <w:rStyle w:val="CommentReference"/>
          <w:rFonts w:eastAsia="Avenir" w:cs="Avenir"/>
          <w:sz w:val="24"/>
          <w:szCs w:val="24"/>
        </w:rPr>
        <w:commentReference w:id="295"/>
      </w:r>
    </w:p>
    <w:p w14:paraId="277B2583" w14:textId="77777777" w:rsidR="00D916B2" w:rsidRDefault="00D916B2" w:rsidP="00845BD3"/>
    <w:p w14:paraId="5F9009D3" w14:textId="77777777" w:rsidR="003A654F" w:rsidRDefault="003A654F" w:rsidP="00845BD3"/>
    <w:p w14:paraId="2CE6F903" w14:textId="77777777" w:rsidR="003A654F" w:rsidRDefault="003A654F" w:rsidP="00845BD3"/>
    <w:p w14:paraId="73EC369E" w14:textId="77777777" w:rsidR="003A654F" w:rsidRDefault="003A654F" w:rsidP="00845BD3"/>
    <w:p w14:paraId="187C8718" w14:textId="77777777" w:rsidR="003A654F" w:rsidRDefault="003A654F" w:rsidP="00845BD3"/>
    <w:p w14:paraId="42001990" w14:textId="77777777" w:rsidR="003A654F" w:rsidRDefault="003A654F" w:rsidP="00845BD3"/>
    <w:p w14:paraId="1ECD3CB4" w14:textId="77777777" w:rsidR="003A654F" w:rsidRDefault="003A654F" w:rsidP="00845BD3"/>
    <w:p w14:paraId="57BA49D9" w14:textId="77777777" w:rsidR="003A654F" w:rsidRDefault="003A654F" w:rsidP="00845BD3"/>
    <w:p w14:paraId="1ABD611E" w14:textId="77777777" w:rsidR="003A654F" w:rsidRDefault="003A654F" w:rsidP="00845BD3"/>
    <w:p w14:paraId="305E9625" w14:textId="77777777" w:rsidR="003A654F" w:rsidRDefault="003A654F" w:rsidP="00845BD3"/>
    <w:p w14:paraId="648115EE" w14:textId="77777777" w:rsidR="003A654F" w:rsidRDefault="003A654F" w:rsidP="00845BD3"/>
    <w:p w14:paraId="136C6725" w14:textId="77777777" w:rsidR="003A654F" w:rsidRDefault="003A654F" w:rsidP="00845BD3"/>
    <w:p w14:paraId="463AF8E8" w14:textId="77777777" w:rsidR="003A654F" w:rsidRDefault="003A654F" w:rsidP="00845BD3"/>
    <w:p w14:paraId="4247D428" w14:textId="77777777" w:rsidR="003A654F" w:rsidRDefault="003A654F" w:rsidP="00845BD3"/>
    <w:p w14:paraId="7CE6E36B" w14:textId="77777777" w:rsidR="003A654F" w:rsidRDefault="003A654F" w:rsidP="00845BD3"/>
    <w:p w14:paraId="2849E538" w14:textId="77777777" w:rsidR="003A654F" w:rsidRDefault="003A654F" w:rsidP="00845BD3"/>
    <w:p w14:paraId="221E2661" w14:textId="77777777" w:rsidR="003A654F" w:rsidRDefault="003A654F" w:rsidP="00845BD3"/>
    <w:p w14:paraId="69354C08" w14:textId="77777777" w:rsidR="003A654F" w:rsidRDefault="003A654F" w:rsidP="00845BD3"/>
    <w:p w14:paraId="31058AC3" w14:textId="77777777" w:rsidR="003A654F" w:rsidRDefault="003A654F" w:rsidP="00845BD3"/>
    <w:p w14:paraId="3FA4E7EC" w14:textId="77777777" w:rsidR="003A654F" w:rsidRDefault="003A654F" w:rsidP="00845BD3"/>
    <w:p w14:paraId="32820256" w14:textId="77777777" w:rsidR="003A654F" w:rsidRDefault="003A654F" w:rsidP="00845BD3"/>
    <w:p w14:paraId="6516C88B" w14:textId="77777777" w:rsidR="003A654F" w:rsidRDefault="003A654F" w:rsidP="00845BD3"/>
    <w:p w14:paraId="61611422" w14:textId="77777777" w:rsidR="003A654F" w:rsidRDefault="003A654F" w:rsidP="00845BD3"/>
    <w:p w14:paraId="29EEAB8A" w14:textId="77777777" w:rsidR="003A654F" w:rsidRPr="007D011C" w:rsidRDefault="003A654F" w:rsidP="00845BD3"/>
    <w:sectPr w:rsidR="003A654F" w:rsidRPr="007D011C" w:rsidSect="00EB302E">
      <w:pgSz w:w="15840" w:h="12240" w:orient="landscape"/>
      <w:pgMar w:top="1440" w:right="1456" w:bottom="1440" w:left="1554"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ristiina Yang" w:date="2026-07-14T09:37:00Z" w:initials="KY">
    <w:p w14:paraId="66713BA9" w14:textId="77777777" w:rsidR="00C32A14" w:rsidRDefault="00C32A14" w:rsidP="00C32A14">
      <w:pPr>
        <w:pStyle w:val="CommentText"/>
      </w:pPr>
      <w:r>
        <w:rPr>
          <w:rStyle w:val="CommentReference"/>
        </w:rPr>
        <w:annotationRef/>
      </w:r>
      <w:r>
        <w:t>I wonder if this should be broader - e.g. operationalizing NDC implementation - the idea being that governments inclusive but also beyond CHAMP could use the tool</w:t>
      </w:r>
    </w:p>
  </w:comment>
  <w:comment w:id="5" w:author="Kristiina Yang" w:date="2026-07-14T09:42:00Z" w:initials="KY">
    <w:p w14:paraId="29CF5247" w14:textId="77777777" w:rsidR="001425A7" w:rsidRDefault="001425A7" w:rsidP="001425A7">
      <w:pPr>
        <w:pStyle w:val="CommentText"/>
      </w:pPr>
      <w:r>
        <w:rPr>
          <w:rStyle w:val="CommentReference"/>
        </w:rPr>
        <w:annotationRef/>
      </w:r>
      <w:r>
        <w:t>Given that CHAMP are planning to have their own dashboard - I am not sure if it would be confusing to have this as part of the toolkit anymore - to be discussed. However, I do think we should have this on the CCFLA website as a global resource (i.e. beyond CHAMP countries)</w:t>
      </w:r>
    </w:p>
  </w:comment>
  <w:comment w:id="23" w:author="Hamza Abdullah" w:date="2026-08-07T18:15:00Z" w:initials="HA">
    <w:p w14:paraId="422BA7F8" w14:textId="77777777" w:rsidR="00D4696E" w:rsidRDefault="00D4696E" w:rsidP="00D4696E">
      <w:pPr>
        <w:pStyle w:val="CommentText"/>
      </w:pPr>
      <w:r>
        <w:rPr>
          <w:rStyle w:val="CommentReference"/>
        </w:rPr>
        <w:annotationRef/>
      </w:r>
      <w:r>
        <w:t xml:space="preserve">Elaborate and add different commitments, transition arena etc. </w:t>
      </w:r>
    </w:p>
  </w:comment>
  <w:comment w:id="24" w:author="Ahana Raina" w:date="2026-08-13T13:59:00Z" w:initials="AR">
    <w:p w14:paraId="344BCED9" w14:textId="518A01AC" w:rsidR="005005C4" w:rsidRDefault="005005C4">
      <w:pPr>
        <w:pStyle w:val="CommentText"/>
      </w:pPr>
      <w:r>
        <w:rPr>
          <w:rStyle w:val="CommentReference"/>
        </w:rPr>
        <w:annotationRef/>
      </w:r>
      <w:r w:rsidRPr="60057970">
        <w:t xml:space="preserve">In the Swedish system coordinated by Viable Cities, </w:t>
      </w:r>
      <w:r w:rsidRPr="1649379F">
        <w:rPr>
          <w:b/>
          <w:bCs/>
        </w:rPr>
        <w:t>cooperation</w:t>
      </w:r>
      <w:r w:rsidRPr="64579F82">
        <w:t xml:space="preserve"> is organised across ten thematic areas, three of which are mandatory — governance and management, climate analyses, and financing — while the remaining seven are optional, letting cities take on further areas such as </w:t>
      </w:r>
      <w:r w:rsidRPr="08DE5A11">
        <w:rPr>
          <w:b/>
          <w:bCs/>
        </w:rPr>
        <w:t>procurement</w:t>
      </w:r>
      <w:r w:rsidRPr="1CCF1D88">
        <w:t xml:space="preserve"> (adopted by 22 of the 48 cities) as their capacity allows. Each area is assessed against a common maturity model that tracks progress through three stages, from </w:t>
      </w:r>
      <w:r w:rsidRPr="7922C2C4">
        <w:rPr>
          <w:b/>
          <w:bCs/>
        </w:rPr>
        <w:t>Initiate</w:t>
      </w:r>
      <w:r w:rsidRPr="44664EAD">
        <w:t xml:space="preserve"> to </w:t>
      </w:r>
      <w:r w:rsidRPr="1869D085">
        <w:rPr>
          <w:b/>
          <w:bCs/>
        </w:rPr>
        <w:t>Establish</w:t>
      </w:r>
      <w:r w:rsidRPr="5240516C">
        <w:t xml:space="preserve"> and finally </w:t>
      </w:r>
      <w:r w:rsidRPr="2132233A">
        <w:rPr>
          <w:b/>
          <w:bCs/>
        </w:rPr>
        <w:t>Transform</w:t>
      </w:r>
      <w:r w:rsidRPr="7CFD28C7">
        <w:t>. This gives cities a shared vocabulary for judging how far a given strand of work has actually developed, rather than merely whether a plan exists on paper, and it establishes a clear sequence in which the governance and financing foundations must be secured before the more experimental thematic work can take hold.</w:t>
      </w:r>
    </w:p>
  </w:comment>
  <w:comment w:id="25" w:author="Ahana Raina" w:date="2026-08-13T14:00:00Z" w:initials="AR">
    <w:p w14:paraId="22246DA1" w14:textId="6B798701" w:rsidR="000D1A11" w:rsidRDefault="000D1A11">
      <w:pPr>
        <w:pStyle w:val="CommentText"/>
      </w:pPr>
      <w:r>
        <w:rPr>
          <w:rStyle w:val="CommentReference"/>
        </w:rPr>
        <w:annotationRef/>
      </w:r>
      <w:r w:rsidRPr="1BDC39E5">
        <w:t>The framework also rests on a network-based "transition arena" that deliberately widens the circle of actors beyond the municipal administration. Instead of treating climate neutrality as a task for public authorities alone, the arena convenes business, academia and civil society around a shared agenda, held together in the Swedish case by a national Coordination Team. Its reach is visible in the uptake: the inaugural cycle of joint commitments produced 231 signed commitments across the 48 participating cities and drew 127 new civil servants into the process within two months, and by 2024 several participating cities had set up their own local contracts engaging more than 500 companies</w:t>
      </w:r>
    </w:p>
  </w:comment>
  <w:comment w:id="26" w:author="Hamza Abdullah" w:date="2026-08-07T10:19:00Z" w:initials="HA">
    <w:p w14:paraId="203E47A3" w14:textId="23EFEC33" w:rsidR="002C6FFA" w:rsidRDefault="002C6FFA" w:rsidP="002C6FFA">
      <w:pPr>
        <w:pStyle w:val="CommentText"/>
      </w:pPr>
      <w:r>
        <w:rPr>
          <w:rStyle w:val="CommentReference"/>
        </w:rPr>
        <w:annotationRef/>
      </w:r>
      <w:r>
        <w:fldChar w:fldCharType="begin"/>
      </w:r>
      <w:r>
        <w:instrText>HYPERLINK "mailto:Ahana.Raina@cpiglobal.org"</w:instrText>
      </w:r>
      <w:bookmarkStart w:id="31" w:name="_@_6F40429BA48141739073AEA5A21B9BA6Z"/>
      <w:r>
        <w:fldChar w:fldCharType="separate"/>
      </w:r>
      <w:bookmarkEnd w:id="31"/>
      <w:r w:rsidRPr="002C6FFA">
        <w:rPr>
          <w:rStyle w:val="Mention"/>
          <w:noProof/>
        </w:rPr>
        <w:t>@Ahana</w:t>
      </w:r>
      <w:r>
        <w:fldChar w:fldCharType="end"/>
      </w:r>
      <w:r>
        <w:t xml:space="preserve">, could you take a stab at it? </w:t>
      </w:r>
    </w:p>
  </w:comment>
  <w:comment w:id="27" w:author="Ahana Raina" w:date="2026-08-07T10:23:00Z" w:initials="AR">
    <w:p w14:paraId="79525CB7" w14:textId="16A0D73E" w:rsidR="00DA7381" w:rsidRDefault="00DA7381">
      <w:pPr>
        <w:pStyle w:val="CommentText"/>
      </w:pPr>
      <w:r>
        <w:rPr>
          <w:rStyle w:val="CommentReference"/>
        </w:rPr>
        <w:annotationRef/>
      </w:r>
      <w:r w:rsidRPr="42A9C045">
        <w:t xml:space="preserve">From the example toolkit...is there a specific one you like for pathway 3? Maybe the Bangladesh one? </w:t>
      </w:r>
    </w:p>
  </w:comment>
  <w:comment w:id="28" w:author="Hamza Abdullah" w:date="2026-08-07T12:49:00Z" w:initials="HA">
    <w:p w14:paraId="11282619" w14:textId="77777777" w:rsidR="00001BB5" w:rsidRDefault="00001BB5" w:rsidP="00001BB5">
      <w:pPr>
        <w:pStyle w:val="CommentText"/>
      </w:pPr>
      <w:r>
        <w:rPr>
          <w:rStyle w:val="CommentReference"/>
        </w:rPr>
        <w:annotationRef/>
      </w:r>
      <w:r>
        <w:t xml:space="preserve">Bangladesh fits more in national coordination platform - see if the colombia example fits here or if there are models similar to CCCs in other contexts, coordinating national-subnational-local governments models </w:t>
      </w:r>
    </w:p>
  </w:comment>
  <w:comment w:id="29" w:author="Ahana Raina" w:date="2026-08-07T15:06:00Z" w:initials="AR">
    <w:p w14:paraId="5F515FEB" w14:textId="6B415E3C" w:rsidR="009955A8" w:rsidRDefault="009955A8">
      <w:pPr>
        <w:pStyle w:val="CommentText"/>
      </w:pPr>
      <w:r>
        <w:rPr>
          <w:rStyle w:val="CommentReference"/>
        </w:rPr>
        <w:annotationRef/>
      </w:r>
      <w:r w:rsidRPr="580EB955">
        <w:t>Added in the Columbia example, will take another look to see if there is a better one</w:t>
      </w:r>
    </w:p>
  </w:comment>
  <w:comment w:id="30" w:author="Hamza Abdullah" w:date="2026-08-13T10:28:00Z" w:initials="HA">
    <w:p w14:paraId="6BDB81BA" w14:textId="77777777" w:rsidR="00740AD1" w:rsidRDefault="00740AD1" w:rsidP="00740AD1">
      <w:pPr>
        <w:pStyle w:val="CommentText"/>
      </w:pPr>
      <w:r>
        <w:rPr>
          <w:rStyle w:val="CommentReference"/>
        </w:rPr>
        <w:annotationRef/>
      </w:r>
      <w:r>
        <w:t>Thanks, and also please add the sources in footnotes</w:t>
      </w:r>
    </w:p>
  </w:comment>
  <w:comment w:id="32" w:author="Hamza Abdullah" w:date="2026-07-20T17:35:00Z" w:initials="HA">
    <w:p w14:paraId="1D9C47E0" w14:textId="6681EBCD" w:rsidR="00E05AFD" w:rsidRDefault="00C53E74" w:rsidP="00E05AFD">
      <w:pPr>
        <w:pStyle w:val="CommentText"/>
      </w:pPr>
      <w:r>
        <w:rPr>
          <w:rStyle w:val="CommentReference"/>
        </w:rPr>
        <w:annotationRef/>
      </w:r>
      <w:r w:rsidR="00E05AFD">
        <w:t xml:space="preserve">Based on charlotte’s response that the governance process is transferable, but the swedish municipal capacities are not, and that such coordination requires supporting processes, and also they have processes to enable regular coordination, learning and feedback -  I have made my inferences based on all of this, across the points in transferability and enabling conditions - something to consider while interpreting interviews - </w:t>
      </w:r>
      <w:r w:rsidR="00E05AFD">
        <w:fldChar w:fldCharType="begin"/>
      </w:r>
      <w:r w:rsidR="00E05AFD">
        <w:instrText>HYPERLINK "mailto:Ahana.Raina@cpiglobal.org"</w:instrText>
      </w:r>
      <w:bookmarkStart w:id="33" w:name="_@_64555792E5EF48EEA625F8E8A4D18CB5Z"/>
      <w:r w:rsidR="00E05AFD">
        <w:fldChar w:fldCharType="separate"/>
      </w:r>
      <w:bookmarkEnd w:id="33"/>
      <w:r w:rsidR="00E05AFD" w:rsidRPr="00E05AFD">
        <w:rPr>
          <w:rStyle w:val="Mention"/>
          <w:noProof/>
        </w:rPr>
        <w:t>@Ahana Raina</w:t>
      </w:r>
      <w:r w:rsidR="00E05AFD">
        <w:fldChar w:fldCharType="end"/>
      </w:r>
      <w:r w:rsidR="00E05AFD">
        <w:t xml:space="preserve"> </w:t>
      </w:r>
    </w:p>
  </w:comment>
  <w:comment w:id="38" w:author="Hamza Abdullah" w:date="2026-07-16T14:25:00Z" w:initials="HA">
    <w:p w14:paraId="26EED16F" w14:textId="77777777" w:rsidR="00EA1064" w:rsidRDefault="00EA1064" w:rsidP="00EA1064">
      <w:pPr>
        <w:pStyle w:val="CommentText"/>
      </w:pPr>
      <w:r>
        <w:rPr>
          <w:rStyle w:val="CommentReference"/>
        </w:rPr>
        <w:annotationRef/>
      </w:r>
      <w:r>
        <w:t>important</w:t>
      </w:r>
    </w:p>
  </w:comment>
  <w:comment w:id="46" w:author="Hamza Abdullah" w:date="2026-07-16T14:25:00Z" w:initials="HA">
    <w:p w14:paraId="2E4576CF" w14:textId="77777777" w:rsidR="008D09DA" w:rsidRDefault="008D09DA" w:rsidP="008D09DA">
      <w:pPr>
        <w:pStyle w:val="CommentText"/>
      </w:pPr>
      <w:r>
        <w:rPr>
          <w:rStyle w:val="CommentReference"/>
        </w:rPr>
        <w:annotationRef/>
      </w:r>
      <w:r>
        <w:t>Global platform for sust cities</w:t>
      </w:r>
    </w:p>
  </w:comment>
  <w:comment w:id="63" w:author="Hamza Abdullah" w:date="2026-08-07T10:20:00Z" w:initials="HA">
    <w:p w14:paraId="46453366" w14:textId="32AC10DE" w:rsidR="002C6FFA" w:rsidRDefault="002C6FFA" w:rsidP="002C6FFA">
      <w:pPr>
        <w:pStyle w:val="CommentText"/>
      </w:pPr>
      <w:r>
        <w:rPr>
          <w:rStyle w:val="CommentReference"/>
        </w:rPr>
        <w:annotationRef/>
      </w:r>
      <w:r>
        <w:fldChar w:fldCharType="begin"/>
      </w:r>
      <w:r>
        <w:instrText>HYPERLINK "mailto:Ahana.Raina@cpiglobal.org"</w:instrText>
      </w:r>
      <w:bookmarkStart w:id="67" w:name="_@_AA0B3081FB8A4D5E96D3636D0473BB68Z"/>
      <w:r>
        <w:fldChar w:fldCharType="separate"/>
      </w:r>
      <w:bookmarkEnd w:id="67"/>
      <w:r w:rsidRPr="002C6FFA">
        <w:rPr>
          <w:rStyle w:val="Mention"/>
          <w:noProof/>
        </w:rPr>
        <w:t>@Ahana</w:t>
      </w:r>
      <w:r>
        <w:fldChar w:fldCharType="end"/>
      </w:r>
      <w:r>
        <w:t xml:space="preserve">. Could you take a stab at it? </w:t>
      </w:r>
    </w:p>
  </w:comment>
  <w:comment w:id="64" w:author="Hamza Abdullah" w:date="2026-08-07T12:49:00Z" w:initials="HA">
    <w:p w14:paraId="50CE1056" w14:textId="77777777" w:rsidR="0017188F" w:rsidRDefault="0017188F" w:rsidP="0017188F">
      <w:pPr>
        <w:pStyle w:val="CommentText"/>
      </w:pPr>
      <w:r>
        <w:rPr>
          <w:rStyle w:val="CommentReference"/>
        </w:rPr>
        <w:annotationRef/>
      </w:r>
      <w:r>
        <w:t xml:space="preserve">Maybe morocco example? </w:t>
      </w:r>
    </w:p>
  </w:comment>
  <w:comment w:id="65" w:author="Hamza Abdullah" w:date="2026-08-13T10:18:00Z" w:initials="HA">
    <w:p w14:paraId="25E75C34" w14:textId="77D6CCC1" w:rsidR="00E23600" w:rsidRDefault="00E23600" w:rsidP="00E23600">
      <w:pPr>
        <w:pStyle w:val="CommentText"/>
      </w:pPr>
      <w:r>
        <w:rPr>
          <w:rStyle w:val="CommentReference"/>
        </w:rPr>
        <w:annotationRef/>
      </w:r>
      <w:r>
        <w:fldChar w:fldCharType="begin"/>
      </w:r>
      <w:r>
        <w:instrText>HYPERLINK "mailto:Ahana.Raina@cpiglobal.org"</w:instrText>
      </w:r>
      <w:bookmarkStart w:id="68" w:name="_@_6A1349CB21B94A4D8EF1109979169D59Z"/>
      <w:r>
        <w:fldChar w:fldCharType="separate"/>
      </w:r>
      <w:bookmarkEnd w:id="68"/>
      <w:r w:rsidRPr="00E23600">
        <w:rPr>
          <w:rStyle w:val="Mention"/>
          <w:noProof/>
        </w:rPr>
        <w:t>@Ahana</w:t>
      </w:r>
      <w:r>
        <w:fldChar w:fldCharType="end"/>
      </w:r>
      <w:r>
        <w:t>, for you attention</w:t>
      </w:r>
    </w:p>
  </w:comment>
  <w:comment w:id="66" w:author="Ahana Raina" w:date="2026-08-13T09:39:00Z" w:initials="AR">
    <w:p w14:paraId="6AE0A3B1" w14:textId="3AF76D10" w:rsidR="007C63D4" w:rsidRDefault="007C63D4">
      <w:pPr>
        <w:pStyle w:val="CommentText"/>
      </w:pPr>
      <w:r>
        <w:rPr>
          <w:rStyle w:val="CommentReference"/>
        </w:rPr>
        <w:annotationRef/>
      </w:r>
      <w:r w:rsidRPr="3E70E20D">
        <w:t>Sorry missed this!</w:t>
      </w:r>
    </w:p>
  </w:comment>
  <w:comment w:id="69" w:author="Hamza Abdullah" w:date="2026-08-18T15:33:00Z" w:initials="HA">
    <w:p w14:paraId="5DB9BE8D" w14:textId="28A794B3" w:rsidR="005639A1" w:rsidRDefault="005639A1" w:rsidP="005639A1">
      <w:pPr>
        <w:pStyle w:val="CommentText"/>
      </w:pPr>
      <w:r>
        <w:rPr>
          <w:rStyle w:val="CommentReference"/>
        </w:rPr>
        <w:annotationRef/>
      </w:r>
      <w:r>
        <w:fldChar w:fldCharType="begin"/>
      </w:r>
      <w:r>
        <w:instrText>HYPERLINK "mailto:Kristiina.Yang@cpiglobal.org"</w:instrText>
      </w:r>
      <w:bookmarkStart w:id="71" w:name="_@_574F99DC310F40A385C24817F2FE6EA9Z"/>
      <w:r>
        <w:fldChar w:fldCharType="separate"/>
      </w:r>
      <w:bookmarkEnd w:id="71"/>
      <w:r w:rsidRPr="005639A1">
        <w:rPr>
          <w:rStyle w:val="Mention"/>
          <w:noProof/>
        </w:rPr>
        <w:t>@Kristiina Yang</w:t>
      </w:r>
      <w:r>
        <w:fldChar w:fldCharType="end"/>
      </w:r>
      <w:r>
        <w:t xml:space="preserve"> could you review action 4? </w:t>
      </w:r>
    </w:p>
  </w:comment>
  <w:comment w:id="70" w:author="Hamza Abdullah" w:date="2026-08-18T15:35:00Z" w:initials="HA">
    <w:p w14:paraId="7F36603F" w14:textId="77777777" w:rsidR="00AC078A" w:rsidRDefault="00AC078A" w:rsidP="00AC078A">
      <w:pPr>
        <w:pStyle w:val="CommentText"/>
      </w:pPr>
      <w:r>
        <w:rPr>
          <w:rStyle w:val="CommentReference"/>
        </w:rPr>
        <w:annotationRef/>
      </w:r>
      <w:r>
        <w:t>Plan to send actions 4 and 5 to Olle. Appreciate that the content is lengthy and plan to structure concisely in the web version (with expandable sections)</w:t>
      </w:r>
    </w:p>
  </w:comment>
  <w:comment w:id="72" w:author="Hamza Abdullah" w:date="2026-08-17T18:11:00Z" w:initials="HA">
    <w:p w14:paraId="7E02A5DA" w14:textId="77777777" w:rsidR="001A0305" w:rsidRDefault="001A0305" w:rsidP="002A5543">
      <w:pPr>
        <w:pStyle w:val="CommentText"/>
      </w:pPr>
      <w:r>
        <w:rPr>
          <w:rStyle w:val="CommentReference"/>
        </w:rPr>
        <w:annotationRef/>
      </w:r>
      <w:r>
        <w:fldChar w:fldCharType="begin"/>
      </w:r>
      <w:r>
        <w:instrText>HYPERLINK "mailto:Ahana.Raina@cpiglobal.org"</w:instrText>
      </w:r>
      <w:bookmarkStart w:id="73" w:name="_@_95512692AC3A446F8451A9AC26633F5AZ"/>
      <w:r>
        <w:fldChar w:fldCharType="separate"/>
      </w:r>
      <w:bookmarkEnd w:id="73"/>
      <w:r w:rsidRPr="002A5543">
        <w:rPr>
          <w:rStyle w:val="Mention"/>
          <w:noProof/>
        </w:rPr>
        <w:t>@Ahana Raina</w:t>
      </w:r>
      <w:r>
        <w:fldChar w:fldCharType="end"/>
      </w:r>
      <w:r>
        <w:t xml:space="preserve"> to discuss - let’s think about adding a box here about the system demo grant call</w:t>
      </w:r>
    </w:p>
  </w:comment>
  <w:comment w:id="74" w:author="Hamza Abdullah" w:date="2026-08-03T18:55:00Z" w:initials="HA">
    <w:p w14:paraId="621B3C08" w14:textId="77777777" w:rsidR="000538F7" w:rsidRDefault="000538F7" w:rsidP="006D244E">
      <w:pPr>
        <w:pStyle w:val="CommentText"/>
      </w:pPr>
      <w:r>
        <w:rPr>
          <w:rStyle w:val="CommentReference"/>
        </w:rPr>
        <w:annotationRef/>
      </w:r>
      <w:r>
        <w:t>WIP</w:t>
      </w:r>
    </w:p>
  </w:comment>
  <w:comment w:id="75" w:author="Hamza Abdullah" w:date="2026-07-29T08:43:00Z" w:initials="HA">
    <w:p w14:paraId="348F8BE5" w14:textId="77777777" w:rsidR="00522334" w:rsidRDefault="00522334" w:rsidP="00522334">
      <w:pPr>
        <w:pStyle w:val="CommentText"/>
      </w:pPr>
      <w:r>
        <w:rPr>
          <w:rStyle w:val="CommentReference"/>
        </w:rPr>
        <w:annotationRef/>
      </w:r>
      <w:r>
        <w:t>Need citations from the system demo literature</w:t>
      </w:r>
    </w:p>
  </w:comment>
  <w:comment w:id="76" w:author="Hamza Abdullah" w:date="2026-08-18T15:34:00Z" w:initials="HA">
    <w:p w14:paraId="7BFE5504" w14:textId="54A06C18" w:rsidR="005639A1" w:rsidRDefault="005639A1" w:rsidP="005639A1">
      <w:pPr>
        <w:pStyle w:val="CommentText"/>
      </w:pPr>
      <w:r>
        <w:rPr>
          <w:rStyle w:val="CommentReference"/>
        </w:rPr>
        <w:annotationRef/>
      </w:r>
      <w:r>
        <w:fldChar w:fldCharType="begin"/>
      </w:r>
      <w:r>
        <w:instrText>HYPERLINK "mailto:Kristiina.Yang@cpiglobal.org"</w:instrText>
      </w:r>
      <w:bookmarkStart w:id="77" w:name="_@_E5E0A4F0B1224C478FA12C436A75BA8DZ"/>
      <w:r>
        <w:fldChar w:fldCharType="separate"/>
      </w:r>
      <w:bookmarkEnd w:id="77"/>
      <w:r w:rsidRPr="005639A1">
        <w:rPr>
          <w:rStyle w:val="Mention"/>
          <w:noProof/>
        </w:rPr>
        <w:t>@Kristiina Yang</w:t>
      </w:r>
      <w:r>
        <w:fldChar w:fldCharType="end"/>
      </w:r>
      <w:r>
        <w:t xml:space="preserve"> could you review action 5? </w:t>
      </w:r>
    </w:p>
  </w:comment>
  <w:comment w:id="78" w:author="Hamza Abdullah" w:date="2026-08-04T16:13:00Z" w:initials="HA">
    <w:p w14:paraId="4D263017" w14:textId="77777777" w:rsidR="0005003A" w:rsidRDefault="0005003A" w:rsidP="0005003A">
      <w:pPr>
        <w:pStyle w:val="CommentText"/>
      </w:pPr>
      <w:r>
        <w:rPr>
          <w:rStyle w:val="CommentReference"/>
        </w:rPr>
        <w:annotationRef/>
      </w:r>
      <w:r>
        <w:t>Check Bogota’s example with Olle</w:t>
      </w:r>
    </w:p>
  </w:comment>
  <w:comment w:id="79" w:author="Hamza Abdullah" w:date="2026-08-07T09:31:00Z" w:initials="HA">
    <w:p w14:paraId="3FA44514" w14:textId="77777777" w:rsidR="00B34AFF" w:rsidRDefault="00B34AFF" w:rsidP="00DB4C5E">
      <w:pPr>
        <w:pStyle w:val="CommentText"/>
      </w:pPr>
      <w:r>
        <w:rPr>
          <w:rStyle w:val="CommentReference"/>
        </w:rPr>
        <w:annotationRef/>
      </w:r>
      <w:r>
        <w:fldChar w:fldCharType="begin"/>
      </w:r>
      <w:r>
        <w:instrText>HYPERLINK "mailto:Ahana.Raina@cpiglobal.org"</w:instrText>
      </w:r>
      <w:bookmarkStart w:id="81" w:name="_@_6726E9A17E17406B9E34BC8317FF4D84Z"/>
      <w:r>
        <w:fldChar w:fldCharType="separate"/>
      </w:r>
      <w:bookmarkEnd w:id="81"/>
      <w:r w:rsidRPr="00DB4C5E">
        <w:rPr>
          <w:rStyle w:val="Mention"/>
          <w:noProof/>
        </w:rPr>
        <w:t>@Ahana Raina</w:t>
      </w:r>
      <w:r>
        <w:fldChar w:fldCharType="end"/>
      </w:r>
      <w:r>
        <w:t>, could you please look at some of the sources in footnotes and CPI guidance on blended finance and write a short box (see above boxes for reference)</w:t>
      </w:r>
    </w:p>
  </w:comment>
  <w:comment w:id="80" w:author="Ahana Raina" w:date="2026-08-07T13:19:00Z" w:initials="AR">
    <w:p w14:paraId="1BFADCB2" w14:textId="77777777" w:rsidR="00B34AFF" w:rsidRDefault="00B34AFF">
      <w:pPr>
        <w:pStyle w:val="CommentText"/>
      </w:pPr>
      <w:r>
        <w:rPr>
          <w:rStyle w:val="CommentReference"/>
        </w:rPr>
        <w:annotationRef/>
      </w:r>
      <w:r w:rsidRPr="66F4D0C1">
        <w:t>I used the CPI links for this</w:t>
      </w:r>
    </w:p>
  </w:comment>
  <w:comment w:id="82" w:author="Hamza Abdullah" w:date="2026-08-07T09:32:00Z" w:initials="HA">
    <w:p w14:paraId="75C3D013" w14:textId="1B65DCC8" w:rsidR="00DF0E26" w:rsidRDefault="00DF0E26" w:rsidP="00DF0E26">
      <w:pPr>
        <w:pStyle w:val="CommentText"/>
      </w:pPr>
      <w:r>
        <w:rPr>
          <w:rStyle w:val="CommentReference"/>
        </w:rPr>
        <w:annotationRef/>
      </w:r>
      <w:r>
        <w:fldChar w:fldCharType="begin"/>
      </w:r>
      <w:r>
        <w:instrText>HYPERLINK "mailto:Ahana.Raina@cpiglobal.org"</w:instrText>
      </w:r>
      <w:bookmarkStart w:id="83" w:name="_@_C023F1A86DF54D98A910C30509B42812Z"/>
      <w:r>
        <w:fldChar w:fldCharType="separate"/>
      </w:r>
      <w:bookmarkEnd w:id="83"/>
      <w:r w:rsidRPr="00DF0E26">
        <w:rPr>
          <w:rStyle w:val="Mention"/>
          <w:noProof/>
        </w:rPr>
        <w:t>@Ahana Raina</w:t>
      </w:r>
      <w:r>
        <w:fldChar w:fldCharType="end"/>
      </w:r>
      <w:r>
        <w:t xml:space="preserve"> - to develop using the prompts in bullets - refer to Viable Cities interview and relevant docs to understand what 10% co-financing means, ping if not clear</w:t>
      </w:r>
    </w:p>
  </w:comment>
  <w:comment w:id="84" w:author="Hamza Abdullah" w:date="2026-07-29T18:12:00Z" w:initials="HA">
    <w:p w14:paraId="41307048" w14:textId="77777777" w:rsidR="00144D17" w:rsidRDefault="00144D17" w:rsidP="00FD5CB0">
      <w:pPr>
        <w:pStyle w:val="CommentText"/>
      </w:pPr>
      <w:r>
        <w:rPr>
          <w:rStyle w:val="CommentReference"/>
        </w:rPr>
        <w:annotationRef/>
      </w:r>
      <w:r>
        <w:t>For 5.2 action pathway</w:t>
      </w:r>
    </w:p>
  </w:comment>
  <w:comment w:id="85" w:author="Ahana Raina" w:date="2026-08-18T09:21:00Z" w:initials="AR">
    <w:p w14:paraId="3BA96B89" w14:textId="7179EEAF" w:rsidR="0051538A" w:rsidRDefault="0051538A">
      <w:pPr>
        <w:pStyle w:val="CommentText"/>
      </w:pPr>
      <w:r>
        <w:rPr>
          <w:rStyle w:val="CommentReference"/>
        </w:rPr>
        <w:annotationRef/>
      </w:r>
      <w:r w:rsidRPr="64D79F3B">
        <w:t>Just wanted to flag this - they don't have a site of their own so chose this link</w:t>
      </w:r>
    </w:p>
  </w:comment>
  <w:comment w:id="86" w:author="Hamza Abdullah" w:date="2026-08-05T16:49:00Z" w:initials="HA">
    <w:p w14:paraId="36F1B492" w14:textId="77777777" w:rsidR="003A0FF1" w:rsidRDefault="003A0FF1" w:rsidP="003A0FF1">
      <w:pPr>
        <w:pStyle w:val="CommentText"/>
      </w:pPr>
      <w:r>
        <w:rPr>
          <w:rStyle w:val="CommentReference"/>
        </w:rPr>
        <w:annotationRef/>
      </w:r>
      <w:r>
        <w:t>To double check</w:t>
      </w:r>
    </w:p>
  </w:comment>
  <w:comment w:id="87" w:author="Hamza Abdullah" w:date="2026-07-21T18:06:00Z" w:initials="HA">
    <w:p w14:paraId="2A6A0CDC" w14:textId="77777777" w:rsidR="00092865" w:rsidRDefault="00092865" w:rsidP="00092865">
      <w:pPr>
        <w:pStyle w:val="CommentText"/>
      </w:pPr>
      <w:r>
        <w:rPr>
          <w:rStyle w:val="CommentReference"/>
        </w:rPr>
        <w:annotationRef/>
      </w:r>
      <w:r>
        <w:t>Note: interview with daniel confirmed that a national offer is not currently being envisioned - to clarify with olle</w:t>
      </w:r>
    </w:p>
  </w:comment>
  <w:comment w:id="88" w:author="Ahana Raina" w:date="2026-08-18T09:32:00Z" w:initials="AR">
    <w:p w14:paraId="002825C7" w14:textId="71C6CD50" w:rsidR="0051538A" w:rsidRDefault="0051538A">
      <w:pPr>
        <w:pStyle w:val="CommentText"/>
      </w:pPr>
      <w:r>
        <w:rPr>
          <w:rStyle w:val="CommentReference"/>
        </w:rPr>
        <w:annotationRef/>
      </w:r>
      <w:r w:rsidRPr="264ADA4E">
        <w:t>Added the CCFLA blueprint here - can instead add a document from RAMCC if preferred</w:t>
      </w:r>
    </w:p>
  </w:comment>
  <w:comment w:id="142" w:author="Hamza Abdullah" w:date="2026-08-13T21:19:00Z" w:initials="HA">
    <w:p w14:paraId="39084886" w14:textId="626C7263" w:rsidR="00034915" w:rsidRDefault="00842D1F" w:rsidP="00034915">
      <w:pPr>
        <w:pStyle w:val="CommentText"/>
      </w:pPr>
      <w:r>
        <w:rPr>
          <w:rStyle w:val="CommentReference"/>
        </w:rPr>
        <w:annotationRef/>
      </w:r>
      <w:r w:rsidR="00034915">
        <w:fldChar w:fldCharType="begin"/>
      </w:r>
      <w:r w:rsidR="00034915">
        <w:instrText>HYPERLINK "mailto:Ahana.Raina@cpiglobal.org"</w:instrText>
      </w:r>
      <w:bookmarkStart w:id="145" w:name="_@_F8BA2CB146234B769337E09A81FDB878Z"/>
      <w:r w:rsidR="00034915">
        <w:fldChar w:fldCharType="separate"/>
      </w:r>
      <w:bookmarkEnd w:id="145"/>
      <w:r w:rsidR="00034915" w:rsidRPr="00034915">
        <w:rPr>
          <w:rStyle w:val="Mention"/>
          <w:noProof/>
        </w:rPr>
        <w:t>@Ahana Raina</w:t>
      </w:r>
      <w:r w:rsidR="00034915">
        <w:fldChar w:fldCharType="end"/>
      </w:r>
      <w:r w:rsidR="00034915">
        <w:t xml:space="preserve"> for your attention - we cannot  write internal conversations into the draft. It will be severly detrimental and counterproductive for us to say it in the draft that “excessive reliance on the swedish model sets us up to fail” - I would recommend rechecking texts generated through LLMs before sharing.</w:t>
      </w:r>
    </w:p>
  </w:comment>
  <w:comment w:id="143" w:author="Ahana Raina" w:date="2026-08-13T12:24:00Z" w:initials="">
    <w:p w14:paraId="65E1C7F3" w14:textId="7838AA47" w:rsidR="00301C61" w:rsidRDefault="00301C61">
      <w:pPr>
        <w:pStyle w:val="CommentText"/>
      </w:pPr>
      <w:r>
        <w:rPr>
          <w:rStyle w:val="CommentReference"/>
        </w:rPr>
        <w:annotationRef/>
      </w:r>
      <w:r>
        <w:t xml:space="preserve">Sorry about that. I should have caught this. Will be extremely careful in the future. </w:t>
      </w:r>
    </w:p>
  </w:comment>
  <w:comment w:id="291" w:author="Kristiina Yang" w:date="2026-07-14T09:46:00Z" w:initials="KY">
    <w:p w14:paraId="7DE163C6" w14:textId="77777777" w:rsidR="00866402" w:rsidRDefault="00866402" w:rsidP="00866402">
      <w:pPr>
        <w:pStyle w:val="CommentText"/>
      </w:pPr>
      <w:r>
        <w:rPr>
          <w:rStyle w:val="CommentReference"/>
        </w:rPr>
        <w:annotationRef/>
      </w:r>
      <w:r>
        <w:t xml:space="preserve">Could we put these in the logic of the 6 Actions? </w:t>
      </w:r>
    </w:p>
  </w:comment>
  <w:comment w:id="292" w:author="Hamza Abdullah" w:date="2026-08-18T15:34:00Z" w:initials="HA">
    <w:p w14:paraId="6510F7CB" w14:textId="77777777" w:rsidR="005639A1" w:rsidRDefault="005639A1" w:rsidP="005639A1">
      <w:pPr>
        <w:pStyle w:val="CommentText"/>
      </w:pPr>
      <w:r>
        <w:rPr>
          <w:rStyle w:val="CommentReference"/>
        </w:rPr>
        <w:annotationRef/>
      </w:r>
      <w:r>
        <w:t>Hamza to do</w:t>
      </w:r>
    </w:p>
  </w:comment>
  <w:comment w:id="293" w:author="Hamza Abdullah" w:date="2026-07-22T18:34:00Z" w:initials="HA">
    <w:p w14:paraId="7A42E5FA" w14:textId="77777777" w:rsidR="0042325E" w:rsidRDefault="0042325E" w:rsidP="0042325E">
      <w:pPr>
        <w:pStyle w:val="CommentText"/>
      </w:pPr>
      <w:r>
        <w:rPr>
          <w:rStyle w:val="CommentReference"/>
        </w:rPr>
        <w:annotationRef/>
      </w:r>
      <w:r>
        <w:t xml:space="preserve">Bring together champ fwg - ask what info will be useful? For countries to implement champ - based on this the toolkit development will be phased - what can ccfla do this year and what we can do later </w:t>
      </w:r>
    </w:p>
  </w:comment>
  <w:comment w:id="294" w:author="Kristiina Yang" w:date="2026-07-14T09:51:00Z" w:initials="KY">
    <w:p w14:paraId="373DDE26" w14:textId="77777777" w:rsidR="00963C01" w:rsidRDefault="00963C01" w:rsidP="00963C01">
      <w:pPr>
        <w:pStyle w:val="CommentText"/>
      </w:pPr>
      <w:r>
        <w:rPr>
          <w:rStyle w:val="CommentReference"/>
        </w:rPr>
        <w:annotationRef/>
      </w:r>
      <w:r>
        <w:t xml:space="preserve">Appreciate this document is very long already but as another Annex we may want to add the resources that we will highlight within this. In particular, BP is very keen that we incorporate this: </w:t>
      </w:r>
      <w:hyperlink r:id="rId1" w:history="1">
        <w:r w:rsidRPr="004D4DC9">
          <w:rPr>
            <w:rStyle w:val="Hyperlink"/>
          </w:rPr>
          <w:t>https://www.c40knowledgehub.org/s/article/How-national-governments-can-increase-finance-for-subnational-climate-action?language=en_US</w:t>
        </w:r>
      </w:hyperlink>
      <w:r>
        <w:t xml:space="preserve">  </w:t>
      </w:r>
    </w:p>
  </w:comment>
  <w:comment w:id="295" w:author="Hamza Abdullah" w:date="2026-08-18T15:34:00Z" w:initials="HA">
    <w:p w14:paraId="31120DBB" w14:textId="77777777" w:rsidR="005639A1" w:rsidRDefault="005639A1" w:rsidP="005639A1">
      <w:pPr>
        <w:pStyle w:val="CommentText"/>
      </w:pPr>
      <w:r>
        <w:rPr>
          <w:rStyle w:val="CommentReference"/>
        </w:rPr>
        <w:annotationRef/>
      </w:r>
      <w:r>
        <w:t>Hamza 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713BA9" w15:done="1"/>
  <w15:commentEx w15:paraId="29CF5247" w15:done="1"/>
  <w15:commentEx w15:paraId="422BA7F8" w15:done="0"/>
  <w15:commentEx w15:paraId="344BCED9" w15:paraIdParent="422BA7F8" w15:done="0"/>
  <w15:commentEx w15:paraId="22246DA1" w15:paraIdParent="422BA7F8" w15:done="0"/>
  <w15:commentEx w15:paraId="203E47A3" w15:done="0"/>
  <w15:commentEx w15:paraId="79525CB7" w15:paraIdParent="203E47A3" w15:done="0"/>
  <w15:commentEx w15:paraId="11282619" w15:paraIdParent="203E47A3" w15:done="0"/>
  <w15:commentEx w15:paraId="5F515FEB" w15:paraIdParent="203E47A3" w15:done="0"/>
  <w15:commentEx w15:paraId="6BDB81BA" w15:paraIdParent="203E47A3" w15:done="0"/>
  <w15:commentEx w15:paraId="1D9C47E0" w15:done="0"/>
  <w15:commentEx w15:paraId="26EED16F" w15:done="0"/>
  <w15:commentEx w15:paraId="2E4576CF" w15:done="0"/>
  <w15:commentEx w15:paraId="46453366" w15:done="0"/>
  <w15:commentEx w15:paraId="50CE1056" w15:paraIdParent="46453366" w15:done="0"/>
  <w15:commentEx w15:paraId="25E75C34" w15:paraIdParent="46453366" w15:done="0"/>
  <w15:commentEx w15:paraId="6AE0A3B1" w15:paraIdParent="46453366" w15:done="0"/>
  <w15:commentEx w15:paraId="5DB9BE8D" w15:done="0"/>
  <w15:commentEx w15:paraId="7F36603F" w15:paraIdParent="5DB9BE8D" w15:done="0"/>
  <w15:commentEx w15:paraId="7E02A5DA" w15:done="0"/>
  <w15:commentEx w15:paraId="621B3C08" w15:done="1"/>
  <w15:commentEx w15:paraId="348F8BE5" w15:done="0"/>
  <w15:commentEx w15:paraId="7BFE5504" w15:done="0"/>
  <w15:commentEx w15:paraId="4D263017" w15:done="1"/>
  <w15:commentEx w15:paraId="3FA44514" w15:done="0"/>
  <w15:commentEx w15:paraId="1BFADCB2" w15:paraIdParent="3FA44514" w15:done="0"/>
  <w15:commentEx w15:paraId="75C3D013" w15:done="0"/>
  <w15:commentEx w15:paraId="41307048" w15:done="1"/>
  <w15:commentEx w15:paraId="3BA96B89" w15:done="0"/>
  <w15:commentEx w15:paraId="36F1B492" w15:done="0"/>
  <w15:commentEx w15:paraId="2A6A0CDC" w15:done="0"/>
  <w15:commentEx w15:paraId="002825C7" w15:done="0"/>
  <w15:commentEx w15:paraId="39084886" w15:done="0"/>
  <w15:commentEx w15:paraId="65E1C7F3" w15:paraIdParent="39084886" w15:done="0"/>
  <w15:commentEx w15:paraId="7DE163C6" w15:done="0"/>
  <w15:commentEx w15:paraId="6510F7CB" w15:paraIdParent="7DE163C6" w15:done="0"/>
  <w15:commentEx w15:paraId="7A42E5FA" w15:done="0"/>
  <w15:commentEx w15:paraId="373DDE26" w15:done="0"/>
  <w15:commentEx w15:paraId="31120DBB" w15:paraIdParent="373DDE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F0469F8" w16cex:dateUtc="2026-07-14T08:37:00Z"/>
  <w16cex:commentExtensible w16cex:durableId="73BDCA0C" w16cex:dateUtc="2026-07-14T08:42:00Z"/>
  <w16cex:commentExtensible w16cex:durableId="557DCCA3" w16cex:dateUtc="2026-08-07T17:15:00Z"/>
  <w16cex:commentExtensible w16cex:durableId="13FBB0DE" w16cex:dateUtc="2026-08-13T12:59:00Z"/>
  <w16cex:commentExtensible w16cex:durableId="2E07A660" w16cex:dateUtc="2026-08-13T13:00:00Z"/>
  <w16cex:commentExtensible w16cex:durableId="0A7E7511" w16cex:dateUtc="2026-08-07T09:19:00Z"/>
  <w16cex:commentExtensible w16cex:durableId="073BF074" w16cex:dateUtc="2026-08-07T09:23:00Z"/>
  <w16cex:commentExtensible w16cex:durableId="2546703D" w16cex:dateUtc="2026-08-07T11:49:00Z"/>
  <w16cex:commentExtensible w16cex:durableId="613B7C3A" w16cex:dateUtc="2026-08-07T14:06:00Z"/>
  <w16cex:commentExtensible w16cex:durableId="382B2B3B" w16cex:dateUtc="2026-08-13T08:28:00Z">
    <w16cex:extLst>
      <w16:ext w16:uri="{CE6994B0-6A32-4C9F-8C6B-6E91EDA988CE}">
        <cr:reactions xmlns:cr="http://schemas.microsoft.com/office/comments/2020/reactions">
          <cr:reaction reactionType="1">
            <cr:reactionInfo dateUtc="2026-08-13T08:58:25Z">
              <cr:user userId="S::ahana.raina@cpiglobal.org::684222d9-b610-48f3-a05f-d60cc930953e" userProvider="AD" userName="Ahana Raina"/>
            </cr:reactionInfo>
          </cr:reaction>
        </cr:reactions>
      </w16:ext>
    </w16cex:extLst>
  </w16cex:commentExtensible>
  <w16cex:commentExtensible w16cex:durableId="04FA60CC" w16cex:dateUtc="2026-07-20T16:35:00Z">
    <w16cex:extLst>
      <w16:ext w16:uri="{CE6994B0-6A32-4C9F-8C6B-6E91EDA988CE}">
        <cr:reactions xmlns:cr="http://schemas.microsoft.com/office/comments/2020/reactions">
          <cr:reaction reactionType="1">
            <cr:reactionInfo dateUtc="2026-07-21T08:13:39Z">
              <cr:user userId="S::ahana.raina@cpiglobal.org::684222d9-b610-48f3-a05f-d60cc930953e" userProvider="AD" userName="Ahana Raina"/>
            </cr:reactionInfo>
          </cr:reaction>
        </cr:reactions>
      </w16:ext>
    </w16cex:extLst>
  </w16cex:commentExtensible>
  <w16cex:commentExtensible w16cex:durableId="10AA0EEF" w16cex:dateUtc="2026-07-16T13:25:00Z"/>
  <w16cex:commentExtensible w16cex:durableId="1259496B" w16cex:dateUtc="2026-07-16T13:25:00Z"/>
  <w16cex:commentExtensible w16cex:durableId="5D2A3E32" w16cex:dateUtc="2026-08-07T09:20:00Z"/>
  <w16cex:commentExtensible w16cex:durableId="0531A475" w16cex:dateUtc="2026-08-07T11:49:00Z"/>
  <w16cex:commentExtensible w16cex:durableId="1BDFBA5E" w16cex:dateUtc="2026-08-13T08:18:00Z"/>
  <w16cex:commentExtensible w16cex:durableId="03153D9D" w16cex:dateUtc="2026-08-13T08:39:00Z"/>
  <w16cex:commentExtensible w16cex:durableId="02FB2B6C" w16cex:dateUtc="2026-08-18T13:33:00Z"/>
  <w16cex:commentExtensible w16cex:durableId="5D39F01F" w16cex:dateUtc="2026-08-18T13:35:00Z"/>
  <w16cex:commentExtensible w16cex:durableId="21627C34" w16cex:dateUtc="2026-08-17T16:11:00Z"/>
  <w16cex:commentExtensible w16cex:durableId="2A5DA5BE" w16cex:dateUtc="2026-08-03T17:55:00Z"/>
  <w16cex:commentExtensible w16cex:durableId="40C1A184" w16cex:dateUtc="2026-07-29T07:43:00Z"/>
  <w16cex:commentExtensible w16cex:durableId="66C70446" w16cex:dateUtc="2026-08-18T13:34:00Z"/>
  <w16cex:commentExtensible w16cex:durableId="5F4C26C8" w16cex:dateUtc="2026-08-04T15:13:00Z"/>
  <w16cex:commentExtensible w16cex:durableId="35AE4938" w16cex:dateUtc="2026-08-07T08:31:00Z">
    <w16cex:extLst>
      <w16:ext w16:uri="{CE6994B0-6A32-4C9F-8C6B-6E91EDA988CE}">
        <cr:reactions xmlns:cr="http://schemas.microsoft.com/office/comments/2020/reactions">
          <cr:reaction reactionType="1">
            <cr:reactionInfo dateUtc="2026-08-07T09:24:01Z">
              <cr:user userId="S::ahana.raina@cpiglobal.org::684222d9-b610-48f3-a05f-d60cc930953e" userProvider="AD" userName="Ahana Raina"/>
            </cr:reactionInfo>
          </cr:reaction>
        </cr:reactions>
      </w16:ext>
    </w16cex:extLst>
  </w16cex:commentExtensible>
  <w16cex:commentExtensible w16cex:durableId="4902CE1A" w16cex:dateUtc="2026-08-07T12:19:00Z"/>
  <w16cex:commentExtensible w16cex:durableId="67405A97" w16cex:dateUtc="2026-08-07T08:32:00Z"/>
  <w16cex:commentExtensible w16cex:durableId="64849B9E" w16cex:dateUtc="2026-07-29T17:12:00Z"/>
  <w16cex:commentExtensible w16cex:durableId="5F3C0D48" w16cex:dateUtc="2026-08-18T08:21:00Z"/>
  <w16cex:commentExtensible w16cex:durableId="0CD654D8" w16cex:dateUtc="2026-08-05T15:49:00Z"/>
  <w16cex:commentExtensible w16cex:durableId="0303463C" w16cex:dateUtc="2026-07-21T17:06:00Z"/>
  <w16cex:commentExtensible w16cex:durableId="47AC5B08" w16cex:dateUtc="2026-08-18T08:32:00Z"/>
  <w16cex:commentExtensible w16cex:durableId="40397F7C" w16cex:dateUtc="2026-08-13T19:19:00Z"/>
  <w16cex:commentExtensible w16cex:durableId="176ADBBC" w16cex:dateUtc="2026-08-13T19:24:00Z"/>
  <w16cex:commentExtensible w16cex:durableId="5E7F4B74" w16cex:dateUtc="2026-07-14T08:46:00Z"/>
  <w16cex:commentExtensible w16cex:durableId="79CC9F5C" w16cex:dateUtc="2026-08-18T13:34:00Z"/>
  <w16cex:commentExtensible w16cex:durableId="12E42B24" w16cex:dateUtc="2026-07-22T17:34:00Z"/>
  <w16cex:commentExtensible w16cex:durableId="7C8FCCFC" w16cex:dateUtc="2026-07-14T08:51:00Z"/>
  <w16cex:commentExtensible w16cex:durableId="6D8C186E" w16cex:dateUtc="2026-08-18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713BA9" w16cid:durableId="7F0469F8"/>
  <w16cid:commentId w16cid:paraId="29CF5247" w16cid:durableId="73BDCA0C"/>
  <w16cid:commentId w16cid:paraId="422BA7F8" w16cid:durableId="557DCCA3"/>
  <w16cid:commentId w16cid:paraId="344BCED9" w16cid:durableId="13FBB0DE"/>
  <w16cid:commentId w16cid:paraId="22246DA1" w16cid:durableId="2E07A660"/>
  <w16cid:commentId w16cid:paraId="203E47A3" w16cid:durableId="0A7E7511"/>
  <w16cid:commentId w16cid:paraId="79525CB7" w16cid:durableId="073BF074"/>
  <w16cid:commentId w16cid:paraId="11282619" w16cid:durableId="2546703D"/>
  <w16cid:commentId w16cid:paraId="5F515FEB" w16cid:durableId="613B7C3A"/>
  <w16cid:commentId w16cid:paraId="6BDB81BA" w16cid:durableId="382B2B3B"/>
  <w16cid:commentId w16cid:paraId="1D9C47E0" w16cid:durableId="04FA60CC"/>
  <w16cid:commentId w16cid:paraId="26EED16F" w16cid:durableId="10AA0EEF"/>
  <w16cid:commentId w16cid:paraId="2E4576CF" w16cid:durableId="1259496B"/>
  <w16cid:commentId w16cid:paraId="46453366" w16cid:durableId="5D2A3E32"/>
  <w16cid:commentId w16cid:paraId="50CE1056" w16cid:durableId="0531A475"/>
  <w16cid:commentId w16cid:paraId="25E75C34" w16cid:durableId="1BDFBA5E"/>
  <w16cid:commentId w16cid:paraId="6AE0A3B1" w16cid:durableId="03153D9D"/>
  <w16cid:commentId w16cid:paraId="5DB9BE8D" w16cid:durableId="02FB2B6C"/>
  <w16cid:commentId w16cid:paraId="7F36603F" w16cid:durableId="5D39F01F"/>
  <w16cid:commentId w16cid:paraId="7E02A5DA" w16cid:durableId="21627C34"/>
  <w16cid:commentId w16cid:paraId="621B3C08" w16cid:durableId="2A5DA5BE"/>
  <w16cid:commentId w16cid:paraId="348F8BE5" w16cid:durableId="40C1A184"/>
  <w16cid:commentId w16cid:paraId="7BFE5504" w16cid:durableId="66C70446"/>
  <w16cid:commentId w16cid:paraId="4D263017" w16cid:durableId="5F4C26C8"/>
  <w16cid:commentId w16cid:paraId="3FA44514" w16cid:durableId="35AE4938"/>
  <w16cid:commentId w16cid:paraId="1BFADCB2" w16cid:durableId="4902CE1A"/>
  <w16cid:commentId w16cid:paraId="75C3D013" w16cid:durableId="67405A97"/>
  <w16cid:commentId w16cid:paraId="41307048" w16cid:durableId="64849B9E"/>
  <w16cid:commentId w16cid:paraId="3BA96B89" w16cid:durableId="5F3C0D48"/>
  <w16cid:commentId w16cid:paraId="36F1B492" w16cid:durableId="0CD654D8"/>
  <w16cid:commentId w16cid:paraId="2A6A0CDC" w16cid:durableId="0303463C"/>
  <w16cid:commentId w16cid:paraId="002825C7" w16cid:durableId="47AC5B08"/>
  <w16cid:commentId w16cid:paraId="39084886" w16cid:durableId="40397F7C"/>
  <w16cid:commentId w16cid:paraId="65E1C7F3" w16cid:durableId="176ADBBC"/>
  <w16cid:commentId w16cid:paraId="7DE163C6" w16cid:durableId="5E7F4B74"/>
  <w16cid:commentId w16cid:paraId="6510F7CB" w16cid:durableId="79CC9F5C"/>
  <w16cid:commentId w16cid:paraId="7A42E5FA" w16cid:durableId="12E42B24"/>
  <w16cid:commentId w16cid:paraId="373DDE26" w16cid:durableId="7C8FCCFC"/>
  <w16cid:commentId w16cid:paraId="31120DBB" w16cid:durableId="6D8C18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2AC475" w14:textId="77777777" w:rsidR="00CB6884" w:rsidRDefault="00CB6884" w:rsidP="00E50C02">
      <w:r>
        <w:separator/>
      </w:r>
    </w:p>
  </w:endnote>
  <w:endnote w:type="continuationSeparator" w:id="0">
    <w:p w14:paraId="38A19A8B" w14:textId="77777777" w:rsidR="00CB6884" w:rsidRDefault="00CB6884" w:rsidP="00E50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venir Next LT Pro">
    <w:panose1 w:val="020B0504020202020204"/>
    <w:charset w:val="4D"/>
    <w:family w:val="swiss"/>
    <w:pitch w:val="variable"/>
    <w:sig w:usb0="800000EF" w:usb1="5000204A"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panose1 w:val="02020400000000000000"/>
    <w:charset w:val="80"/>
    <w:family w:val="roman"/>
    <w:notTrueType/>
    <w:pitch w:val="variable"/>
    <w:sig w:usb0="800002E7" w:usb1="2AC7FCFF" w:usb2="00000012" w:usb3="00000000" w:csb0="0002009F" w:csb1="00000000"/>
  </w:font>
  <w:font w:name="Avenir">
    <w:panose1 w:val="02000503020000020003"/>
    <w:charset w:val="4D"/>
    <w:family w:val="swiss"/>
    <w:pitch w:val="variable"/>
    <w:sig w:usb0="800000A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945FC" w14:textId="77777777" w:rsidR="00CB6884" w:rsidRDefault="00CB6884" w:rsidP="00E50C02">
      <w:r>
        <w:separator/>
      </w:r>
    </w:p>
  </w:footnote>
  <w:footnote w:type="continuationSeparator" w:id="0">
    <w:p w14:paraId="4C8357F2" w14:textId="77777777" w:rsidR="00CB6884" w:rsidRDefault="00CB6884" w:rsidP="00E50C02">
      <w:r>
        <w:continuationSeparator/>
      </w:r>
    </w:p>
  </w:footnote>
  <w:footnote w:id="1">
    <w:p w14:paraId="10172230" w14:textId="77777777" w:rsidR="003665C6" w:rsidRDefault="003665C6" w:rsidP="003665C6">
      <w:pPr>
        <w:pBdr>
          <w:top w:val="nil"/>
          <w:left w:val="nil"/>
          <w:bottom w:val="nil"/>
          <w:right w:val="nil"/>
          <w:between w:val="nil"/>
        </w:pBdr>
        <w:rPr>
          <w:i/>
          <w:iCs/>
          <w:color w:val="000000"/>
          <w:sz w:val="20"/>
          <w:szCs w:val="20"/>
        </w:rPr>
      </w:pPr>
      <w:r>
        <w:rPr>
          <w:vertAlign w:val="superscript"/>
        </w:rPr>
        <w:footnoteRef/>
      </w:r>
      <w:r>
        <w:rPr>
          <w:rFonts w:ascii="Avenir" w:eastAsia="Avenir" w:hAnsi="Avenir" w:cs="Avenir"/>
          <w:i/>
          <w:iCs/>
          <w:color w:val="000000"/>
          <w:sz w:val="20"/>
          <w:szCs w:val="20"/>
        </w:rPr>
        <w:t xml:space="preserve"> Engagement with CHAMP Secretariat and specific partners to be confirmed. One envisioned modality for collaboration would be through a CHAMP Finance Working Group. </w:t>
      </w:r>
    </w:p>
  </w:footnote>
  <w:footnote w:id="2">
    <w:p w14:paraId="76928CCF" w14:textId="6E37E147" w:rsidR="00B84A5C" w:rsidRDefault="00B84A5C">
      <w:pPr>
        <w:pStyle w:val="FootnoteText"/>
      </w:pPr>
      <w:r>
        <w:rPr>
          <w:rStyle w:val="FootnoteReference"/>
        </w:rPr>
        <w:footnoteRef/>
      </w:r>
      <w:r>
        <w:t xml:space="preserve"> Based on the interview and literature shared by Charlotte Brynielsson, Climate City Contracts</w:t>
      </w:r>
    </w:p>
  </w:footnote>
  <w:footnote w:id="3">
    <w:p w14:paraId="28C9CE13" w14:textId="0869AD75" w:rsidR="009E186C" w:rsidRDefault="009E186C">
      <w:pPr>
        <w:pStyle w:val="FootnoteText"/>
      </w:pPr>
      <w:r>
        <w:rPr>
          <w:rStyle w:val="FootnoteReference"/>
        </w:rPr>
        <w:footnoteRef/>
      </w:r>
      <w:r>
        <w:t xml:space="preserve"> Ibid. </w:t>
      </w:r>
    </w:p>
  </w:footnote>
  <w:footnote w:id="4">
    <w:p w14:paraId="22B0693B" w14:textId="08D23A28" w:rsidR="009E186C" w:rsidRDefault="009E186C">
      <w:pPr>
        <w:pStyle w:val="FootnoteText"/>
      </w:pPr>
      <w:r>
        <w:rPr>
          <w:rStyle w:val="FootnoteReference"/>
        </w:rPr>
        <w:footnoteRef/>
      </w:r>
      <w:r>
        <w:t xml:space="preserve"> </w:t>
      </w:r>
      <w:r w:rsidR="009840C9">
        <w:t>Joint commitment between cities – a tool within the Climate City Contract for accelerating the transition</w:t>
      </w:r>
    </w:p>
  </w:footnote>
  <w:footnote w:id="5">
    <w:p w14:paraId="08026B88" w14:textId="612F0972" w:rsidR="000B3EDF" w:rsidRDefault="000B3EDF">
      <w:pPr>
        <w:pStyle w:val="FootnoteText"/>
      </w:pPr>
      <w:r>
        <w:rPr>
          <w:rStyle w:val="FootnoteReference"/>
        </w:rPr>
        <w:footnoteRef/>
      </w:r>
      <w:r>
        <w:t xml:space="preserve"> Based on </w:t>
      </w:r>
      <w:r w:rsidR="005437C0">
        <w:t xml:space="preserve">interview </w:t>
      </w:r>
      <w:r w:rsidR="00D54E8E">
        <w:t xml:space="preserve">with </w:t>
      </w:r>
      <w:r w:rsidR="00D54E8E" w:rsidRPr="00D54E8E">
        <w:t>Charlotte Brynielsson, Climate City Contracts</w:t>
      </w:r>
    </w:p>
  </w:footnote>
  <w:footnote w:id="6">
    <w:p w14:paraId="77A90C5B" w14:textId="3F713C2F" w:rsidR="00720164" w:rsidRDefault="00720164">
      <w:pPr>
        <w:pStyle w:val="FootnoteText"/>
      </w:pPr>
      <w:r>
        <w:rPr>
          <w:rStyle w:val="FootnoteReference"/>
        </w:rPr>
        <w:footnoteRef/>
      </w:r>
      <w:r>
        <w:t xml:space="preserve"> </w:t>
      </w:r>
      <w:r w:rsidRPr="00720164">
        <w:t>https://citiesclimatefinance.org/publications/assessing-enabling-framework-conditions-for-urban-climate-finance</w:t>
      </w:r>
    </w:p>
  </w:footnote>
  <w:footnote w:id="7">
    <w:p w14:paraId="57AA4990" w14:textId="7F95AF60" w:rsidR="00367A0A" w:rsidRDefault="00367A0A">
      <w:pPr>
        <w:pStyle w:val="FootnoteText"/>
      </w:pPr>
      <w:r>
        <w:rPr>
          <w:rStyle w:val="FootnoteReference"/>
        </w:rPr>
        <w:footnoteRef/>
      </w:r>
      <w:r>
        <w:t xml:space="preserve"> Ibid.</w:t>
      </w:r>
    </w:p>
  </w:footnote>
  <w:footnote w:id="8">
    <w:p w14:paraId="0DABF275" w14:textId="5945E076" w:rsidR="6FBD1110" w:rsidRDefault="6FBD1110" w:rsidP="6FBD1110">
      <w:pPr>
        <w:pStyle w:val="FootnoteText"/>
      </w:pPr>
      <w:r w:rsidRPr="6FBD1110">
        <w:rPr>
          <w:rStyle w:val="FootnoteReference"/>
        </w:rPr>
        <w:footnoteRef/>
      </w:r>
      <w:r w:rsidR="3957F69D">
        <w:t xml:space="preserve"> </w:t>
      </w:r>
      <w:hyperlink r:id="rId1">
        <w:r w:rsidR="3957F69D" w:rsidRPr="3957F69D">
          <w:rPr>
            <w:rStyle w:val="Hyperlink"/>
          </w:rPr>
          <w:t>https://www.wri.org/technical-perspectives/inside-colombia-climate-plan-2025-nationally-determined-contribution</w:t>
        </w:r>
      </w:hyperlink>
      <w:r w:rsidR="3957F69D">
        <w:br/>
      </w:r>
      <w:r w:rsidR="5EB9C451" w:rsidRPr="5EB9C451">
        <w:t>https://www.wri.org/update/how-multilevel-action-advances-colombias-economic-transformation-and-climate-goals</w:t>
      </w:r>
    </w:p>
  </w:footnote>
  <w:footnote w:id="9">
    <w:p w14:paraId="4661052E" w14:textId="316A3A22" w:rsidR="00B642CA" w:rsidRDefault="00B642CA">
      <w:pPr>
        <w:pStyle w:val="FootnoteText"/>
      </w:pPr>
      <w:r>
        <w:rPr>
          <w:rStyle w:val="FootnoteReference"/>
        </w:rPr>
        <w:footnoteRef/>
      </w:r>
      <w:r>
        <w:t xml:space="preserve"> </w:t>
      </w:r>
      <w:hyperlink r:id="rId2" w:history="1">
        <w:r w:rsidRPr="00B642CA">
          <w:rPr>
            <w:rStyle w:val="Hyperlink"/>
          </w:rPr>
          <w:t>WRI Financing Country Platforms</w:t>
        </w:r>
      </w:hyperlink>
    </w:p>
  </w:footnote>
  <w:footnote w:id="10">
    <w:p w14:paraId="62384C80" w14:textId="79B10C95" w:rsidR="00B642CA" w:rsidRDefault="00B642CA">
      <w:pPr>
        <w:pStyle w:val="FootnoteText"/>
      </w:pPr>
      <w:r>
        <w:rPr>
          <w:rStyle w:val="FootnoteReference"/>
        </w:rPr>
        <w:footnoteRef/>
      </w:r>
      <w:r>
        <w:t xml:space="preserve"> </w:t>
      </w:r>
      <w:hyperlink r:id="rId3" w:history="1">
        <w:r w:rsidRPr="00A314A4">
          <w:rPr>
            <w:rStyle w:val="Hyperlink"/>
          </w:rPr>
          <w:t>CCFLA</w:t>
        </w:r>
        <w:r w:rsidR="006E591E" w:rsidRPr="00A314A4">
          <w:rPr>
            <w:rStyle w:val="Hyperlink"/>
          </w:rPr>
          <w:t xml:space="preserve"> Integrating Urban and Subnational Priorities into Country Platforms</w:t>
        </w:r>
      </w:hyperlink>
    </w:p>
  </w:footnote>
  <w:footnote w:id="11">
    <w:p w14:paraId="5447CFDC" w14:textId="05E2A863" w:rsidR="0061387C" w:rsidRDefault="0061387C">
      <w:pPr>
        <w:pStyle w:val="FootnoteText"/>
      </w:pPr>
      <w:r>
        <w:rPr>
          <w:rStyle w:val="FootnoteReference"/>
        </w:rPr>
        <w:footnoteRef/>
      </w:r>
      <w:r>
        <w:t xml:space="preserve"> </w:t>
      </w:r>
      <w:r w:rsidRPr="0061387C">
        <w:t>https://viablecities.se/sverige-gar-med-i-champ/</w:t>
      </w:r>
    </w:p>
  </w:footnote>
  <w:footnote w:id="12">
    <w:p w14:paraId="5E409CCF" w14:textId="7308F6FC" w:rsidR="002E28FC" w:rsidRDefault="002E28FC">
      <w:pPr>
        <w:pStyle w:val="FootnoteText"/>
      </w:pPr>
      <w:r>
        <w:rPr>
          <w:rStyle w:val="FootnoteReference"/>
        </w:rPr>
        <w:footnoteRef/>
      </w:r>
      <w:r>
        <w:t xml:space="preserve"> </w:t>
      </w:r>
      <w:r w:rsidRPr="002E28FC">
        <w:t>https://viablecities.se/en/48-klimatneutrala-stader-2030/</w:t>
      </w:r>
    </w:p>
  </w:footnote>
  <w:footnote w:id="13">
    <w:p w14:paraId="643F44F7" w14:textId="346CEDB9" w:rsidR="009B74D5" w:rsidRDefault="009B74D5">
      <w:pPr>
        <w:pStyle w:val="FootnoteText"/>
      </w:pPr>
      <w:r>
        <w:rPr>
          <w:rStyle w:val="FootnoteReference"/>
        </w:rPr>
        <w:footnoteRef/>
      </w:r>
      <w:r>
        <w:t xml:space="preserve"> </w:t>
      </w:r>
      <w:r w:rsidRPr="009B74D5">
        <w:t>https://cities2030.es/en/</w:t>
      </w:r>
    </w:p>
  </w:footnote>
  <w:footnote w:id="14">
    <w:p w14:paraId="54690D97" w14:textId="1D80CBE9" w:rsidR="00EA297C" w:rsidRDefault="00EA297C">
      <w:pPr>
        <w:pStyle w:val="FootnoteText"/>
      </w:pPr>
      <w:r>
        <w:rPr>
          <w:rStyle w:val="FootnoteReference"/>
        </w:rPr>
        <w:footnoteRef/>
      </w:r>
      <w:r>
        <w:t xml:space="preserve"> </w:t>
      </w:r>
      <w:r w:rsidRPr="00EA297C">
        <w:t>https://cities2030.es/en/servicios/</w:t>
      </w:r>
    </w:p>
  </w:footnote>
  <w:footnote w:id="15">
    <w:p w14:paraId="67D0C208" w14:textId="1F0931DB" w:rsidR="00BB1FF5" w:rsidRDefault="00BB1FF5">
      <w:pPr>
        <w:pStyle w:val="FootnoteText"/>
      </w:pPr>
      <w:r>
        <w:rPr>
          <w:rStyle w:val="FootnoteReference"/>
        </w:rPr>
        <w:footnoteRef/>
      </w:r>
      <w:r>
        <w:t xml:space="preserve"> </w:t>
      </w:r>
      <w:r w:rsidRPr="009B74D5">
        <w:t>https://cities2030.es/en/</w:t>
      </w:r>
    </w:p>
  </w:footnote>
  <w:footnote w:id="16">
    <w:p w14:paraId="47B86C11" w14:textId="7BE6D572" w:rsidR="00340C7C" w:rsidRDefault="00340C7C">
      <w:pPr>
        <w:pStyle w:val="FootnoteText"/>
      </w:pPr>
      <w:r>
        <w:rPr>
          <w:rStyle w:val="FootnoteReference"/>
        </w:rPr>
        <w:footnoteRef/>
      </w:r>
      <w:r>
        <w:t xml:space="preserve"> Based on the interview with Charlotte</w:t>
      </w:r>
    </w:p>
  </w:footnote>
  <w:footnote w:id="17">
    <w:p w14:paraId="416F4E9E" w14:textId="4F974BB5" w:rsidR="006B5290" w:rsidRDefault="006B5290">
      <w:pPr>
        <w:pStyle w:val="FootnoteText"/>
      </w:pPr>
      <w:r>
        <w:rPr>
          <w:rStyle w:val="FootnoteReference"/>
        </w:rPr>
        <w:footnoteRef/>
      </w:r>
      <w:r>
        <w:t xml:space="preserve"> Climate City Contracts </w:t>
      </w:r>
      <w:r w:rsidR="00E728A0">
        <w:t>presentation shared by Viable Cities, and interview with Charlotte</w:t>
      </w:r>
    </w:p>
  </w:footnote>
  <w:footnote w:id="18">
    <w:p w14:paraId="2F82BF66" w14:textId="12EE80AE" w:rsidR="641F3609" w:rsidRDefault="641F3609" w:rsidP="641F3609">
      <w:pPr>
        <w:pStyle w:val="FootnoteText"/>
      </w:pPr>
      <w:r w:rsidRPr="641F3609">
        <w:rPr>
          <w:rStyle w:val="FootnoteReference"/>
        </w:rPr>
        <w:footnoteRef/>
      </w:r>
      <w:r w:rsidR="2710333A">
        <w:t xml:space="preserve"> https://weadapt.org/knowledge-base/national-adaptation-planning/competence-centre-for-climate-change-in-morocco-4c-maroc/</w:t>
      </w:r>
    </w:p>
  </w:footnote>
  <w:footnote w:id="19">
    <w:p w14:paraId="24DEB7D6" w14:textId="0DDF952A" w:rsidR="009A4473" w:rsidRDefault="009A4473">
      <w:pPr>
        <w:pStyle w:val="FootnoteText"/>
      </w:pPr>
      <w:r>
        <w:rPr>
          <w:rStyle w:val="FootnoteReference"/>
        </w:rPr>
        <w:footnoteRef/>
      </w:r>
      <w:r>
        <w:t xml:space="preserve"> </w:t>
      </w:r>
      <w:r w:rsidRPr="009A4473">
        <w:t>https://viablecities.se/en/klimatneutrala-stader-2030/klimatinvesteringsplaner/</w:t>
      </w:r>
    </w:p>
  </w:footnote>
  <w:footnote w:id="20">
    <w:p w14:paraId="71CA71AE" w14:textId="471B43B8" w:rsidR="009A4473" w:rsidRDefault="009A4473">
      <w:pPr>
        <w:pStyle w:val="FootnoteText"/>
      </w:pPr>
      <w:r>
        <w:rPr>
          <w:rStyle w:val="FootnoteReference"/>
        </w:rPr>
        <w:footnoteRef/>
      </w:r>
      <w:r>
        <w:t xml:space="preserve"> </w:t>
      </w:r>
      <w:r w:rsidR="00475CCB">
        <w:t>Presentation: Climate City Contracts &amp; Joint Commitments between Cities</w:t>
      </w:r>
    </w:p>
  </w:footnote>
  <w:footnote w:id="21">
    <w:p w14:paraId="0170DF59" w14:textId="423AF9C2" w:rsidR="008B09A5" w:rsidRDefault="008B09A5">
      <w:pPr>
        <w:pStyle w:val="FootnoteText"/>
      </w:pPr>
      <w:r>
        <w:rPr>
          <w:rStyle w:val="FootnoteReference"/>
        </w:rPr>
        <w:footnoteRef/>
      </w:r>
      <w:r>
        <w:t xml:space="preserve"> </w:t>
      </w:r>
      <w:r w:rsidR="00845768" w:rsidRPr="00845768">
        <w:t>https://www.c40knowledgehub.org/s/article/Climate-budgeting-framework?language=en_US</w:t>
      </w:r>
    </w:p>
  </w:footnote>
  <w:footnote w:id="22">
    <w:p w14:paraId="3C25896C" w14:textId="25DF7764" w:rsidR="00B40C97" w:rsidRDefault="00B40C97">
      <w:pPr>
        <w:pStyle w:val="FootnoteText"/>
      </w:pPr>
      <w:r>
        <w:rPr>
          <w:rStyle w:val="FootnoteReference"/>
        </w:rPr>
        <w:footnoteRef/>
      </w:r>
      <w:r>
        <w:t xml:space="preserve"> </w:t>
      </w:r>
      <w:r w:rsidRPr="00B40C97">
        <w:t>https://viablecities.se/en/klimatneutrala-stader-2030/klimatinvesteringsplaner/</w:t>
      </w:r>
    </w:p>
  </w:footnote>
  <w:footnote w:id="23">
    <w:p w14:paraId="2C6D951B" w14:textId="77777777" w:rsidR="00C420FA" w:rsidRDefault="00C420FA" w:rsidP="00C420FA">
      <w:pPr>
        <w:pStyle w:val="FootnoteText"/>
      </w:pPr>
      <w:r>
        <w:rPr>
          <w:rStyle w:val="FootnoteReference"/>
        </w:rPr>
        <w:footnoteRef/>
      </w:r>
      <w:r>
        <w:t xml:space="preserve"> The Hague </w:t>
      </w:r>
      <w:hyperlink r:id="rId4" w:history="1">
        <w:r w:rsidRPr="00A57714">
          <w:rPr>
            <w:rStyle w:val="Hyperlink"/>
          </w:rPr>
          <w:t>Climate Investment Plan</w:t>
        </w:r>
      </w:hyperlink>
      <w:r>
        <w:t xml:space="preserve"> as part of the city’s Climate City Contract </w:t>
      </w:r>
    </w:p>
  </w:footnote>
  <w:footnote w:id="24">
    <w:p w14:paraId="09E6FB08" w14:textId="197D6B5B" w:rsidR="002D28D3" w:rsidRDefault="002D28D3">
      <w:pPr>
        <w:pStyle w:val="FootnoteText"/>
      </w:pPr>
      <w:r>
        <w:rPr>
          <w:rStyle w:val="FootnoteReference"/>
        </w:rPr>
        <w:footnoteRef/>
      </w:r>
      <w:r>
        <w:t xml:space="preserve"> </w:t>
      </w:r>
      <w:hyperlink r:id="rId5" w:history="1">
        <w:r w:rsidR="003A50F2" w:rsidRPr="003A50F2">
          <w:rPr>
            <w:rStyle w:val="Hyperlink"/>
          </w:rPr>
          <w:t>C40 Climate Budgeting Framework</w:t>
        </w:r>
      </w:hyperlink>
    </w:p>
  </w:footnote>
  <w:footnote w:id="25">
    <w:p w14:paraId="4F96B692" w14:textId="6B5EF8E2" w:rsidR="00C31349" w:rsidRDefault="00C31349">
      <w:pPr>
        <w:pStyle w:val="FootnoteText"/>
      </w:pPr>
      <w:r>
        <w:rPr>
          <w:rStyle w:val="FootnoteReference"/>
        </w:rPr>
        <w:footnoteRef/>
      </w:r>
      <w:r>
        <w:t xml:space="preserve"> </w:t>
      </w:r>
      <w:r w:rsidR="00C42871">
        <w:t xml:space="preserve">See the </w:t>
      </w:r>
      <w:hyperlink r:id="rId6" w:history="1">
        <w:r w:rsidR="00C42871" w:rsidRPr="00B7052E">
          <w:rPr>
            <w:rStyle w:val="Hyperlink"/>
          </w:rPr>
          <w:t xml:space="preserve">UNDP guidance </w:t>
        </w:r>
        <w:r w:rsidR="00412B7B" w:rsidRPr="00B7052E">
          <w:rPr>
            <w:rStyle w:val="Hyperlink"/>
          </w:rPr>
          <w:t>for governments</w:t>
        </w:r>
      </w:hyperlink>
      <w:r w:rsidR="00412B7B">
        <w:t xml:space="preserve"> in developing countries </w:t>
      </w:r>
      <w:r w:rsidR="00C42871">
        <w:t>on climate budget-tagging</w:t>
      </w:r>
    </w:p>
  </w:footnote>
  <w:footnote w:id="26">
    <w:p w14:paraId="2BE06F3B" w14:textId="77777777" w:rsidR="00553C52" w:rsidRDefault="00553C52" w:rsidP="00553C52">
      <w:pPr>
        <w:pStyle w:val="FootnoteText"/>
      </w:pPr>
      <w:r>
        <w:rPr>
          <w:rStyle w:val="FootnoteReference"/>
        </w:rPr>
        <w:footnoteRef/>
      </w:r>
      <w:r>
        <w:t xml:space="preserve"> See for example, </w:t>
      </w:r>
      <w:hyperlink r:id="rId7" w:history="1">
        <w:r w:rsidRPr="003A50F2">
          <w:rPr>
            <w:rStyle w:val="Hyperlink"/>
          </w:rPr>
          <w:t>Eindhoven-Helmond Climate Investment Plan</w:t>
        </w:r>
      </w:hyperlink>
      <w:r>
        <w:t xml:space="preserve"> as part of the Climate City Contract</w:t>
      </w:r>
    </w:p>
  </w:footnote>
  <w:footnote w:id="27">
    <w:p w14:paraId="440B7967" w14:textId="316B0375" w:rsidR="0049576B" w:rsidRDefault="0049576B">
      <w:pPr>
        <w:pStyle w:val="FootnoteText"/>
      </w:pPr>
      <w:r>
        <w:rPr>
          <w:rStyle w:val="FootnoteReference"/>
        </w:rPr>
        <w:footnoteRef/>
      </w:r>
      <w:r>
        <w:t xml:space="preserve"> Highlighted by Charlotte </w:t>
      </w:r>
      <w:r w:rsidR="00EF6517" w:rsidRPr="00EF6517">
        <w:t>Brynielsson</w:t>
      </w:r>
      <w:r w:rsidR="00EF6517">
        <w:t xml:space="preserve"> during the interview.</w:t>
      </w:r>
    </w:p>
  </w:footnote>
  <w:footnote w:id="28">
    <w:p w14:paraId="53C2239D" w14:textId="08059659" w:rsidR="00E56FA7" w:rsidRDefault="00E56FA7">
      <w:pPr>
        <w:pStyle w:val="FootnoteText"/>
      </w:pPr>
      <w:r>
        <w:rPr>
          <w:rStyle w:val="FootnoteReference"/>
        </w:rPr>
        <w:footnoteRef/>
      </w:r>
      <w:r>
        <w:t xml:space="preserve"> Interview with Olle Dierks</w:t>
      </w:r>
    </w:p>
  </w:footnote>
  <w:footnote w:id="29">
    <w:p w14:paraId="7CED434C" w14:textId="7D981E30" w:rsidR="00756076" w:rsidRDefault="00756076">
      <w:pPr>
        <w:pStyle w:val="FootnoteText"/>
      </w:pPr>
      <w:r>
        <w:rPr>
          <w:rStyle w:val="FootnoteReference"/>
        </w:rPr>
        <w:footnoteRef/>
      </w:r>
      <w:r>
        <w:t xml:space="preserve"> </w:t>
      </w:r>
      <w:hyperlink r:id="rId8" w:history="1">
        <w:r w:rsidR="00E87E37" w:rsidRPr="00E87E37">
          <w:rPr>
            <w:rStyle w:val="Hyperlink"/>
          </w:rPr>
          <w:t>Project Bank of the Green and Resilient Cities Program (PCVR)</w:t>
        </w:r>
      </w:hyperlink>
    </w:p>
  </w:footnote>
  <w:footnote w:id="30">
    <w:p w14:paraId="798FAE89" w14:textId="77777777" w:rsidR="00F11542" w:rsidRDefault="00F11542" w:rsidP="00F11542">
      <w:pPr>
        <w:pStyle w:val="FootnoteText"/>
      </w:pPr>
      <w:r>
        <w:rPr>
          <w:rStyle w:val="FootnoteReference"/>
        </w:rPr>
        <w:footnoteRef/>
      </w:r>
      <w:r>
        <w:t xml:space="preserve"> See “A blueprint for Designing, Funding and Scaling System Demonstrators for Climate Transition in Cities [forthcoming]”</w:t>
      </w:r>
    </w:p>
  </w:footnote>
  <w:footnote w:id="31">
    <w:p w14:paraId="1967C08F" w14:textId="04A4F753" w:rsidR="00807ED4" w:rsidRDefault="00807ED4">
      <w:pPr>
        <w:pStyle w:val="FootnoteText"/>
      </w:pPr>
      <w:r>
        <w:rPr>
          <w:rStyle w:val="FootnoteReference"/>
        </w:rPr>
        <w:footnoteRef/>
      </w:r>
      <w:r>
        <w:t xml:space="preserve"> Interview with Olle Dierks</w:t>
      </w:r>
    </w:p>
  </w:footnote>
  <w:footnote w:id="32">
    <w:p w14:paraId="45B5C10D" w14:textId="11E62299" w:rsidR="00CF712B" w:rsidRDefault="00CF712B">
      <w:pPr>
        <w:pStyle w:val="FootnoteText"/>
      </w:pPr>
      <w:r>
        <w:rPr>
          <w:rStyle w:val="FootnoteReference"/>
        </w:rPr>
        <w:footnoteRef/>
      </w:r>
      <w:r>
        <w:t xml:space="preserve"> This is based on the understanding that a portfolio </w:t>
      </w:r>
      <w:r w:rsidR="008E0C82">
        <w:t>packages</w:t>
      </w:r>
      <w:r>
        <w:t xml:space="preserve"> </w:t>
      </w:r>
      <w:r w:rsidR="008E0C82">
        <w:t xml:space="preserve">pipelines together with </w:t>
      </w:r>
      <w:r>
        <w:t>enabling frameworks</w:t>
      </w:r>
      <w:r w:rsidR="008E0C82">
        <w:t xml:space="preserve">, policies and regulations, and includes governance and implementation-focused activities. </w:t>
      </w:r>
    </w:p>
  </w:footnote>
  <w:footnote w:id="33">
    <w:p w14:paraId="4263A031" w14:textId="2E056470" w:rsidR="00530436" w:rsidRDefault="00530436">
      <w:pPr>
        <w:pStyle w:val="FootnoteText"/>
      </w:pPr>
      <w:r>
        <w:rPr>
          <w:rStyle w:val="FootnoteReference"/>
        </w:rPr>
        <w:footnoteRef/>
      </w:r>
      <w:r>
        <w:t xml:space="preserve"> Interview with Olle Dierks</w:t>
      </w:r>
    </w:p>
  </w:footnote>
  <w:footnote w:id="34">
    <w:p w14:paraId="46A1A7C9" w14:textId="77777777" w:rsidR="001A0305" w:rsidRDefault="001A0305" w:rsidP="001A0305">
      <w:pPr>
        <w:pStyle w:val="FootnoteText"/>
      </w:pPr>
      <w:r>
        <w:rPr>
          <w:rStyle w:val="FootnoteReference"/>
        </w:rPr>
        <w:footnoteRef/>
      </w:r>
      <w:r>
        <w:t xml:space="preserve"> Meeting on grant call framework for urban system demonstrators, 21 May 2026</w:t>
      </w:r>
    </w:p>
  </w:footnote>
  <w:footnote w:id="35">
    <w:p w14:paraId="24FEF19C" w14:textId="67EBDEB3" w:rsidR="00D21373" w:rsidRDefault="00D21373">
      <w:pPr>
        <w:pStyle w:val="FootnoteText"/>
      </w:pPr>
      <w:r>
        <w:rPr>
          <w:rStyle w:val="FootnoteReference"/>
        </w:rPr>
        <w:footnoteRef/>
      </w:r>
      <w:r>
        <w:t xml:space="preserve"> </w:t>
      </w:r>
      <w:hyperlink r:id="rId9" w:history="1">
        <w:r w:rsidR="00186C36" w:rsidRPr="00186C36">
          <w:rPr>
            <w:rStyle w:val="Hyperlink"/>
          </w:rPr>
          <w:t>Project Bank of the Green and Resilient Cities Program (PCVR)</w:t>
        </w:r>
      </w:hyperlink>
    </w:p>
  </w:footnote>
  <w:footnote w:id="36">
    <w:p w14:paraId="52955014" w14:textId="77777777" w:rsidR="000538F7" w:rsidRDefault="000538F7" w:rsidP="000538F7">
      <w:pPr>
        <w:pStyle w:val="FootnoteText"/>
      </w:pPr>
      <w:r>
        <w:rPr>
          <w:rStyle w:val="FootnoteReference"/>
        </w:rPr>
        <w:footnoteRef/>
      </w:r>
      <w:r>
        <w:t xml:space="preserve"> OECD, </w:t>
      </w:r>
      <w:hyperlink r:id="rId10" w:history="1">
        <w:r w:rsidRPr="00205360">
          <w:rPr>
            <w:rStyle w:val="Hyperlink"/>
          </w:rPr>
          <w:t>Intermediary Cities and Climate Change</w:t>
        </w:r>
      </w:hyperlink>
      <w:r>
        <w:t>, 2022</w:t>
      </w:r>
    </w:p>
  </w:footnote>
  <w:footnote w:id="37">
    <w:p w14:paraId="49DAE9FA" w14:textId="77777777" w:rsidR="000538F7" w:rsidRDefault="000538F7" w:rsidP="000538F7">
      <w:pPr>
        <w:pStyle w:val="FootnoteText"/>
      </w:pPr>
      <w:r>
        <w:rPr>
          <w:rStyle w:val="FootnoteReference"/>
        </w:rPr>
        <w:footnoteRef/>
      </w:r>
      <w:r>
        <w:t xml:space="preserve"> </w:t>
      </w:r>
      <w:r w:rsidRPr="00F21319">
        <w:t>https://www.findeter.gov.co/noticias/comunicados/con-166-billones-desembolsados-2220-proyectos-financiados-y-presencia-en-773-municipios-findeter-supera-sus-metas-del-cuatrienio</w:t>
      </w:r>
    </w:p>
  </w:footnote>
  <w:footnote w:id="38">
    <w:p w14:paraId="5D814EA8" w14:textId="76D0143A" w:rsidR="00044784" w:rsidRDefault="00044784" w:rsidP="003B4516">
      <w:pPr>
        <w:pStyle w:val="FootnoteText"/>
      </w:pPr>
      <w:r>
        <w:rPr>
          <w:rStyle w:val="FootnoteReference"/>
        </w:rPr>
        <w:footnoteRef/>
      </w:r>
      <w:r>
        <w:t xml:space="preserve"> Interview with </w:t>
      </w:r>
      <w:r w:rsidR="003B4516">
        <w:t>Björn Lundqvist</w:t>
      </w:r>
      <w:r w:rsidR="00F90BAA">
        <w:t>,</w:t>
      </w:r>
      <w:r w:rsidR="003629EB">
        <w:t xml:space="preserve"> </w:t>
      </w:r>
      <w:r w:rsidR="003629EB" w:rsidRPr="003629EB">
        <w:t>Matt Sundström and Númi Östlund</w:t>
      </w:r>
    </w:p>
  </w:footnote>
  <w:footnote w:id="39">
    <w:p w14:paraId="13E8ACCD" w14:textId="62DCA87E" w:rsidR="000A7145" w:rsidRDefault="000A7145">
      <w:pPr>
        <w:pStyle w:val="FootnoteText"/>
      </w:pPr>
      <w:r>
        <w:rPr>
          <w:rStyle w:val="FootnoteReference"/>
        </w:rPr>
        <w:footnoteRef/>
      </w:r>
      <w:r>
        <w:t xml:space="preserve"> Synthesis based on the interview with Björn Lundqvist - </w:t>
      </w:r>
      <w:r w:rsidR="00925798" w:rsidRPr="00925798">
        <w:t xml:space="preserve">"there </w:t>
      </w:r>
      <w:r w:rsidR="00925798">
        <w:t>are</w:t>
      </w:r>
      <w:r w:rsidR="00925798" w:rsidRPr="00925798">
        <w:t xml:space="preserve"> plenty of funds available but matching </w:t>
      </w:r>
      <w:r w:rsidR="00925798">
        <w:t>those</w:t>
      </w:r>
      <w:r w:rsidR="00925798" w:rsidRPr="00925798">
        <w:t xml:space="preserve"> to local projects is the harder part.</w:t>
      </w:r>
      <w:r w:rsidR="00925798">
        <w:t>”</w:t>
      </w:r>
    </w:p>
  </w:footnote>
  <w:footnote w:id="40">
    <w:p w14:paraId="799ECAF0" w14:textId="77777777" w:rsidR="00B907B1" w:rsidRDefault="00B907B1" w:rsidP="00B907B1">
      <w:pPr>
        <w:pStyle w:val="FootnoteText"/>
      </w:pPr>
      <w:r>
        <w:rPr>
          <w:rStyle w:val="FootnoteReference"/>
        </w:rPr>
        <w:footnoteRef/>
      </w:r>
      <w:r>
        <w:t xml:space="preserve"> Based on the interview with Björn Lundqvist</w:t>
      </w:r>
    </w:p>
  </w:footnote>
  <w:footnote w:id="41">
    <w:p w14:paraId="5BDC5B7D" w14:textId="77777777" w:rsidR="00B907B1" w:rsidRDefault="00B907B1" w:rsidP="00B907B1">
      <w:pPr>
        <w:pStyle w:val="FootnoteText"/>
      </w:pPr>
      <w:r>
        <w:rPr>
          <w:rStyle w:val="FootnoteReference"/>
        </w:rPr>
        <w:footnoteRef/>
      </w:r>
      <w:r>
        <w:t xml:space="preserve"> Based on the interview with Björn Lundqvist </w:t>
      </w:r>
    </w:p>
  </w:footnote>
  <w:footnote w:id="42">
    <w:p w14:paraId="2FAE9F75" w14:textId="77777777" w:rsidR="00B907B1" w:rsidRDefault="00B907B1" w:rsidP="00B907B1">
      <w:pPr>
        <w:pStyle w:val="FootnoteText"/>
      </w:pPr>
      <w:r>
        <w:rPr>
          <w:rStyle w:val="FootnoteReference"/>
        </w:rPr>
        <w:footnoteRef/>
      </w:r>
      <w:r>
        <w:t xml:space="preserve"> Synthesis based on the interview with Björn Lundqvist - “private investors are willing to participate if the risk is well-structured”</w:t>
      </w:r>
    </w:p>
  </w:footnote>
  <w:footnote w:id="43">
    <w:p w14:paraId="1D6BB036" w14:textId="1669A7C4" w:rsidR="000A2D69" w:rsidRDefault="000A2D69">
      <w:pPr>
        <w:pStyle w:val="FootnoteText"/>
      </w:pPr>
      <w:r>
        <w:rPr>
          <w:rStyle w:val="FootnoteReference"/>
        </w:rPr>
        <w:footnoteRef/>
      </w:r>
      <w:r>
        <w:t xml:space="preserve"> </w:t>
      </w:r>
      <w:r w:rsidRPr="000A2D69">
        <w:t>https://www.cif.org/sites/cif_enc/files/knowledge-documents/tcf_kenya_case_study_apr11-compressed.pdf</w:t>
      </w:r>
    </w:p>
  </w:footnote>
  <w:footnote w:id="44">
    <w:p w14:paraId="21172717" w14:textId="0DBD17EB" w:rsidR="001D35B4" w:rsidRDefault="001D35B4">
      <w:pPr>
        <w:pStyle w:val="FootnoteText"/>
      </w:pPr>
      <w:r>
        <w:rPr>
          <w:rStyle w:val="FootnoteReference"/>
        </w:rPr>
        <w:footnoteRef/>
      </w:r>
      <w:r>
        <w:t xml:space="preserve"> </w:t>
      </w:r>
      <w:r w:rsidRPr="001D35B4">
        <w:t>https://napglobalnetwork.org/wp-content/uploads/2018/01/napgn-en-2017-snapshot-kenyas-county-climate-change-funds.pdf</w:t>
      </w:r>
    </w:p>
  </w:footnote>
  <w:footnote w:id="45">
    <w:p w14:paraId="46F108FA" w14:textId="0ACCB9B3" w:rsidR="006F2166" w:rsidRDefault="006F2166">
      <w:pPr>
        <w:pStyle w:val="FootnoteText"/>
      </w:pPr>
      <w:r>
        <w:rPr>
          <w:rStyle w:val="FootnoteReference"/>
        </w:rPr>
        <w:footnoteRef/>
      </w:r>
      <w:r>
        <w:t xml:space="preserve"> </w:t>
      </w:r>
      <w:r w:rsidRPr="006F2166">
        <w:t>https://napglobalnetwork.org/wp-content/uploads/2018/01/napgn-en-2017-snapshot-kenyas-county-climate-change-funds.pdf</w:t>
      </w:r>
    </w:p>
  </w:footnote>
  <w:footnote w:id="46">
    <w:p w14:paraId="6CE613AD" w14:textId="3CEA3A13" w:rsidR="001D1E88" w:rsidRDefault="001D1E88">
      <w:pPr>
        <w:pStyle w:val="FootnoteText"/>
      </w:pPr>
      <w:r>
        <w:rPr>
          <w:rStyle w:val="FootnoteReference"/>
        </w:rPr>
        <w:footnoteRef/>
      </w:r>
      <w:r>
        <w:t xml:space="preserve"> </w:t>
      </w:r>
      <w:r w:rsidRPr="001D1E88">
        <w:t>https://www.cif.org/sites/cif_enc/files/knowledge-documents/tcf_kenya_case_study_apr11-compressed.pdf</w:t>
      </w:r>
    </w:p>
  </w:footnote>
  <w:footnote w:id="47">
    <w:p w14:paraId="102165CC" w14:textId="50DC9E2C" w:rsidR="009A10B6" w:rsidRDefault="009A10B6">
      <w:pPr>
        <w:pStyle w:val="FootnoteText"/>
      </w:pPr>
      <w:r>
        <w:rPr>
          <w:rStyle w:val="FootnoteReference"/>
        </w:rPr>
        <w:footnoteRef/>
      </w:r>
      <w:r>
        <w:t xml:space="preserve"> </w:t>
      </w:r>
      <w:r w:rsidRPr="009A10B6">
        <w:t>http://www2.comune.milano.it/en/-/verde.-piantumazioni-al-via-anche-grazie-ai-donatori-della-raccolta-milano-per-gli-alberi-</w:t>
      </w:r>
    </w:p>
  </w:footnote>
  <w:footnote w:id="48">
    <w:p w14:paraId="63EE7559" w14:textId="6B75CBED" w:rsidR="001504DA" w:rsidRDefault="001504DA">
      <w:pPr>
        <w:pStyle w:val="FootnoteText"/>
      </w:pPr>
      <w:r>
        <w:rPr>
          <w:rStyle w:val="FootnoteReference"/>
        </w:rPr>
        <w:footnoteRef/>
      </w:r>
      <w:r>
        <w:t xml:space="preserve"> Based on the interview with Björn Lundqvist</w:t>
      </w:r>
    </w:p>
  </w:footnote>
  <w:footnote w:id="49">
    <w:p w14:paraId="7BBC0938" w14:textId="18466ED3" w:rsidR="00CC0F66" w:rsidRDefault="00CC0F66">
      <w:pPr>
        <w:pStyle w:val="FootnoteText"/>
      </w:pPr>
      <w:r>
        <w:rPr>
          <w:rStyle w:val="FootnoteReference"/>
        </w:rPr>
        <w:footnoteRef/>
      </w:r>
      <w:r>
        <w:t xml:space="preserve"> </w:t>
      </w:r>
      <w:r w:rsidRPr="00CC0F66">
        <w:t>https://netzerocities.eu/pilot-cities-programme/</w:t>
      </w:r>
    </w:p>
  </w:footnote>
  <w:footnote w:id="50">
    <w:p w14:paraId="6AEECAEB" w14:textId="6031B2C8" w:rsidR="00A95235" w:rsidRDefault="00A95235">
      <w:pPr>
        <w:pStyle w:val="FootnoteText"/>
      </w:pPr>
      <w:r>
        <w:rPr>
          <w:rStyle w:val="FootnoteReference"/>
        </w:rPr>
        <w:footnoteRef/>
      </w:r>
      <w:r w:rsidR="33357F6C">
        <w:t xml:space="preserve"> </w:t>
      </w:r>
      <w:r w:rsidR="33357F6C" w:rsidRPr="00A95235">
        <w:t>https://netzerocities.eu/2024/07/12/banking-on-bristol/</w:t>
      </w:r>
    </w:p>
  </w:footnote>
  <w:footnote w:id="51">
    <w:p w14:paraId="5C8B416A" w14:textId="09224A4A" w:rsidR="00A95235" w:rsidRDefault="00A95235">
      <w:pPr>
        <w:pStyle w:val="FootnoteText"/>
      </w:pPr>
      <w:r>
        <w:rPr>
          <w:rStyle w:val="FootnoteReference"/>
        </w:rPr>
        <w:footnoteRef/>
      </w:r>
      <w:r>
        <w:t xml:space="preserve"> </w:t>
      </w:r>
      <w:r w:rsidRPr="00A95235">
        <w:t>https://news.bristol.gov.uk/press-releases/955534d8-ed87-4515-9ad0-39e15b6bc81d/investing-in-a-greener-future-for-bristol</w:t>
      </w:r>
    </w:p>
  </w:footnote>
  <w:footnote w:id="52">
    <w:p w14:paraId="69740E80" w14:textId="737D1D12" w:rsidR="00D47A5C" w:rsidRDefault="00D47A5C">
      <w:pPr>
        <w:pStyle w:val="FootnoteText"/>
      </w:pPr>
      <w:r>
        <w:rPr>
          <w:rStyle w:val="FootnoteReference"/>
        </w:rPr>
        <w:footnoteRef/>
      </w:r>
      <w:r>
        <w:t xml:space="preserve"> </w:t>
      </w:r>
      <w:r w:rsidRPr="00D47A5C">
        <w:t>https://www.bristolcityleap.co.uk/community/community-energy-fund/</w:t>
      </w:r>
    </w:p>
  </w:footnote>
  <w:footnote w:id="53">
    <w:p w14:paraId="5ACFBB0B" w14:textId="15F8FB3D" w:rsidR="00622BFB" w:rsidRDefault="00622BFB">
      <w:pPr>
        <w:pStyle w:val="FootnoteText"/>
      </w:pPr>
      <w:r>
        <w:rPr>
          <w:rStyle w:val="FootnoteReference"/>
        </w:rPr>
        <w:footnoteRef/>
      </w:r>
      <w:r>
        <w:t xml:space="preserve"> </w:t>
      </w:r>
      <w:r w:rsidRPr="00622BFB">
        <w:t>https://www.uncdf.org/local?trk=public_post-text</w:t>
      </w:r>
    </w:p>
  </w:footnote>
  <w:footnote w:id="54">
    <w:p w14:paraId="4EF6B0AA" w14:textId="304E07B5" w:rsidR="001145B2" w:rsidRDefault="001145B2">
      <w:pPr>
        <w:pStyle w:val="FootnoteText"/>
      </w:pPr>
      <w:r>
        <w:rPr>
          <w:rStyle w:val="FootnoteReference"/>
        </w:rPr>
        <w:footnoteRef/>
      </w:r>
      <w:r>
        <w:t xml:space="preserve"> </w:t>
      </w:r>
      <w:r w:rsidRPr="001145B2">
        <w:t>https://www.uncdf.org/download/file/127/5893/localbrochureenpdf</w:t>
      </w:r>
    </w:p>
  </w:footnote>
  <w:footnote w:id="55">
    <w:p w14:paraId="64F44ADE" w14:textId="77777777" w:rsidR="00A57E5D" w:rsidRDefault="00A57E5D" w:rsidP="00A57E5D">
      <w:pPr>
        <w:pStyle w:val="FootnoteText"/>
      </w:pPr>
      <w:r>
        <w:rPr>
          <w:rStyle w:val="FootnoteReference"/>
        </w:rPr>
        <w:footnoteRef/>
      </w:r>
      <w:r>
        <w:t xml:space="preserve"> </w:t>
      </w:r>
      <w:r w:rsidRPr="0071684B">
        <w:t>https://documents1.worldbank.org/curated/en/702211472040099035/pdf/107974-BRI-P159188-BlendedFinanceCasesIndia-PUBLIC.pdf?trk=public_post_comment-text</w:t>
      </w:r>
    </w:p>
  </w:footnote>
  <w:footnote w:id="56">
    <w:p w14:paraId="0AE924D5" w14:textId="77777777" w:rsidR="00A57E5D" w:rsidRDefault="00A57E5D" w:rsidP="00A57E5D">
      <w:pPr>
        <w:pStyle w:val="FootnoteText"/>
      </w:pPr>
      <w:r>
        <w:rPr>
          <w:rStyle w:val="FootnoteReference"/>
        </w:rPr>
        <w:footnoteRef/>
      </w:r>
      <w:hyperlink r:id="rId11" w:history="1">
        <w:r w:rsidRPr="00553084">
          <w:rPr>
            <w:rStyle w:val="Hyperlink"/>
          </w:rPr>
          <w:t>https://www.pib.gov.in/newsite/erelcontent.aspx?relid=21070&amp;utm_source=chatgpt.com&amp;reg=48&amp;lang=2</w:t>
        </w:r>
      </w:hyperlink>
    </w:p>
  </w:footnote>
  <w:footnote w:id="57">
    <w:p w14:paraId="42EECCDF" w14:textId="7BDD6B57" w:rsidR="00D41121" w:rsidRDefault="00D41121">
      <w:pPr>
        <w:pStyle w:val="FootnoteText"/>
      </w:pPr>
      <w:r>
        <w:rPr>
          <w:rStyle w:val="FootnoteReference"/>
        </w:rPr>
        <w:footnoteRef/>
      </w:r>
      <w:r>
        <w:t xml:space="preserve"> </w:t>
      </w:r>
      <w:r w:rsidRPr="00D41121">
        <w:t>Green Bonds programme – City of Lund</w:t>
      </w:r>
    </w:p>
  </w:footnote>
  <w:footnote w:id="58">
    <w:p w14:paraId="6D8791E7" w14:textId="1416DEEC" w:rsidR="00C3027E" w:rsidRDefault="00C3027E">
      <w:pPr>
        <w:pStyle w:val="FootnoteText"/>
      </w:pPr>
      <w:r>
        <w:rPr>
          <w:rStyle w:val="FootnoteReference"/>
        </w:rPr>
        <w:footnoteRef/>
      </w:r>
      <w:r>
        <w:t xml:space="preserve"> Based on the interview with </w:t>
      </w:r>
      <w:r w:rsidR="00BD2115" w:rsidRPr="00BD2115">
        <w:t>Björn Lundqvist</w:t>
      </w:r>
      <w:r w:rsidR="00334F31">
        <w:t xml:space="preserve">, </w:t>
      </w:r>
      <w:r w:rsidR="007B11CF" w:rsidRPr="007B11CF">
        <w:t>Matt Sundström</w:t>
      </w:r>
      <w:r w:rsidR="007B11CF">
        <w:t xml:space="preserve"> and </w:t>
      </w:r>
      <w:r w:rsidR="00FC3692" w:rsidRPr="00FC3692">
        <w:t>Númi Östlund</w:t>
      </w:r>
      <w:r w:rsidR="00FC3692">
        <w:t xml:space="preserve">, all of whom stressed that </w:t>
      </w:r>
      <w:r w:rsidR="00874916">
        <w:t>local investment structures could take different forms based on the extent of</w:t>
      </w:r>
      <w:r w:rsidR="007D094A">
        <w:t xml:space="preserve"> local financial capacities, balance sheet strength and enabling environments. </w:t>
      </w:r>
    </w:p>
  </w:footnote>
  <w:footnote w:id="59">
    <w:p w14:paraId="238B72D9" w14:textId="6F0A88BF" w:rsidR="00D040D4" w:rsidRDefault="00D040D4">
      <w:pPr>
        <w:pStyle w:val="FootnoteText"/>
      </w:pPr>
      <w:r>
        <w:rPr>
          <w:rStyle w:val="FootnoteReference"/>
        </w:rPr>
        <w:footnoteRef/>
      </w:r>
      <w:r>
        <w:t xml:space="preserve"> Based on the interview with Olle Dierks</w:t>
      </w:r>
    </w:p>
  </w:footnote>
  <w:footnote w:id="60">
    <w:p w14:paraId="476C2335" w14:textId="50EE971B" w:rsidR="00800972" w:rsidRDefault="00800972">
      <w:pPr>
        <w:pStyle w:val="FootnoteText"/>
      </w:pPr>
      <w:r>
        <w:rPr>
          <w:rStyle w:val="FootnoteReference"/>
        </w:rPr>
        <w:footnoteRef/>
      </w:r>
      <w:r>
        <w:t xml:space="preserve"> Based on the interview with </w:t>
      </w:r>
      <w:r w:rsidRPr="00BD2115">
        <w:t>Björn Lundqvist</w:t>
      </w:r>
    </w:p>
  </w:footnote>
  <w:footnote w:id="61">
    <w:p w14:paraId="78E681E3" w14:textId="0666D74C" w:rsidR="004A5CFC" w:rsidRDefault="004A5CFC">
      <w:pPr>
        <w:pStyle w:val="FootnoteText"/>
      </w:pPr>
      <w:r>
        <w:rPr>
          <w:rStyle w:val="FootnoteReference"/>
        </w:rPr>
        <w:footnoteRef/>
      </w:r>
      <w:r>
        <w:t xml:space="preserve"> Based on the interview with Olle Dierks explaining the need for competen</w:t>
      </w:r>
      <w:r w:rsidR="00F65F7B">
        <w:t>t fund management to set up local climate investment structures like that in Bristol</w:t>
      </w:r>
    </w:p>
  </w:footnote>
  <w:footnote w:id="62">
    <w:p w14:paraId="073585A5" w14:textId="61D6E60A" w:rsidR="00547111" w:rsidRDefault="00547111">
      <w:pPr>
        <w:pStyle w:val="FootnoteText"/>
      </w:pPr>
      <w:r>
        <w:rPr>
          <w:rStyle w:val="FootnoteReference"/>
        </w:rPr>
        <w:footnoteRef/>
      </w:r>
      <w:r>
        <w:t xml:space="preserve"> Interview with Olle Dierks revealed that the Viability Fund for Cities (discussed in 5.2) </w:t>
      </w:r>
      <w:r w:rsidR="00EB2D16">
        <w:t xml:space="preserve">aims to play this fund manager and intermediary role, especially for local governments </w:t>
      </w:r>
      <w:r w:rsidR="0073297D">
        <w:t xml:space="preserve">in EMDEs. </w:t>
      </w:r>
    </w:p>
  </w:footnote>
  <w:footnote w:id="63">
    <w:p w14:paraId="55EB0C02" w14:textId="77777777" w:rsidR="00B34AFF" w:rsidRDefault="00B34AFF" w:rsidP="00B34AFF">
      <w:pPr>
        <w:pStyle w:val="FootnoteText"/>
      </w:pPr>
      <w:r>
        <w:rPr>
          <w:rStyle w:val="FootnoteReference"/>
        </w:rPr>
        <w:footnoteRef/>
      </w:r>
      <w:r>
        <w:t xml:space="preserve"> For a discussion on this, see CCFLA report </w:t>
      </w:r>
      <w:hyperlink r:id="rId12" w:history="1">
        <w:r w:rsidRPr="00965CEB">
          <w:rPr>
            <w:rStyle w:val="Hyperlink"/>
          </w:rPr>
          <w:t>Accelerating Urban Climate Finance in Low- and Middle-Income Countries: An Important Strategic Dimension of MDB Reform</w:t>
        </w:r>
      </w:hyperlink>
    </w:p>
  </w:footnote>
  <w:footnote w:id="64">
    <w:p w14:paraId="35389A8B" w14:textId="77777777" w:rsidR="00B34AFF" w:rsidRDefault="00B34AFF" w:rsidP="00B34AFF">
      <w:pPr>
        <w:pStyle w:val="FootnoteText"/>
      </w:pPr>
      <w:r>
        <w:rPr>
          <w:rStyle w:val="FootnoteReference"/>
        </w:rPr>
        <w:footnoteRef/>
      </w:r>
      <w:r>
        <w:t xml:space="preserve"> See CCFLA report, </w:t>
      </w:r>
      <w:hyperlink r:id="rId13" w:history="1">
        <w:r w:rsidRPr="001E0493">
          <w:rPr>
            <w:rStyle w:val="Hyperlink"/>
          </w:rPr>
          <w:t>Financial Aggregation for Cities</w:t>
        </w:r>
      </w:hyperlink>
    </w:p>
  </w:footnote>
  <w:footnote w:id="65">
    <w:p w14:paraId="578D9CF6" w14:textId="77777777" w:rsidR="00B34AFF" w:rsidRDefault="00B34AFF" w:rsidP="00B34AFF">
      <w:pPr>
        <w:pStyle w:val="FootnoteText"/>
      </w:pPr>
      <w:r>
        <w:rPr>
          <w:rStyle w:val="FootnoteReference"/>
        </w:rPr>
        <w:footnoteRef/>
      </w:r>
      <w:r>
        <w:t xml:space="preserve"> For more information about appropriate de-risking tools, see this World Bank </w:t>
      </w:r>
      <w:hyperlink r:id="rId14" w:history="1">
        <w:r w:rsidRPr="00F50D9D">
          <w:rPr>
            <w:rStyle w:val="Hyperlink"/>
          </w:rPr>
          <w:t>guidance</w:t>
        </w:r>
      </w:hyperlink>
      <w:r>
        <w:t xml:space="preserve"> and CCFLA Financial Instruments </w:t>
      </w:r>
      <w:hyperlink r:id="rId15" w:history="1">
        <w:r w:rsidRPr="00F50D9D">
          <w:rPr>
            <w:rStyle w:val="Hyperlink"/>
          </w:rPr>
          <w:t>Toolkit</w:t>
        </w:r>
      </w:hyperlink>
    </w:p>
  </w:footnote>
  <w:footnote w:id="66">
    <w:p w14:paraId="6ECB7ABB" w14:textId="77777777" w:rsidR="00B34AFF" w:rsidRDefault="00B34AFF" w:rsidP="00B34AFF">
      <w:pPr>
        <w:pStyle w:val="FootnoteText"/>
      </w:pPr>
      <w:r>
        <w:rPr>
          <w:rStyle w:val="FootnoteReference"/>
        </w:rPr>
        <w:footnoteRef/>
      </w:r>
      <w:r>
        <w:t xml:space="preserve"> For a discussion on blended finance, see the OECD Blended Finance </w:t>
      </w:r>
      <w:hyperlink r:id="rId16" w:history="1">
        <w:r>
          <w:rPr>
            <w:rStyle w:val="Hyperlink"/>
          </w:rPr>
          <w:t>G</w:t>
        </w:r>
        <w:r w:rsidRPr="009351EB">
          <w:rPr>
            <w:rStyle w:val="Hyperlink"/>
          </w:rPr>
          <w:t>uidance</w:t>
        </w:r>
      </w:hyperlink>
      <w:r>
        <w:t xml:space="preserve"> 2025 and World Bank </w:t>
      </w:r>
      <w:hyperlink r:id="rId17" w:history="1">
        <w:r w:rsidRPr="005E0D79">
          <w:rPr>
            <w:rStyle w:val="Hyperlink"/>
          </w:rPr>
          <w:t>State of Blended Finance 2024: Climate Edition</w:t>
        </w:r>
      </w:hyperlink>
    </w:p>
  </w:footnote>
  <w:footnote w:id="67">
    <w:p w14:paraId="0F305152" w14:textId="77777777" w:rsidR="00B34AFF" w:rsidRDefault="00B34AFF" w:rsidP="00B34AFF">
      <w:pPr>
        <w:pStyle w:val="FootnoteText"/>
      </w:pPr>
      <w:r>
        <w:rPr>
          <w:rStyle w:val="FootnoteReference"/>
        </w:rPr>
        <w:footnoteRef/>
      </w:r>
      <w:r>
        <w:t xml:space="preserve"> OECD Blended Finance Guidance 2025, </w:t>
      </w:r>
      <w:hyperlink r:id="rId18" w:anchor="chapter-d1e6114-6728c644a5" w:history="1">
        <w:r w:rsidRPr="00137597">
          <w:rPr>
            <w:rStyle w:val="Hyperlink"/>
          </w:rPr>
          <w:t>Principle 3</w:t>
        </w:r>
      </w:hyperlink>
    </w:p>
  </w:footnote>
  <w:footnote w:id="68">
    <w:p w14:paraId="4BAC7428" w14:textId="77777777" w:rsidR="00B34AFF" w:rsidRDefault="00B34AFF" w:rsidP="00B34AFF">
      <w:pPr>
        <w:pStyle w:val="FootnoteText"/>
      </w:pPr>
      <w:r>
        <w:rPr>
          <w:rStyle w:val="FootnoteReference"/>
        </w:rPr>
        <w:footnoteRef/>
      </w:r>
      <w:r>
        <w:t xml:space="preserve"> OECD Blended Finance Guidance 2025, </w:t>
      </w:r>
      <w:hyperlink r:id="rId19" w:anchor="chapter-d1e7708-49a9c6b371" w:history="1">
        <w:r w:rsidRPr="002A6C37">
          <w:rPr>
            <w:rStyle w:val="Hyperlink"/>
          </w:rPr>
          <w:t>Principle 4</w:t>
        </w:r>
      </w:hyperlink>
    </w:p>
  </w:footnote>
  <w:footnote w:id="69">
    <w:p w14:paraId="1C093BB5" w14:textId="77777777" w:rsidR="00916884" w:rsidRDefault="00916884" w:rsidP="00916884">
      <w:pPr>
        <w:pStyle w:val="FootnoteText"/>
      </w:pPr>
      <w:r>
        <w:rPr>
          <w:rStyle w:val="FootnoteReference"/>
        </w:rPr>
        <w:footnoteRef/>
      </w:r>
      <w:r>
        <w:t xml:space="preserve"> Based on the interview with Olle Dierks</w:t>
      </w:r>
    </w:p>
  </w:footnote>
  <w:footnote w:id="70">
    <w:p w14:paraId="2B897DD0" w14:textId="17406134" w:rsidR="00CF65C9" w:rsidRDefault="00CF65C9">
      <w:pPr>
        <w:pStyle w:val="FootnoteText"/>
      </w:pPr>
      <w:r>
        <w:rPr>
          <w:rStyle w:val="FootnoteReference"/>
        </w:rPr>
        <w:footnoteRef/>
      </w:r>
      <w:r>
        <w:t xml:space="preserve"> </w:t>
      </w:r>
      <w:r w:rsidRPr="00CF65C9">
        <w:t>https://www.oecd.org/en/publications/blended-finance-case-studies_2fb90b9a-en/infracredit-making-infrastructure-projects-in-nigeria-more-bankable-through-credit-enhancement_bdb679c6-en.html</w:t>
      </w:r>
    </w:p>
  </w:footnote>
  <w:footnote w:id="71">
    <w:p w14:paraId="235E82DA" w14:textId="72ACC8F9" w:rsidR="00CF65C9" w:rsidRDefault="00CF65C9">
      <w:pPr>
        <w:pStyle w:val="FootnoteText"/>
      </w:pPr>
      <w:r>
        <w:rPr>
          <w:rStyle w:val="FootnoteReference"/>
        </w:rPr>
        <w:footnoteRef/>
      </w:r>
      <w:r>
        <w:t xml:space="preserve"> Ibid.</w:t>
      </w:r>
    </w:p>
  </w:footnote>
  <w:footnote w:id="72">
    <w:p w14:paraId="7AE23066" w14:textId="0F415EE0" w:rsidR="005A5A12" w:rsidRDefault="005A5A12">
      <w:pPr>
        <w:pStyle w:val="FootnoteText"/>
      </w:pPr>
      <w:r>
        <w:rPr>
          <w:rStyle w:val="FootnoteReference"/>
        </w:rPr>
        <w:footnoteRef/>
      </w:r>
      <w:r>
        <w:t xml:space="preserve"> </w:t>
      </w:r>
      <w:r w:rsidR="00CD5ECF">
        <w:t>Based on the interview</w:t>
      </w:r>
      <w:r w:rsidR="004E5B5A">
        <w:t xml:space="preserve"> with Olle Dierks,</w:t>
      </w:r>
      <w:r w:rsidR="006578A1">
        <w:t xml:space="preserve"> highlighting the Viability Fund’s plans </w:t>
      </w:r>
      <w:r w:rsidR="00BE13EC">
        <w:t xml:space="preserve">to </w:t>
      </w:r>
      <w:r w:rsidR="00585FD7">
        <w:t>start operations in EMDEs from the beginning.</w:t>
      </w:r>
    </w:p>
  </w:footnote>
  <w:footnote w:id="73">
    <w:p w14:paraId="027F9F40" w14:textId="11292B11" w:rsidR="00027C73" w:rsidRDefault="00027C73">
      <w:pPr>
        <w:pStyle w:val="FootnoteText"/>
      </w:pPr>
      <w:r>
        <w:rPr>
          <w:rStyle w:val="FootnoteReference"/>
        </w:rPr>
        <w:footnoteRef/>
      </w:r>
      <w:r>
        <w:t xml:space="preserve"> Interview with Olle Dierks</w:t>
      </w:r>
    </w:p>
  </w:footnote>
  <w:footnote w:id="74">
    <w:p w14:paraId="76EBE79A" w14:textId="74902905" w:rsidR="0089321A" w:rsidRDefault="0089321A">
      <w:pPr>
        <w:pStyle w:val="FootnoteText"/>
      </w:pPr>
      <w:r>
        <w:rPr>
          <w:rStyle w:val="FootnoteReference"/>
        </w:rPr>
        <w:footnoteRef/>
      </w:r>
      <w:r>
        <w:t xml:space="preserve"> Interview with Olle Dierks</w:t>
      </w:r>
    </w:p>
  </w:footnote>
  <w:footnote w:id="75">
    <w:p w14:paraId="6E8F3C62" w14:textId="61980814" w:rsidR="000C0EF4" w:rsidRDefault="000C0EF4">
      <w:pPr>
        <w:pStyle w:val="FootnoteText"/>
      </w:pPr>
      <w:r>
        <w:rPr>
          <w:rStyle w:val="FootnoteReference"/>
        </w:rPr>
        <w:footnoteRef/>
      </w:r>
      <w:r>
        <w:t xml:space="preserve"> Interview with Olle Dierks</w:t>
      </w:r>
    </w:p>
  </w:footnote>
  <w:footnote w:id="76">
    <w:p w14:paraId="0F9EE876" w14:textId="2386F85C" w:rsidR="003F3586" w:rsidRDefault="003F3586">
      <w:pPr>
        <w:pStyle w:val="FootnoteText"/>
      </w:pPr>
      <w:r>
        <w:rPr>
          <w:rStyle w:val="FootnoteReference"/>
        </w:rPr>
        <w:footnoteRef/>
      </w:r>
      <w:r>
        <w:t xml:space="preserve"> Interview with Olle Dierks</w:t>
      </w:r>
    </w:p>
  </w:footnote>
  <w:footnote w:id="77">
    <w:p w14:paraId="6C0201A9" w14:textId="049240A0" w:rsidR="00F01BC6" w:rsidRDefault="00F01BC6">
      <w:pPr>
        <w:pStyle w:val="FootnoteText"/>
      </w:pPr>
      <w:r>
        <w:rPr>
          <w:rStyle w:val="FootnoteReference"/>
        </w:rPr>
        <w:footnoteRef/>
      </w:r>
      <w:r>
        <w:t xml:space="preserve"> Urban Systems Demonstrators Concept Note</w:t>
      </w:r>
    </w:p>
  </w:footnote>
  <w:footnote w:id="78">
    <w:p w14:paraId="204594B2" w14:textId="21B4D71A" w:rsidR="007E773E" w:rsidRDefault="007E773E">
      <w:pPr>
        <w:pStyle w:val="FootnoteText"/>
      </w:pPr>
      <w:r>
        <w:rPr>
          <w:rStyle w:val="FootnoteReference"/>
        </w:rPr>
        <w:footnoteRef/>
      </w:r>
      <w:r>
        <w:t xml:space="preserve"> Ibid. </w:t>
      </w:r>
    </w:p>
  </w:footnote>
  <w:footnote w:id="79">
    <w:p w14:paraId="076834C1" w14:textId="77777777" w:rsidR="002A3AB4" w:rsidRDefault="002A3AB4" w:rsidP="002A3AB4">
      <w:pPr>
        <w:pStyle w:val="FootnoteText"/>
      </w:pPr>
      <w:r>
        <w:rPr>
          <w:rStyle w:val="FootnoteReference"/>
        </w:rPr>
        <w:footnoteRef/>
      </w:r>
      <w:r>
        <w:t xml:space="preserve"> Interview with Olle Dierks</w:t>
      </w:r>
    </w:p>
  </w:footnote>
  <w:footnote w:id="80">
    <w:p w14:paraId="43BC7DD2" w14:textId="77777777" w:rsidR="002A3AB4" w:rsidRDefault="002A3AB4" w:rsidP="002A3AB4">
      <w:pPr>
        <w:pStyle w:val="FootnoteText"/>
      </w:pPr>
      <w:r>
        <w:rPr>
          <w:rStyle w:val="FootnoteReference"/>
        </w:rPr>
        <w:footnoteRef/>
      </w:r>
      <w:r>
        <w:t xml:space="preserve"> Ibid</w:t>
      </w:r>
    </w:p>
  </w:footnote>
  <w:footnote w:id="81">
    <w:p w14:paraId="3133B37D" w14:textId="77777777" w:rsidR="002A3AB4" w:rsidRDefault="002A3AB4" w:rsidP="002A3AB4">
      <w:pPr>
        <w:pStyle w:val="FootnoteText"/>
      </w:pPr>
      <w:r>
        <w:rPr>
          <w:rStyle w:val="FootnoteReference"/>
        </w:rPr>
        <w:footnoteRef/>
      </w:r>
      <w:r>
        <w:t xml:space="preserve"> Ibid.</w:t>
      </w:r>
    </w:p>
  </w:footnote>
  <w:footnote w:id="82">
    <w:p w14:paraId="27797FDA" w14:textId="77777777" w:rsidR="002A3AB4" w:rsidRDefault="002A3AB4" w:rsidP="002A3AB4">
      <w:pPr>
        <w:pStyle w:val="FootnoteText"/>
      </w:pPr>
      <w:r>
        <w:rPr>
          <w:rStyle w:val="FootnoteReference"/>
        </w:rPr>
        <w:footnoteRef/>
      </w:r>
      <w:r>
        <w:t xml:space="preserve"> Ibid</w:t>
      </w:r>
    </w:p>
  </w:footnote>
  <w:footnote w:id="83">
    <w:p w14:paraId="469C1130" w14:textId="2102A529" w:rsidR="00915149" w:rsidRDefault="00915149">
      <w:pPr>
        <w:pStyle w:val="FootnoteText"/>
      </w:pPr>
      <w:r>
        <w:rPr>
          <w:rStyle w:val="FootnoteReference"/>
        </w:rPr>
        <w:footnoteRef/>
      </w:r>
      <w:r>
        <w:t xml:space="preserve"> </w:t>
      </w:r>
      <w:r w:rsidR="00161DE7">
        <w:t>Based on literature shared by Olle Dierks, “Bogota – Winning Team – Green Routes.”</w:t>
      </w:r>
    </w:p>
  </w:footnote>
  <w:footnote w:id="84">
    <w:p w14:paraId="754D48AB" w14:textId="1B2A0AAF" w:rsidR="002D7871" w:rsidRDefault="002D7871">
      <w:pPr>
        <w:pStyle w:val="FootnoteText"/>
      </w:pPr>
      <w:r>
        <w:rPr>
          <w:rStyle w:val="FootnoteReference"/>
        </w:rPr>
        <w:footnoteRef/>
      </w:r>
      <w:r>
        <w:t xml:space="preserve"> </w:t>
      </w:r>
      <w:r w:rsidR="00C472ED">
        <w:t>Interview with Olle Dierks</w:t>
      </w:r>
    </w:p>
  </w:footnote>
  <w:footnote w:id="85">
    <w:p w14:paraId="0DBC8D55" w14:textId="4C684251" w:rsidR="00F86204" w:rsidRDefault="00F86204">
      <w:pPr>
        <w:pStyle w:val="FootnoteText"/>
      </w:pPr>
      <w:r>
        <w:rPr>
          <w:rStyle w:val="FootnoteReference"/>
        </w:rPr>
        <w:footnoteRef/>
      </w:r>
      <w:r>
        <w:t xml:space="preserve"> Based on </w:t>
      </w:r>
      <w:r w:rsidR="00D22F29">
        <w:t>the literature shared by Olle Dierks, “Green City Community Brief.”</w:t>
      </w:r>
    </w:p>
  </w:footnote>
  <w:footnote w:id="86">
    <w:p w14:paraId="7BC293A5" w14:textId="47A76AF1" w:rsidR="00B907B1" w:rsidRDefault="00B907B1">
      <w:pPr>
        <w:pStyle w:val="FootnoteText"/>
      </w:pPr>
      <w:r>
        <w:rPr>
          <w:rStyle w:val="FootnoteReference"/>
        </w:rPr>
        <w:footnoteRef/>
      </w:r>
      <w:r>
        <w:t xml:space="preserve"> Interview with Olle Dierks</w:t>
      </w:r>
    </w:p>
  </w:footnote>
  <w:footnote w:id="87">
    <w:p w14:paraId="44979D49" w14:textId="0BDFCF75" w:rsidR="00186F11" w:rsidRDefault="00186F11">
      <w:pPr>
        <w:pStyle w:val="FootnoteText"/>
      </w:pPr>
      <w:r>
        <w:rPr>
          <w:rStyle w:val="FootnoteReference"/>
        </w:rPr>
        <w:footnoteRef/>
      </w:r>
      <w:r>
        <w:t xml:space="preserve"> CCFLA Central Asia Hub </w:t>
      </w:r>
      <w:hyperlink r:id="rId20" w:history="1">
        <w:r w:rsidRPr="00186F11">
          <w:rPr>
            <w:rStyle w:val="Hyperlink"/>
          </w:rPr>
          <w:t>Synthesis Report</w:t>
        </w:r>
      </w:hyperlink>
    </w:p>
  </w:footnote>
  <w:footnote w:id="88">
    <w:p w14:paraId="00A756F4" w14:textId="2122800B" w:rsidR="00353EBB" w:rsidRDefault="00353EBB">
      <w:pPr>
        <w:pStyle w:val="FootnoteText"/>
      </w:pPr>
      <w:r>
        <w:rPr>
          <w:rStyle w:val="FootnoteReference"/>
        </w:rPr>
        <w:footnoteRef/>
      </w:r>
      <w:r>
        <w:t xml:space="preserve"> </w:t>
      </w:r>
      <w:r w:rsidRPr="00353EBB">
        <w:t>https://citiesclimatefinance.org/brazil-hub</w:t>
      </w:r>
    </w:p>
  </w:footnote>
  <w:footnote w:id="89">
    <w:p w14:paraId="70AC99C7" w14:textId="34D6F974" w:rsidR="0076114F" w:rsidRDefault="0076114F">
      <w:pPr>
        <w:pStyle w:val="FootnoteText"/>
      </w:pPr>
      <w:r>
        <w:rPr>
          <w:rStyle w:val="FootnoteReference"/>
        </w:rPr>
        <w:footnoteRef/>
      </w:r>
      <w:r>
        <w:t xml:space="preserve"> A Blueprint for Designing, Funding and Scaling System Demonstrators for Climate Transition in Cities (zero draft) and CCFLA Central Asia Hub </w:t>
      </w:r>
      <w:hyperlink r:id="rId21" w:history="1">
        <w:r w:rsidRPr="00186F11">
          <w:rPr>
            <w:rStyle w:val="Hyperlink"/>
          </w:rPr>
          <w:t>Synthesis Report</w:t>
        </w:r>
      </w:hyperlink>
    </w:p>
  </w:footnote>
  <w:footnote w:id="90">
    <w:p w14:paraId="34F47EC9" w14:textId="01F6D8F0" w:rsidR="00AC17FF" w:rsidRDefault="00AC17FF">
      <w:pPr>
        <w:pStyle w:val="FootnoteText"/>
      </w:pPr>
      <w:r>
        <w:rPr>
          <w:rStyle w:val="FootnoteReference"/>
        </w:rPr>
        <w:footnoteRef/>
      </w:r>
      <w:r>
        <w:t xml:space="preserve"> Interview with Olle Dierks</w:t>
      </w:r>
    </w:p>
  </w:footnote>
  <w:footnote w:id="91">
    <w:p w14:paraId="18698313" w14:textId="707F4B2D" w:rsidR="00FC3738" w:rsidRDefault="00FC3738">
      <w:pPr>
        <w:pStyle w:val="FootnoteText"/>
      </w:pPr>
      <w:r>
        <w:rPr>
          <w:rStyle w:val="FootnoteReference"/>
        </w:rPr>
        <w:footnoteRef/>
      </w:r>
      <w:r>
        <w:t xml:space="preserve"> For example, </w:t>
      </w:r>
      <w:r w:rsidR="0003156C">
        <w:t xml:space="preserve">Central Asia Hub identified the absence of objective baseline data for cities and business, which limited progress in </w:t>
      </w:r>
      <w:r w:rsidR="00911587">
        <w:t xml:space="preserve">the implementation of building retrofits. </w:t>
      </w:r>
    </w:p>
  </w:footnote>
  <w:footnote w:id="92">
    <w:p w14:paraId="7D2605BA" w14:textId="0A9EF358" w:rsidR="00E81662" w:rsidRDefault="00E81662">
      <w:pPr>
        <w:pStyle w:val="FootnoteText"/>
      </w:pPr>
      <w:r>
        <w:rPr>
          <w:rStyle w:val="FootnoteReference"/>
        </w:rPr>
        <w:footnoteRef/>
      </w:r>
      <w:r>
        <w:t xml:space="preserve"> </w:t>
      </w:r>
      <w:r w:rsidR="00347FE0" w:rsidRPr="00347FE0">
        <w:t>https://citiesclimatefinance.org/publications/catalyzing-aggregated-purchasing-power</w:t>
      </w:r>
    </w:p>
  </w:footnote>
  <w:footnote w:id="93">
    <w:p w14:paraId="1B787B0A" w14:textId="0FD5CDB5" w:rsidR="0062083C" w:rsidRDefault="0062083C">
      <w:pPr>
        <w:pStyle w:val="FootnoteText"/>
      </w:pPr>
      <w:r>
        <w:rPr>
          <w:rStyle w:val="FootnoteReference"/>
        </w:rPr>
        <w:footnoteRef/>
      </w:r>
      <w:r>
        <w:t xml:space="preserve"> Ibid. </w:t>
      </w:r>
    </w:p>
  </w:footnote>
  <w:footnote w:id="94">
    <w:p w14:paraId="2B9B63BB" w14:textId="77777777" w:rsidR="00A459B2" w:rsidRDefault="00A459B2">
      <w:pPr>
        <w:pStyle w:val="FootnoteText"/>
      </w:pPr>
      <w:r>
        <w:rPr>
          <w:rStyle w:val="FootnoteReference"/>
        </w:rPr>
        <w:footnoteRef/>
      </w:r>
      <w:r>
        <w:t xml:space="preserve"> </w:t>
      </w:r>
      <w:hyperlink r:id="rId22" w:history="1">
        <w:r w:rsidRPr="00D50F24">
          <w:rPr>
            <w:rStyle w:val="Hyperlink"/>
          </w:rPr>
          <w:t>https://www.c40.org/accelerators/clean-construction/</w:t>
        </w:r>
      </w:hyperlink>
      <w:r>
        <w:t xml:space="preserve"> </w:t>
      </w:r>
    </w:p>
    <w:p w14:paraId="5977690B" w14:textId="4264AF06" w:rsidR="00A459B2" w:rsidRDefault="00A459B2">
      <w:pPr>
        <w:pStyle w:val="FootnoteText"/>
      </w:pPr>
      <w:r>
        <w:t xml:space="preserve">and </w:t>
      </w:r>
      <w:hyperlink r:id="rId23" w:history="1">
        <w:r w:rsidRPr="00D50F24">
          <w:rPr>
            <w:rStyle w:val="Hyperlink"/>
          </w:rPr>
          <w:t>https://www.c40.org/wp-content/uploads/2025/12/C40-Clean-Construction-Accelerator-Report.pdf</w:t>
        </w:r>
      </w:hyperlink>
      <w:r>
        <w:t xml:space="preserve"> </w:t>
      </w:r>
    </w:p>
  </w:footnote>
  <w:footnote w:id="95">
    <w:p w14:paraId="0E42E49E" w14:textId="3E644B6E" w:rsidR="00065A56" w:rsidRDefault="00065A56">
      <w:pPr>
        <w:pStyle w:val="FootnoteText"/>
      </w:pPr>
      <w:r>
        <w:rPr>
          <w:rStyle w:val="FootnoteReference"/>
        </w:rPr>
        <w:footnoteRef/>
      </w:r>
      <w:r>
        <w:t xml:space="preserve"> CCFLA </w:t>
      </w:r>
      <w:hyperlink r:id="rId24" w:history="1">
        <w:r w:rsidRPr="00065A56">
          <w:rPr>
            <w:rStyle w:val="Hyperlink"/>
          </w:rPr>
          <w:t>Financial Aggregation Blueprints</w:t>
        </w:r>
      </w:hyperlink>
    </w:p>
  </w:footnote>
  <w:footnote w:id="96">
    <w:p w14:paraId="7F7863E0" w14:textId="7701AFB3" w:rsidR="000933B1" w:rsidRDefault="000933B1">
      <w:pPr>
        <w:pStyle w:val="FootnoteText"/>
      </w:pPr>
      <w:r>
        <w:rPr>
          <w:rStyle w:val="FootnoteReference"/>
        </w:rPr>
        <w:footnoteRef/>
      </w:r>
      <w:r>
        <w:t xml:space="preserve"> Ibid. </w:t>
      </w:r>
    </w:p>
  </w:footnote>
  <w:footnote w:id="97">
    <w:p w14:paraId="0BE243DF" w14:textId="0AF3FF6F" w:rsidR="00AB0987" w:rsidRDefault="00AB0987">
      <w:pPr>
        <w:pStyle w:val="FootnoteText"/>
      </w:pPr>
      <w:r>
        <w:rPr>
          <w:rStyle w:val="FootnoteReference"/>
        </w:rPr>
        <w:footnoteRef/>
      </w:r>
      <w:r>
        <w:t xml:space="preserve"> </w:t>
      </w:r>
      <w:r w:rsidR="001D5672" w:rsidRPr="001D5672">
        <w:t>https://www.agora-energiewende.org/fileadmin/Success_Stories/BP/BP_CH_Recycled-concrete/A-EW_282_Succ_Stor_BP_Recycled-concrete-in-Switzerland_WEB.pdf</w:t>
      </w:r>
    </w:p>
  </w:footnote>
  <w:footnote w:id="98">
    <w:p w14:paraId="209BF37A" w14:textId="16C63B73" w:rsidR="009A5421" w:rsidRDefault="009A5421">
      <w:pPr>
        <w:pStyle w:val="FootnoteText"/>
      </w:pPr>
      <w:r>
        <w:rPr>
          <w:rStyle w:val="FootnoteReference"/>
        </w:rPr>
        <w:footnoteRef/>
      </w:r>
      <w:r>
        <w:t xml:space="preserve"> </w:t>
      </w:r>
      <w:hyperlink r:id="rId25" w:history="1">
        <w:r w:rsidR="00793A83" w:rsidRPr="004D6B85">
          <w:rPr>
            <w:rStyle w:val="Hyperlink"/>
          </w:rPr>
          <w:t>Catalyzing Aggregated Purchasing Power: The Role of Private and Public Intra-City Procurement for Advancing City Climate Action</w:t>
        </w:r>
      </w:hyperlink>
    </w:p>
  </w:footnote>
  <w:footnote w:id="99">
    <w:p w14:paraId="3359AF55" w14:textId="3FA3FD7A" w:rsidR="00BD688D" w:rsidRDefault="00BD688D">
      <w:pPr>
        <w:pStyle w:val="FootnoteText"/>
      </w:pPr>
      <w:r>
        <w:rPr>
          <w:rStyle w:val="FootnoteReference"/>
        </w:rPr>
        <w:footnoteRef/>
      </w:r>
      <w:r>
        <w:t xml:space="preserve"> </w:t>
      </w:r>
      <w:r w:rsidRPr="00BD688D">
        <w:t>https://iclei.org/urbanshift/</w:t>
      </w:r>
    </w:p>
  </w:footnote>
  <w:footnote w:id="100">
    <w:p w14:paraId="65DED21E" w14:textId="77777777" w:rsidR="003A654F" w:rsidRDefault="003A654F" w:rsidP="003A654F">
      <w:pPr>
        <w:pStyle w:val="FootnoteText"/>
      </w:pPr>
      <w:r>
        <w:rPr>
          <w:rStyle w:val="FootnoteReference"/>
        </w:rPr>
        <w:footnoteRef/>
      </w:r>
      <w:r>
        <w:t xml:space="preserve"> Interview with Björn Lundqvist, </w:t>
      </w:r>
      <w:r w:rsidRPr="003629EB">
        <w:t>Matt Sundström and Númi Östlund</w:t>
      </w:r>
    </w:p>
  </w:footnote>
  <w:footnote w:id="101">
    <w:p w14:paraId="302FB373" w14:textId="77777777" w:rsidR="003A654F" w:rsidRDefault="003A654F" w:rsidP="003A654F">
      <w:pPr>
        <w:pStyle w:val="FootnoteText"/>
      </w:pPr>
      <w:r>
        <w:rPr>
          <w:rStyle w:val="FootnoteReference"/>
        </w:rPr>
        <w:footnoteRef/>
      </w:r>
      <w:r>
        <w:t xml:space="preserve"> Based on the interview with Björn Lundqvist</w:t>
      </w:r>
    </w:p>
  </w:footnote>
  <w:footnote w:id="102">
    <w:p w14:paraId="3104017E" w14:textId="77777777" w:rsidR="003A654F" w:rsidRDefault="003A654F" w:rsidP="003A654F">
      <w:pPr>
        <w:pStyle w:val="FootnoteText"/>
      </w:pPr>
      <w:r>
        <w:rPr>
          <w:rStyle w:val="FootnoteReference"/>
        </w:rPr>
        <w:footnoteRef/>
      </w:r>
      <w:r>
        <w:t xml:space="preserve"> Based on the interview with Björn Lundqvist </w:t>
      </w:r>
    </w:p>
  </w:footnote>
  <w:footnote w:id="103">
    <w:p w14:paraId="01BA19E4" w14:textId="77777777" w:rsidR="003A654F" w:rsidRDefault="003A654F" w:rsidP="003A654F">
      <w:pPr>
        <w:pStyle w:val="FootnoteText"/>
      </w:pPr>
      <w:r>
        <w:rPr>
          <w:rStyle w:val="FootnoteReference"/>
        </w:rPr>
        <w:footnoteRef/>
      </w:r>
      <w:r>
        <w:t xml:space="preserve"> Synthesis based on the interview with Björn Lundqvist - “private investors are willing to participate if the risk is well-structured”</w:t>
      </w:r>
    </w:p>
  </w:footnote>
  <w:footnote w:id="104">
    <w:p w14:paraId="5B7FEE82" w14:textId="77777777" w:rsidR="003A654F" w:rsidRDefault="003A654F" w:rsidP="003A654F">
      <w:pPr>
        <w:pStyle w:val="FootnoteText"/>
      </w:pPr>
      <w:r>
        <w:rPr>
          <w:rStyle w:val="FootnoteReference"/>
        </w:rPr>
        <w:footnoteRef/>
      </w:r>
      <w:r>
        <w:t xml:space="preserve"> Synthesis based on the interview with Björn Lundqvist - </w:t>
      </w:r>
      <w:r w:rsidRPr="00925798">
        <w:t xml:space="preserve">"there </w:t>
      </w:r>
      <w:r>
        <w:t>are</w:t>
      </w:r>
      <w:r w:rsidRPr="00925798">
        <w:t xml:space="preserve"> plenty of funds available but matching </w:t>
      </w:r>
      <w:r>
        <w:t>those</w:t>
      </w:r>
      <w:r w:rsidRPr="00925798">
        <w:t xml:space="preserve"> to local projects is the harder part.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D5A0D" w14:textId="77777777" w:rsidR="002269D0" w:rsidRDefault="002269D0">
    <w:pPr>
      <w:pStyle w:val="Header"/>
    </w:pPr>
  </w:p>
  <w:p w14:paraId="3F23338C" w14:textId="77777777" w:rsidR="00830CA9" w:rsidRDefault="00830C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15044" w14:textId="7DED9C98" w:rsidR="002A2E9A" w:rsidRDefault="002A2E9A">
    <w:pPr>
      <w:pStyle w:val="Header"/>
    </w:pPr>
  </w:p>
  <w:p w14:paraId="305F8DE0" w14:textId="1F9D62A4" w:rsidR="002A2E9A" w:rsidRDefault="002A2E9A">
    <w:pPr>
      <w:pStyle w:val="Header"/>
    </w:pPr>
  </w:p>
  <w:p w14:paraId="163A81F8" w14:textId="73DDE4F3" w:rsidR="002A2E9A" w:rsidRDefault="002A2E9A">
    <w:pPr>
      <w:pStyle w:val="Header"/>
    </w:pPr>
  </w:p>
  <w:p w14:paraId="773CDFAB" w14:textId="141D5799" w:rsidR="00EF50B3" w:rsidRDefault="00EF50B3">
    <w:pPr>
      <w:pStyle w:val="Header"/>
    </w:pPr>
    <w:r w:rsidRPr="00D44231">
      <w:rPr>
        <w:b/>
        <w:bCs/>
        <w:noProof/>
      </w:rPr>
      <w:drawing>
        <wp:anchor distT="0" distB="0" distL="114300" distR="114300" simplePos="0" relativeHeight="251658240" behindDoc="0" locked="0" layoutInCell="1" allowOverlap="1" wp14:anchorId="63AE71CC" wp14:editId="19B58CA6">
          <wp:simplePos x="0" y="0"/>
          <wp:positionH relativeFrom="page">
            <wp:posOffset>256704</wp:posOffset>
          </wp:positionH>
          <wp:positionV relativeFrom="topMargin">
            <wp:posOffset>303159</wp:posOffset>
          </wp:positionV>
          <wp:extent cx="1597155" cy="701041"/>
          <wp:effectExtent l="0" t="0" r="3175" b="3810"/>
          <wp:wrapSquare wrapText="bothSides"/>
          <wp:docPr id="537976486" name="Picture 53797648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97155" cy="70104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9727E"/>
    <w:multiLevelType w:val="hybridMultilevel"/>
    <w:tmpl w:val="16040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37676E"/>
    <w:multiLevelType w:val="hybridMultilevel"/>
    <w:tmpl w:val="7D000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03CD1"/>
    <w:multiLevelType w:val="hybridMultilevel"/>
    <w:tmpl w:val="D2F49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5A3341"/>
    <w:multiLevelType w:val="hybridMultilevel"/>
    <w:tmpl w:val="CF685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6E2B3D"/>
    <w:multiLevelType w:val="hybridMultilevel"/>
    <w:tmpl w:val="178E1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CDE"/>
    <w:multiLevelType w:val="multilevel"/>
    <w:tmpl w:val="FE6C1D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682BA2"/>
    <w:multiLevelType w:val="hybridMultilevel"/>
    <w:tmpl w:val="3D5ED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724D11"/>
    <w:multiLevelType w:val="multilevel"/>
    <w:tmpl w:val="ACB637B0"/>
    <w:lvl w:ilvl="0">
      <w:start w:val="12"/>
      <w:numFmt w:val="decimal"/>
      <w:lvlText w:val="%1"/>
      <w:lvlJc w:val="left"/>
      <w:pPr>
        <w:ind w:left="580" w:hanging="580"/>
      </w:pPr>
    </w:lvl>
    <w:lvl w:ilvl="1">
      <w:start w:val="16"/>
      <w:numFmt w:val="decimal"/>
      <w:lvlText w:val="%1-%2"/>
      <w:lvlJc w:val="left"/>
      <w:pPr>
        <w:ind w:left="580" w:hanging="5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0F904813"/>
    <w:multiLevelType w:val="hybridMultilevel"/>
    <w:tmpl w:val="6E285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1935DC"/>
    <w:multiLevelType w:val="multilevel"/>
    <w:tmpl w:val="14184D4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19C45B0"/>
    <w:multiLevelType w:val="hybridMultilevel"/>
    <w:tmpl w:val="8E247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94935"/>
    <w:multiLevelType w:val="hybridMultilevel"/>
    <w:tmpl w:val="5242F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CE2006"/>
    <w:multiLevelType w:val="hybridMultilevel"/>
    <w:tmpl w:val="840E7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A490AE"/>
    <w:multiLevelType w:val="hybridMultilevel"/>
    <w:tmpl w:val="FFFFFFFF"/>
    <w:lvl w:ilvl="0" w:tplc="5A143680">
      <w:start w:val="1"/>
      <w:numFmt w:val="bullet"/>
      <w:lvlText w:val=""/>
      <w:lvlJc w:val="left"/>
      <w:pPr>
        <w:ind w:left="720" w:hanging="360"/>
      </w:pPr>
      <w:rPr>
        <w:rFonts w:ascii="Symbol" w:hAnsi="Symbol" w:hint="default"/>
      </w:rPr>
    </w:lvl>
    <w:lvl w:ilvl="1" w:tplc="256627A8">
      <w:start w:val="1"/>
      <w:numFmt w:val="bullet"/>
      <w:lvlText w:val="o"/>
      <w:lvlJc w:val="left"/>
      <w:pPr>
        <w:ind w:left="1440" w:hanging="360"/>
      </w:pPr>
      <w:rPr>
        <w:rFonts w:ascii="Courier New" w:hAnsi="Courier New" w:hint="default"/>
      </w:rPr>
    </w:lvl>
    <w:lvl w:ilvl="2" w:tplc="D3A6FCF2">
      <w:start w:val="1"/>
      <w:numFmt w:val="bullet"/>
      <w:lvlText w:val=""/>
      <w:lvlJc w:val="left"/>
      <w:pPr>
        <w:ind w:left="2160" w:hanging="360"/>
      </w:pPr>
      <w:rPr>
        <w:rFonts w:ascii="Wingdings" w:hAnsi="Wingdings" w:hint="default"/>
      </w:rPr>
    </w:lvl>
    <w:lvl w:ilvl="3" w:tplc="5E66F9E6">
      <w:start w:val="1"/>
      <w:numFmt w:val="bullet"/>
      <w:lvlText w:val=""/>
      <w:lvlJc w:val="left"/>
      <w:pPr>
        <w:ind w:left="2880" w:hanging="360"/>
      </w:pPr>
      <w:rPr>
        <w:rFonts w:ascii="Symbol" w:hAnsi="Symbol" w:hint="default"/>
      </w:rPr>
    </w:lvl>
    <w:lvl w:ilvl="4" w:tplc="7AA6C93A">
      <w:start w:val="1"/>
      <w:numFmt w:val="bullet"/>
      <w:lvlText w:val="o"/>
      <w:lvlJc w:val="left"/>
      <w:pPr>
        <w:ind w:left="3600" w:hanging="360"/>
      </w:pPr>
      <w:rPr>
        <w:rFonts w:ascii="Courier New" w:hAnsi="Courier New" w:hint="default"/>
      </w:rPr>
    </w:lvl>
    <w:lvl w:ilvl="5" w:tplc="6CAEA8C0">
      <w:start w:val="1"/>
      <w:numFmt w:val="bullet"/>
      <w:lvlText w:val=""/>
      <w:lvlJc w:val="left"/>
      <w:pPr>
        <w:ind w:left="4320" w:hanging="360"/>
      </w:pPr>
      <w:rPr>
        <w:rFonts w:ascii="Wingdings" w:hAnsi="Wingdings" w:hint="default"/>
      </w:rPr>
    </w:lvl>
    <w:lvl w:ilvl="6" w:tplc="7A463258">
      <w:start w:val="1"/>
      <w:numFmt w:val="bullet"/>
      <w:lvlText w:val=""/>
      <w:lvlJc w:val="left"/>
      <w:pPr>
        <w:ind w:left="5040" w:hanging="360"/>
      </w:pPr>
      <w:rPr>
        <w:rFonts w:ascii="Symbol" w:hAnsi="Symbol" w:hint="default"/>
      </w:rPr>
    </w:lvl>
    <w:lvl w:ilvl="7" w:tplc="AA5C1E86">
      <w:start w:val="1"/>
      <w:numFmt w:val="bullet"/>
      <w:lvlText w:val="o"/>
      <w:lvlJc w:val="left"/>
      <w:pPr>
        <w:ind w:left="5760" w:hanging="360"/>
      </w:pPr>
      <w:rPr>
        <w:rFonts w:ascii="Courier New" w:hAnsi="Courier New" w:hint="default"/>
      </w:rPr>
    </w:lvl>
    <w:lvl w:ilvl="8" w:tplc="644C10AC">
      <w:start w:val="1"/>
      <w:numFmt w:val="bullet"/>
      <w:lvlText w:val=""/>
      <w:lvlJc w:val="left"/>
      <w:pPr>
        <w:ind w:left="6480" w:hanging="360"/>
      </w:pPr>
      <w:rPr>
        <w:rFonts w:ascii="Wingdings" w:hAnsi="Wingdings" w:hint="default"/>
      </w:rPr>
    </w:lvl>
  </w:abstractNum>
  <w:abstractNum w:abstractNumId="14" w15:restartNumberingAfterBreak="0">
    <w:nsid w:val="1D1C5FC5"/>
    <w:multiLevelType w:val="multilevel"/>
    <w:tmpl w:val="98AA3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EF5D6C"/>
    <w:multiLevelType w:val="multilevel"/>
    <w:tmpl w:val="A78E8260"/>
    <w:lvl w:ilvl="0">
      <w:start w:val="2"/>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21254853"/>
    <w:multiLevelType w:val="hybridMultilevel"/>
    <w:tmpl w:val="CF7EC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BB2FB5"/>
    <w:multiLevelType w:val="multilevel"/>
    <w:tmpl w:val="695AFD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6AE0B31"/>
    <w:multiLevelType w:val="hybridMultilevel"/>
    <w:tmpl w:val="2A0A0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7F646D"/>
    <w:multiLevelType w:val="hybridMultilevel"/>
    <w:tmpl w:val="FE103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922987"/>
    <w:multiLevelType w:val="multilevel"/>
    <w:tmpl w:val="9B4C4F6C"/>
    <w:lvl w:ilvl="0">
      <w:start w:val="6"/>
      <w:numFmt w:val="decimal"/>
      <w:lvlText w:val="%1"/>
      <w:lvlJc w:val="left"/>
      <w:pPr>
        <w:ind w:left="500" w:hanging="500"/>
      </w:pPr>
      <w:rPr>
        <w:rFonts w:hint="default"/>
      </w:rPr>
    </w:lvl>
    <w:lvl w:ilvl="1">
      <w:start w:val="10"/>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1B261F"/>
    <w:multiLevelType w:val="hybridMultilevel"/>
    <w:tmpl w:val="5F641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A901B36"/>
    <w:multiLevelType w:val="hybridMultilevel"/>
    <w:tmpl w:val="49606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B7143F0"/>
    <w:multiLevelType w:val="hybridMultilevel"/>
    <w:tmpl w:val="52169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5608DE"/>
    <w:multiLevelType w:val="hybridMultilevel"/>
    <w:tmpl w:val="B7D4D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0C22FA"/>
    <w:multiLevelType w:val="multilevel"/>
    <w:tmpl w:val="063453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143276E"/>
    <w:multiLevelType w:val="hybridMultilevel"/>
    <w:tmpl w:val="DBAAB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1512E23"/>
    <w:multiLevelType w:val="multilevel"/>
    <w:tmpl w:val="2A22DE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281EB1"/>
    <w:multiLevelType w:val="hybridMultilevel"/>
    <w:tmpl w:val="44087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8B4CA8"/>
    <w:multiLevelType w:val="multilevel"/>
    <w:tmpl w:val="225C85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5B93474"/>
    <w:multiLevelType w:val="hybridMultilevel"/>
    <w:tmpl w:val="FFFFFFFF"/>
    <w:lvl w:ilvl="0" w:tplc="94D059BE">
      <w:start w:val="1"/>
      <w:numFmt w:val="bullet"/>
      <w:lvlText w:val=""/>
      <w:lvlJc w:val="left"/>
      <w:pPr>
        <w:ind w:left="720" w:hanging="360"/>
      </w:pPr>
      <w:rPr>
        <w:rFonts w:ascii="Symbol" w:hAnsi="Symbol" w:hint="default"/>
      </w:rPr>
    </w:lvl>
    <w:lvl w:ilvl="1" w:tplc="2AF6AC1C">
      <w:start w:val="1"/>
      <w:numFmt w:val="bullet"/>
      <w:lvlText w:val="o"/>
      <w:lvlJc w:val="left"/>
      <w:pPr>
        <w:ind w:left="1440" w:hanging="360"/>
      </w:pPr>
      <w:rPr>
        <w:rFonts w:ascii="Courier New" w:hAnsi="Courier New" w:hint="default"/>
      </w:rPr>
    </w:lvl>
    <w:lvl w:ilvl="2" w:tplc="1D20BE30">
      <w:start w:val="1"/>
      <w:numFmt w:val="bullet"/>
      <w:lvlText w:val=""/>
      <w:lvlJc w:val="left"/>
      <w:pPr>
        <w:ind w:left="2160" w:hanging="360"/>
      </w:pPr>
      <w:rPr>
        <w:rFonts w:ascii="Wingdings" w:hAnsi="Wingdings" w:hint="default"/>
      </w:rPr>
    </w:lvl>
    <w:lvl w:ilvl="3" w:tplc="C4C8A758">
      <w:start w:val="1"/>
      <w:numFmt w:val="bullet"/>
      <w:lvlText w:val=""/>
      <w:lvlJc w:val="left"/>
      <w:pPr>
        <w:ind w:left="2880" w:hanging="360"/>
      </w:pPr>
      <w:rPr>
        <w:rFonts w:ascii="Symbol" w:hAnsi="Symbol" w:hint="default"/>
      </w:rPr>
    </w:lvl>
    <w:lvl w:ilvl="4" w:tplc="7AF4596A">
      <w:start w:val="1"/>
      <w:numFmt w:val="bullet"/>
      <w:lvlText w:val="o"/>
      <w:lvlJc w:val="left"/>
      <w:pPr>
        <w:ind w:left="3600" w:hanging="360"/>
      </w:pPr>
      <w:rPr>
        <w:rFonts w:ascii="Courier New" w:hAnsi="Courier New" w:hint="default"/>
      </w:rPr>
    </w:lvl>
    <w:lvl w:ilvl="5" w:tplc="B9D22EE4">
      <w:start w:val="1"/>
      <w:numFmt w:val="bullet"/>
      <w:lvlText w:val=""/>
      <w:lvlJc w:val="left"/>
      <w:pPr>
        <w:ind w:left="4320" w:hanging="360"/>
      </w:pPr>
      <w:rPr>
        <w:rFonts w:ascii="Wingdings" w:hAnsi="Wingdings" w:hint="default"/>
      </w:rPr>
    </w:lvl>
    <w:lvl w:ilvl="6" w:tplc="569C111E">
      <w:start w:val="1"/>
      <w:numFmt w:val="bullet"/>
      <w:lvlText w:val=""/>
      <w:lvlJc w:val="left"/>
      <w:pPr>
        <w:ind w:left="5040" w:hanging="360"/>
      </w:pPr>
      <w:rPr>
        <w:rFonts w:ascii="Symbol" w:hAnsi="Symbol" w:hint="default"/>
      </w:rPr>
    </w:lvl>
    <w:lvl w:ilvl="7" w:tplc="02085722">
      <w:start w:val="1"/>
      <w:numFmt w:val="bullet"/>
      <w:lvlText w:val="o"/>
      <w:lvlJc w:val="left"/>
      <w:pPr>
        <w:ind w:left="5760" w:hanging="360"/>
      </w:pPr>
      <w:rPr>
        <w:rFonts w:ascii="Courier New" w:hAnsi="Courier New" w:hint="default"/>
      </w:rPr>
    </w:lvl>
    <w:lvl w:ilvl="8" w:tplc="05084F3C">
      <w:start w:val="1"/>
      <w:numFmt w:val="bullet"/>
      <w:lvlText w:val=""/>
      <w:lvlJc w:val="left"/>
      <w:pPr>
        <w:ind w:left="6480" w:hanging="360"/>
      </w:pPr>
      <w:rPr>
        <w:rFonts w:ascii="Wingdings" w:hAnsi="Wingdings" w:hint="default"/>
      </w:rPr>
    </w:lvl>
  </w:abstractNum>
  <w:abstractNum w:abstractNumId="31" w15:restartNumberingAfterBreak="0">
    <w:nsid w:val="3818200C"/>
    <w:multiLevelType w:val="hybridMultilevel"/>
    <w:tmpl w:val="66DA2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A3A7179"/>
    <w:multiLevelType w:val="hybridMultilevel"/>
    <w:tmpl w:val="1D768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BB43481"/>
    <w:multiLevelType w:val="multilevel"/>
    <w:tmpl w:val="EA4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E1A5A"/>
    <w:multiLevelType w:val="hybridMultilevel"/>
    <w:tmpl w:val="3B86D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CDA43F6"/>
    <w:multiLevelType w:val="multilevel"/>
    <w:tmpl w:val="CBFC3D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E4D4FF5"/>
    <w:multiLevelType w:val="hybridMultilevel"/>
    <w:tmpl w:val="85AC7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43B497C"/>
    <w:multiLevelType w:val="multilevel"/>
    <w:tmpl w:val="C7D83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78B659A"/>
    <w:multiLevelType w:val="hybridMultilevel"/>
    <w:tmpl w:val="1D942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99C3320"/>
    <w:multiLevelType w:val="multilevel"/>
    <w:tmpl w:val="3DF0AC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D0D1E1E"/>
    <w:multiLevelType w:val="hybridMultilevel"/>
    <w:tmpl w:val="5E3C8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9D69C4"/>
    <w:multiLevelType w:val="hybridMultilevel"/>
    <w:tmpl w:val="9E3E2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1DB001C"/>
    <w:multiLevelType w:val="hybridMultilevel"/>
    <w:tmpl w:val="4A120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2FB2CE4"/>
    <w:multiLevelType w:val="hybridMultilevel"/>
    <w:tmpl w:val="BA746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AE06F0"/>
    <w:multiLevelType w:val="hybridMultilevel"/>
    <w:tmpl w:val="C65AD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F468A3"/>
    <w:multiLevelType w:val="multilevel"/>
    <w:tmpl w:val="EDDC93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80E4F34"/>
    <w:multiLevelType w:val="multilevel"/>
    <w:tmpl w:val="A21458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BA4734D"/>
    <w:multiLevelType w:val="hybridMultilevel"/>
    <w:tmpl w:val="4BDA43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5D4C717F"/>
    <w:multiLevelType w:val="multilevel"/>
    <w:tmpl w:val="EA4CE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FAE5246"/>
    <w:multiLevelType w:val="hybridMultilevel"/>
    <w:tmpl w:val="155AA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04E67BA"/>
    <w:multiLevelType w:val="multilevel"/>
    <w:tmpl w:val="EDDC93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2814889"/>
    <w:multiLevelType w:val="hybridMultilevel"/>
    <w:tmpl w:val="CC14A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2E06EBD"/>
    <w:multiLevelType w:val="hybridMultilevel"/>
    <w:tmpl w:val="FD9AAC0A"/>
    <w:lvl w:ilvl="0" w:tplc="913298FA">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2F6570D"/>
    <w:multiLevelType w:val="hybridMultilevel"/>
    <w:tmpl w:val="FFFFFFFF"/>
    <w:lvl w:ilvl="0" w:tplc="3CAC1C6C">
      <w:start w:val="1"/>
      <w:numFmt w:val="bullet"/>
      <w:lvlText w:val=""/>
      <w:lvlJc w:val="left"/>
      <w:pPr>
        <w:ind w:left="720" w:hanging="360"/>
      </w:pPr>
      <w:rPr>
        <w:rFonts w:ascii="Symbol" w:hAnsi="Symbol" w:hint="default"/>
      </w:rPr>
    </w:lvl>
    <w:lvl w:ilvl="1" w:tplc="B2FC0E1A">
      <w:start w:val="1"/>
      <w:numFmt w:val="bullet"/>
      <w:lvlText w:val="o"/>
      <w:lvlJc w:val="left"/>
      <w:pPr>
        <w:ind w:left="1440" w:hanging="360"/>
      </w:pPr>
      <w:rPr>
        <w:rFonts w:ascii="Courier New" w:hAnsi="Courier New" w:hint="default"/>
      </w:rPr>
    </w:lvl>
    <w:lvl w:ilvl="2" w:tplc="51ACAFCC">
      <w:start w:val="1"/>
      <w:numFmt w:val="bullet"/>
      <w:lvlText w:val=""/>
      <w:lvlJc w:val="left"/>
      <w:pPr>
        <w:ind w:left="2160" w:hanging="360"/>
      </w:pPr>
      <w:rPr>
        <w:rFonts w:ascii="Wingdings" w:hAnsi="Wingdings" w:hint="default"/>
      </w:rPr>
    </w:lvl>
    <w:lvl w:ilvl="3" w:tplc="D7266702">
      <w:start w:val="1"/>
      <w:numFmt w:val="bullet"/>
      <w:lvlText w:val=""/>
      <w:lvlJc w:val="left"/>
      <w:pPr>
        <w:ind w:left="2880" w:hanging="360"/>
      </w:pPr>
      <w:rPr>
        <w:rFonts w:ascii="Symbol" w:hAnsi="Symbol" w:hint="default"/>
      </w:rPr>
    </w:lvl>
    <w:lvl w:ilvl="4" w:tplc="2AEAC752">
      <w:start w:val="1"/>
      <w:numFmt w:val="bullet"/>
      <w:lvlText w:val="o"/>
      <w:lvlJc w:val="left"/>
      <w:pPr>
        <w:ind w:left="3600" w:hanging="360"/>
      </w:pPr>
      <w:rPr>
        <w:rFonts w:ascii="Courier New" w:hAnsi="Courier New" w:hint="default"/>
      </w:rPr>
    </w:lvl>
    <w:lvl w:ilvl="5" w:tplc="1064419E">
      <w:start w:val="1"/>
      <w:numFmt w:val="bullet"/>
      <w:lvlText w:val=""/>
      <w:lvlJc w:val="left"/>
      <w:pPr>
        <w:ind w:left="4320" w:hanging="360"/>
      </w:pPr>
      <w:rPr>
        <w:rFonts w:ascii="Wingdings" w:hAnsi="Wingdings" w:hint="default"/>
      </w:rPr>
    </w:lvl>
    <w:lvl w:ilvl="6" w:tplc="B90A4056">
      <w:start w:val="1"/>
      <w:numFmt w:val="bullet"/>
      <w:lvlText w:val=""/>
      <w:lvlJc w:val="left"/>
      <w:pPr>
        <w:ind w:left="5040" w:hanging="360"/>
      </w:pPr>
      <w:rPr>
        <w:rFonts w:ascii="Symbol" w:hAnsi="Symbol" w:hint="default"/>
      </w:rPr>
    </w:lvl>
    <w:lvl w:ilvl="7" w:tplc="78BAD7F2">
      <w:start w:val="1"/>
      <w:numFmt w:val="bullet"/>
      <w:lvlText w:val="o"/>
      <w:lvlJc w:val="left"/>
      <w:pPr>
        <w:ind w:left="5760" w:hanging="360"/>
      </w:pPr>
      <w:rPr>
        <w:rFonts w:ascii="Courier New" w:hAnsi="Courier New" w:hint="default"/>
      </w:rPr>
    </w:lvl>
    <w:lvl w:ilvl="8" w:tplc="2212524C">
      <w:start w:val="1"/>
      <w:numFmt w:val="bullet"/>
      <w:lvlText w:val=""/>
      <w:lvlJc w:val="left"/>
      <w:pPr>
        <w:ind w:left="6480" w:hanging="360"/>
      </w:pPr>
      <w:rPr>
        <w:rFonts w:ascii="Wingdings" w:hAnsi="Wingdings" w:hint="default"/>
      </w:rPr>
    </w:lvl>
  </w:abstractNum>
  <w:abstractNum w:abstractNumId="54" w15:restartNumberingAfterBreak="0">
    <w:nsid w:val="63B72D72"/>
    <w:multiLevelType w:val="hybridMultilevel"/>
    <w:tmpl w:val="74CE5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5C58086"/>
    <w:multiLevelType w:val="hybridMultilevel"/>
    <w:tmpl w:val="FFFFFFFF"/>
    <w:lvl w:ilvl="0" w:tplc="EB2EE470">
      <w:start w:val="1"/>
      <w:numFmt w:val="bullet"/>
      <w:lvlText w:val=""/>
      <w:lvlJc w:val="left"/>
      <w:pPr>
        <w:ind w:left="720" w:hanging="360"/>
      </w:pPr>
      <w:rPr>
        <w:rFonts w:ascii="Symbol" w:hAnsi="Symbol" w:hint="default"/>
      </w:rPr>
    </w:lvl>
    <w:lvl w:ilvl="1" w:tplc="3F1801D0">
      <w:start w:val="1"/>
      <w:numFmt w:val="bullet"/>
      <w:lvlText w:val="o"/>
      <w:lvlJc w:val="left"/>
      <w:pPr>
        <w:ind w:left="1440" w:hanging="360"/>
      </w:pPr>
      <w:rPr>
        <w:rFonts w:ascii="Courier New" w:hAnsi="Courier New" w:hint="default"/>
      </w:rPr>
    </w:lvl>
    <w:lvl w:ilvl="2" w:tplc="C59C86F0">
      <w:start w:val="1"/>
      <w:numFmt w:val="bullet"/>
      <w:lvlText w:val=""/>
      <w:lvlJc w:val="left"/>
      <w:pPr>
        <w:ind w:left="2160" w:hanging="360"/>
      </w:pPr>
      <w:rPr>
        <w:rFonts w:ascii="Wingdings" w:hAnsi="Wingdings" w:hint="default"/>
      </w:rPr>
    </w:lvl>
    <w:lvl w:ilvl="3" w:tplc="23305392">
      <w:start w:val="1"/>
      <w:numFmt w:val="bullet"/>
      <w:lvlText w:val=""/>
      <w:lvlJc w:val="left"/>
      <w:pPr>
        <w:ind w:left="2880" w:hanging="360"/>
      </w:pPr>
      <w:rPr>
        <w:rFonts w:ascii="Symbol" w:hAnsi="Symbol" w:hint="default"/>
      </w:rPr>
    </w:lvl>
    <w:lvl w:ilvl="4" w:tplc="6B04E21C">
      <w:start w:val="1"/>
      <w:numFmt w:val="bullet"/>
      <w:lvlText w:val="o"/>
      <w:lvlJc w:val="left"/>
      <w:pPr>
        <w:ind w:left="3600" w:hanging="360"/>
      </w:pPr>
      <w:rPr>
        <w:rFonts w:ascii="Courier New" w:hAnsi="Courier New" w:hint="default"/>
      </w:rPr>
    </w:lvl>
    <w:lvl w:ilvl="5" w:tplc="FBEEA1EE">
      <w:start w:val="1"/>
      <w:numFmt w:val="bullet"/>
      <w:lvlText w:val=""/>
      <w:lvlJc w:val="left"/>
      <w:pPr>
        <w:ind w:left="4320" w:hanging="360"/>
      </w:pPr>
      <w:rPr>
        <w:rFonts w:ascii="Wingdings" w:hAnsi="Wingdings" w:hint="default"/>
      </w:rPr>
    </w:lvl>
    <w:lvl w:ilvl="6" w:tplc="B396369C">
      <w:start w:val="1"/>
      <w:numFmt w:val="bullet"/>
      <w:lvlText w:val=""/>
      <w:lvlJc w:val="left"/>
      <w:pPr>
        <w:ind w:left="5040" w:hanging="360"/>
      </w:pPr>
      <w:rPr>
        <w:rFonts w:ascii="Symbol" w:hAnsi="Symbol" w:hint="default"/>
      </w:rPr>
    </w:lvl>
    <w:lvl w:ilvl="7" w:tplc="73C4897C">
      <w:start w:val="1"/>
      <w:numFmt w:val="bullet"/>
      <w:lvlText w:val="o"/>
      <w:lvlJc w:val="left"/>
      <w:pPr>
        <w:ind w:left="5760" w:hanging="360"/>
      </w:pPr>
      <w:rPr>
        <w:rFonts w:ascii="Courier New" w:hAnsi="Courier New" w:hint="default"/>
      </w:rPr>
    </w:lvl>
    <w:lvl w:ilvl="8" w:tplc="C1B8548C">
      <w:start w:val="1"/>
      <w:numFmt w:val="bullet"/>
      <w:lvlText w:val=""/>
      <w:lvlJc w:val="left"/>
      <w:pPr>
        <w:ind w:left="6480" w:hanging="360"/>
      </w:pPr>
      <w:rPr>
        <w:rFonts w:ascii="Wingdings" w:hAnsi="Wingdings" w:hint="default"/>
      </w:rPr>
    </w:lvl>
  </w:abstractNum>
  <w:abstractNum w:abstractNumId="56" w15:restartNumberingAfterBreak="0">
    <w:nsid w:val="65D1410F"/>
    <w:multiLevelType w:val="hybridMultilevel"/>
    <w:tmpl w:val="4DBEC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676792A"/>
    <w:multiLevelType w:val="multilevel"/>
    <w:tmpl w:val="497699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6D431B2"/>
    <w:multiLevelType w:val="hybridMultilevel"/>
    <w:tmpl w:val="708AE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9970A9C"/>
    <w:multiLevelType w:val="hybridMultilevel"/>
    <w:tmpl w:val="B16CE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C4B4490"/>
    <w:multiLevelType w:val="hybridMultilevel"/>
    <w:tmpl w:val="3AFAE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CE30B82"/>
    <w:multiLevelType w:val="multilevel"/>
    <w:tmpl w:val="EDDC93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6FBA7B0D"/>
    <w:multiLevelType w:val="hybridMultilevel"/>
    <w:tmpl w:val="06ECF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5F04EDA"/>
    <w:multiLevelType w:val="hybridMultilevel"/>
    <w:tmpl w:val="8D9C4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6B26B98"/>
    <w:multiLevelType w:val="hybridMultilevel"/>
    <w:tmpl w:val="E7B83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87629A9"/>
    <w:multiLevelType w:val="multilevel"/>
    <w:tmpl w:val="EC8EB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916B949"/>
    <w:multiLevelType w:val="hybridMultilevel"/>
    <w:tmpl w:val="FFFFFFFF"/>
    <w:lvl w:ilvl="0" w:tplc="B366D2AA">
      <w:start w:val="1"/>
      <w:numFmt w:val="bullet"/>
      <w:lvlText w:val=""/>
      <w:lvlJc w:val="left"/>
      <w:pPr>
        <w:ind w:left="720" w:hanging="360"/>
      </w:pPr>
      <w:rPr>
        <w:rFonts w:ascii="Symbol" w:hAnsi="Symbol" w:hint="default"/>
      </w:rPr>
    </w:lvl>
    <w:lvl w:ilvl="1" w:tplc="4BE050F2">
      <w:start w:val="1"/>
      <w:numFmt w:val="bullet"/>
      <w:lvlText w:val="o"/>
      <w:lvlJc w:val="left"/>
      <w:pPr>
        <w:ind w:left="1440" w:hanging="360"/>
      </w:pPr>
      <w:rPr>
        <w:rFonts w:ascii="Courier New" w:hAnsi="Courier New" w:hint="default"/>
      </w:rPr>
    </w:lvl>
    <w:lvl w:ilvl="2" w:tplc="ABAC7ECE">
      <w:start w:val="1"/>
      <w:numFmt w:val="bullet"/>
      <w:lvlText w:val=""/>
      <w:lvlJc w:val="left"/>
      <w:pPr>
        <w:ind w:left="2160" w:hanging="360"/>
      </w:pPr>
      <w:rPr>
        <w:rFonts w:ascii="Wingdings" w:hAnsi="Wingdings" w:hint="default"/>
      </w:rPr>
    </w:lvl>
    <w:lvl w:ilvl="3" w:tplc="0498B724">
      <w:start w:val="1"/>
      <w:numFmt w:val="bullet"/>
      <w:lvlText w:val=""/>
      <w:lvlJc w:val="left"/>
      <w:pPr>
        <w:ind w:left="2880" w:hanging="360"/>
      </w:pPr>
      <w:rPr>
        <w:rFonts w:ascii="Symbol" w:hAnsi="Symbol" w:hint="default"/>
      </w:rPr>
    </w:lvl>
    <w:lvl w:ilvl="4" w:tplc="8BF23BA4">
      <w:start w:val="1"/>
      <w:numFmt w:val="bullet"/>
      <w:lvlText w:val="o"/>
      <w:lvlJc w:val="left"/>
      <w:pPr>
        <w:ind w:left="3600" w:hanging="360"/>
      </w:pPr>
      <w:rPr>
        <w:rFonts w:ascii="Courier New" w:hAnsi="Courier New" w:hint="default"/>
      </w:rPr>
    </w:lvl>
    <w:lvl w:ilvl="5" w:tplc="7616CED2">
      <w:start w:val="1"/>
      <w:numFmt w:val="bullet"/>
      <w:lvlText w:val=""/>
      <w:lvlJc w:val="left"/>
      <w:pPr>
        <w:ind w:left="4320" w:hanging="360"/>
      </w:pPr>
      <w:rPr>
        <w:rFonts w:ascii="Wingdings" w:hAnsi="Wingdings" w:hint="default"/>
      </w:rPr>
    </w:lvl>
    <w:lvl w:ilvl="6" w:tplc="CB40119E">
      <w:start w:val="1"/>
      <w:numFmt w:val="bullet"/>
      <w:lvlText w:val=""/>
      <w:lvlJc w:val="left"/>
      <w:pPr>
        <w:ind w:left="5040" w:hanging="360"/>
      </w:pPr>
      <w:rPr>
        <w:rFonts w:ascii="Symbol" w:hAnsi="Symbol" w:hint="default"/>
      </w:rPr>
    </w:lvl>
    <w:lvl w:ilvl="7" w:tplc="47281AE2">
      <w:start w:val="1"/>
      <w:numFmt w:val="bullet"/>
      <w:lvlText w:val="o"/>
      <w:lvlJc w:val="left"/>
      <w:pPr>
        <w:ind w:left="5760" w:hanging="360"/>
      </w:pPr>
      <w:rPr>
        <w:rFonts w:ascii="Courier New" w:hAnsi="Courier New" w:hint="default"/>
      </w:rPr>
    </w:lvl>
    <w:lvl w:ilvl="8" w:tplc="B148A356">
      <w:start w:val="1"/>
      <w:numFmt w:val="bullet"/>
      <w:lvlText w:val=""/>
      <w:lvlJc w:val="left"/>
      <w:pPr>
        <w:ind w:left="6480" w:hanging="360"/>
      </w:pPr>
      <w:rPr>
        <w:rFonts w:ascii="Wingdings" w:hAnsi="Wingdings" w:hint="default"/>
      </w:rPr>
    </w:lvl>
  </w:abstractNum>
  <w:abstractNum w:abstractNumId="67" w15:restartNumberingAfterBreak="0">
    <w:nsid w:val="798F414A"/>
    <w:multiLevelType w:val="hybridMultilevel"/>
    <w:tmpl w:val="EB28F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9A21FDE"/>
    <w:multiLevelType w:val="multilevel"/>
    <w:tmpl w:val="9A4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6F41E8"/>
    <w:multiLevelType w:val="hybridMultilevel"/>
    <w:tmpl w:val="39587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DFA3917"/>
    <w:multiLevelType w:val="multilevel"/>
    <w:tmpl w:val="DFEAD3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7E416A49"/>
    <w:multiLevelType w:val="hybridMultilevel"/>
    <w:tmpl w:val="5D4EE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B10FC7"/>
    <w:multiLevelType w:val="multilevel"/>
    <w:tmpl w:val="4C3874E6"/>
    <w:lvl w:ilvl="0">
      <w:start w:val="1"/>
      <w:numFmt w:val="decimal"/>
      <w:lvlText w:val="%1."/>
      <w:lvlJc w:val="left"/>
      <w:pPr>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3575442">
    <w:abstractNumId w:val="30"/>
  </w:num>
  <w:num w:numId="2" w16cid:durableId="1332492967">
    <w:abstractNumId w:val="66"/>
  </w:num>
  <w:num w:numId="3" w16cid:durableId="242765534">
    <w:abstractNumId w:val="37"/>
  </w:num>
  <w:num w:numId="4" w16cid:durableId="429741679">
    <w:abstractNumId w:val="25"/>
  </w:num>
  <w:num w:numId="5" w16cid:durableId="1620796714">
    <w:abstractNumId w:val="57"/>
  </w:num>
  <w:num w:numId="6" w16cid:durableId="1309482556">
    <w:abstractNumId w:val="70"/>
  </w:num>
  <w:num w:numId="7" w16cid:durableId="479470405">
    <w:abstractNumId w:val="46"/>
  </w:num>
  <w:num w:numId="8" w16cid:durableId="360711004">
    <w:abstractNumId w:val="14"/>
  </w:num>
  <w:num w:numId="9" w16cid:durableId="1731610597">
    <w:abstractNumId w:val="48"/>
  </w:num>
  <w:num w:numId="10" w16cid:durableId="1650402434">
    <w:abstractNumId w:val="65"/>
  </w:num>
  <w:num w:numId="11" w16cid:durableId="1462845689">
    <w:abstractNumId w:val="35"/>
  </w:num>
  <w:num w:numId="12" w16cid:durableId="1024945035">
    <w:abstractNumId w:val="29"/>
  </w:num>
  <w:num w:numId="13" w16cid:durableId="1897475880">
    <w:abstractNumId w:val="5"/>
  </w:num>
  <w:num w:numId="14" w16cid:durableId="980575430">
    <w:abstractNumId w:val="39"/>
  </w:num>
  <w:num w:numId="15" w16cid:durableId="1167283968">
    <w:abstractNumId w:val="15"/>
  </w:num>
  <w:num w:numId="16" w16cid:durableId="1845626098">
    <w:abstractNumId w:val="7"/>
  </w:num>
  <w:num w:numId="17" w16cid:durableId="2097707511">
    <w:abstractNumId w:val="17"/>
  </w:num>
  <w:num w:numId="18" w16cid:durableId="398014996">
    <w:abstractNumId w:val="61"/>
  </w:num>
  <w:num w:numId="19" w16cid:durableId="1112551875">
    <w:abstractNumId w:val="41"/>
  </w:num>
  <w:num w:numId="20" w16cid:durableId="1032071742">
    <w:abstractNumId w:val="52"/>
  </w:num>
  <w:num w:numId="21" w16cid:durableId="1559632864">
    <w:abstractNumId w:val="16"/>
  </w:num>
  <w:num w:numId="22" w16cid:durableId="1128161199">
    <w:abstractNumId w:val="27"/>
  </w:num>
  <w:num w:numId="23" w16cid:durableId="2132556883">
    <w:abstractNumId w:val="9"/>
  </w:num>
  <w:num w:numId="24" w16cid:durableId="158693721">
    <w:abstractNumId w:val="72"/>
  </w:num>
  <w:num w:numId="25" w16cid:durableId="1733700768">
    <w:abstractNumId w:val="68"/>
  </w:num>
  <w:num w:numId="26" w16cid:durableId="1716004966">
    <w:abstractNumId w:val="67"/>
  </w:num>
  <w:num w:numId="27" w16cid:durableId="540434163">
    <w:abstractNumId w:val="33"/>
  </w:num>
  <w:num w:numId="28" w16cid:durableId="1934121492">
    <w:abstractNumId w:val="0"/>
  </w:num>
  <w:num w:numId="29" w16cid:durableId="2145809491">
    <w:abstractNumId w:val="50"/>
  </w:num>
  <w:num w:numId="30" w16cid:durableId="947851777">
    <w:abstractNumId w:val="45"/>
  </w:num>
  <w:num w:numId="31" w16cid:durableId="2013947926">
    <w:abstractNumId w:val="47"/>
  </w:num>
  <w:num w:numId="32" w16cid:durableId="11541512">
    <w:abstractNumId w:val="6"/>
  </w:num>
  <w:num w:numId="33" w16cid:durableId="815219079">
    <w:abstractNumId w:val="20"/>
  </w:num>
  <w:num w:numId="34" w16cid:durableId="560019000">
    <w:abstractNumId w:val="31"/>
  </w:num>
  <w:num w:numId="35" w16cid:durableId="682828088">
    <w:abstractNumId w:val="8"/>
  </w:num>
  <w:num w:numId="36" w16cid:durableId="232131464">
    <w:abstractNumId w:val="4"/>
  </w:num>
  <w:num w:numId="37" w16cid:durableId="220363109">
    <w:abstractNumId w:val="63"/>
  </w:num>
  <w:num w:numId="38" w16cid:durableId="476386467">
    <w:abstractNumId w:val="58"/>
  </w:num>
  <w:num w:numId="39" w16cid:durableId="773326224">
    <w:abstractNumId w:val="10"/>
  </w:num>
  <w:num w:numId="40" w16cid:durableId="838813741">
    <w:abstractNumId w:val="18"/>
  </w:num>
  <w:num w:numId="41" w16cid:durableId="377706517">
    <w:abstractNumId w:val="62"/>
  </w:num>
  <w:num w:numId="42" w16cid:durableId="466356788">
    <w:abstractNumId w:val="19"/>
  </w:num>
  <w:num w:numId="43" w16cid:durableId="232009574">
    <w:abstractNumId w:val="12"/>
  </w:num>
  <w:num w:numId="44" w16cid:durableId="1769425612">
    <w:abstractNumId w:val="21"/>
  </w:num>
  <w:num w:numId="45" w16cid:durableId="1852642511">
    <w:abstractNumId w:val="64"/>
  </w:num>
  <w:num w:numId="46" w16cid:durableId="133183310">
    <w:abstractNumId w:val="59"/>
  </w:num>
  <w:num w:numId="47" w16cid:durableId="1162235239">
    <w:abstractNumId w:val="36"/>
  </w:num>
  <w:num w:numId="48" w16cid:durableId="759059012">
    <w:abstractNumId w:val="26"/>
  </w:num>
  <w:num w:numId="49" w16cid:durableId="583613530">
    <w:abstractNumId w:val="1"/>
  </w:num>
  <w:num w:numId="50" w16cid:durableId="1258978824">
    <w:abstractNumId w:val="32"/>
  </w:num>
  <w:num w:numId="51" w16cid:durableId="1286812710">
    <w:abstractNumId w:val="38"/>
  </w:num>
  <w:num w:numId="52" w16cid:durableId="368147426">
    <w:abstractNumId w:val="54"/>
  </w:num>
  <w:num w:numId="53" w16cid:durableId="554051255">
    <w:abstractNumId w:val="56"/>
  </w:num>
  <w:num w:numId="54" w16cid:durableId="794910362">
    <w:abstractNumId w:val="3"/>
  </w:num>
  <w:num w:numId="55" w16cid:durableId="439838822">
    <w:abstractNumId w:val="51"/>
  </w:num>
  <w:num w:numId="56" w16cid:durableId="254170737">
    <w:abstractNumId w:val="71"/>
  </w:num>
  <w:num w:numId="57" w16cid:durableId="520511728">
    <w:abstractNumId w:val="23"/>
  </w:num>
  <w:num w:numId="58" w16cid:durableId="1511481615">
    <w:abstractNumId w:val="43"/>
  </w:num>
  <w:num w:numId="59" w16cid:durableId="348916193">
    <w:abstractNumId w:val="28"/>
  </w:num>
  <w:num w:numId="60" w16cid:durableId="679704092">
    <w:abstractNumId w:val="44"/>
  </w:num>
  <w:num w:numId="61" w16cid:durableId="1268538880">
    <w:abstractNumId w:val="69"/>
  </w:num>
  <w:num w:numId="62" w16cid:durableId="1622571283">
    <w:abstractNumId w:val="22"/>
  </w:num>
  <w:num w:numId="63" w16cid:durableId="929314777">
    <w:abstractNumId w:val="40"/>
  </w:num>
  <w:num w:numId="64" w16cid:durableId="646936603">
    <w:abstractNumId w:val="60"/>
  </w:num>
  <w:num w:numId="65" w16cid:durableId="203566794">
    <w:abstractNumId w:val="34"/>
  </w:num>
  <w:num w:numId="66" w16cid:durableId="1846095776">
    <w:abstractNumId w:val="42"/>
  </w:num>
  <w:num w:numId="67" w16cid:durableId="1212231482">
    <w:abstractNumId w:val="53"/>
  </w:num>
  <w:num w:numId="68" w16cid:durableId="1305357705">
    <w:abstractNumId w:val="55"/>
  </w:num>
  <w:num w:numId="69" w16cid:durableId="1140608493">
    <w:abstractNumId w:val="13"/>
  </w:num>
  <w:num w:numId="70" w16cid:durableId="640773471">
    <w:abstractNumId w:val="24"/>
  </w:num>
  <w:num w:numId="71" w16cid:durableId="1852447448">
    <w:abstractNumId w:val="2"/>
  </w:num>
  <w:num w:numId="72" w16cid:durableId="331834567">
    <w:abstractNumId w:val="49"/>
  </w:num>
  <w:num w:numId="73" w16cid:durableId="17438835">
    <w:abstractNumId w:val="11"/>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ristiina Yang">
    <w15:presenceInfo w15:providerId="AD" w15:userId="S::Kristiina.Yang@cpiglobal.org::9df15f3a-40bc-40f1-b879-845064895d42"/>
  </w15:person>
  <w15:person w15:author="Hamza Abdullah">
    <w15:presenceInfo w15:providerId="AD" w15:userId="S::Hamza.Abdullah@cpiglobal.org::bdbab282-4263-48ba-af0d-1453b1a24a9a"/>
  </w15:person>
  <w15:person w15:author="Ahana Raina">
    <w15:presenceInfo w15:providerId="AD" w15:userId="S::ahana.raina@cpiglobal.org::684222d9-b610-48f3-a05f-d60cc930953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UzMjU2tjQ1MTUxtjRS0lEKTi0uzszPAymwrAUAotbiQiwAAAA="/>
  </w:docVars>
  <w:rsids>
    <w:rsidRoot w:val="00B26D7B"/>
    <w:rsid w:val="0000037D"/>
    <w:rsid w:val="0000060C"/>
    <w:rsid w:val="00000EB2"/>
    <w:rsid w:val="00000F24"/>
    <w:rsid w:val="000012F9"/>
    <w:rsid w:val="00001343"/>
    <w:rsid w:val="00001878"/>
    <w:rsid w:val="00001BB5"/>
    <w:rsid w:val="000023BA"/>
    <w:rsid w:val="0000248E"/>
    <w:rsid w:val="00002662"/>
    <w:rsid w:val="0000294B"/>
    <w:rsid w:val="00002A46"/>
    <w:rsid w:val="00002BA1"/>
    <w:rsid w:val="00002D40"/>
    <w:rsid w:val="00002E02"/>
    <w:rsid w:val="00002ED6"/>
    <w:rsid w:val="0000315F"/>
    <w:rsid w:val="00003813"/>
    <w:rsid w:val="0000404F"/>
    <w:rsid w:val="00004621"/>
    <w:rsid w:val="0000476F"/>
    <w:rsid w:val="00004A05"/>
    <w:rsid w:val="00004BFB"/>
    <w:rsid w:val="00004F0F"/>
    <w:rsid w:val="0000544C"/>
    <w:rsid w:val="000056F2"/>
    <w:rsid w:val="000058E7"/>
    <w:rsid w:val="00005BEB"/>
    <w:rsid w:val="00005ED5"/>
    <w:rsid w:val="0000620D"/>
    <w:rsid w:val="0000667A"/>
    <w:rsid w:val="00007199"/>
    <w:rsid w:val="00007311"/>
    <w:rsid w:val="00007660"/>
    <w:rsid w:val="00007CAC"/>
    <w:rsid w:val="00007F68"/>
    <w:rsid w:val="0001000C"/>
    <w:rsid w:val="000101C5"/>
    <w:rsid w:val="000102AA"/>
    <w:rsid w:val="0001062C"/>
    <w:rsid w:val="0001064F"/>
    <w:rsid w:val="00010683"/>
    <w:rsid w:val="00010713"/>
    <w:rsid w:val="00010A22"/>
    <w:rsid w:val="00010AC5"/>
    <w:rsid w:val="00010D61"/>
    <w:rsid w:val="00010FC6"/>
    <w:rsid w:val="00010FDB"/>
    <w:rsid w:val="0001134D"/>
    <w:rsid w:val="000113D9"/>
    <w:rsid w:val="000115AD"/>
    <w:rsid w:val="000115E6"/>
    <w:rsid w:val="000116F3"/>
    <w:rsid w:val="00011A2A"/>
    <w:rsid w:val="00011C98"/>
    <w:rsid w:val="00011D8A"/>
    <w:rsid w:val="00012265"/>
    <w:rsid w:val="00012379"/>
    <w:rsid w:val="0001270B"/>
    <w:rsid w:val="000128F2"/>
    <w:rsid w:val="00012F0A"/>
    <w:rsid w:val="00012F50"/>
    <w:rsid w:val="0001300A"/>
    <w:rsid w:val="0001377A"/>
    <w:rsid w:val="00013BF4"/>
    <w:rsid w:val="00013C15"/>
    <w:rsid w:val="00014654"/>
    <w:rsid w:val="000148A3"/>
    <w:rsid w:val="000154AD"/>
    <w:rsid w:val="0001562C"/>
    <w:rsid w:val="00015AEC"/>
    <w:rsid w:val="0001614E"/>
    <w:rsid w:val="0001633C"/>
    <w:rsid w:val="000166C8"/>
    <w:rsid w:val="000167B0"/>
    <w:rsid w:val="00016B6E"/>
    <w:rsid w:val="00016F57"/>
    <w:rsid w:val="00016FD6"/>
    <w:rsid w:val="000172E1"/>
    <w:rsid w:val="00017369"/>
    <w:rsid w:val="00017D16"/>
    <w:rsid w:val="00020169"/>
    <w:rsid w:val="0002022A"/>
    <w:rsid w:val="0002031E"/>
    <w:rsid w:val="000204B8"/>
    <w:rsid w:val="00020517"/>
    <w:rsid w:val="00020F3A"/>
    <w:rsid w:val="0002103B"/>
    <w:rsid w:val="00021254"/>
    <w:rsid w:val="00021820"/>
    <w:rsid w:val="00021B95"/>
    <w:rsid w:val="00021F1E"/>
    <w:rsid w:val="0002202F"/>
    <w:rsid w:val="000223F1"/>
    <w:rsid w:val="00022D69"/>
    <w:rsid w:val="00022DDB"/>
    <w:rsid w:val="00024701"/>
    <w:rsid w:val="0002473E"/>
    <w:rsid w:val="00024DB4"/>
    <w:rsid w:val="00025052"/>
    <w:rsid w:val="00025354"/>
    <w:rsid w:val="000253B3"/>
    <w:rsid w:val="00025B1E"/>
    <w:rsid w:val="00025C1E"/>
    <w:rsid w:val="00025E90"/>
    <w:rsid w:val="000265A1"/>
    <w:rsid w:val="00026C2F"/>
    <w:rsid w:val="00026CD4"/>
    <w:rsid w:val="00027344"/>
    <w:rsid w:val="0002747C"/>
    <w:rsid w:val="00027533"/>
    <w:rsid w:val="00027C73"/>
    <w:rsid w:val="000300B8"/>
    <w:rsid w:val="0003015E"/>
    <w:rsid w:val="000301E1"/>
    <w:rsid w:val="000304C3"/>
    <w:rsid w:val="00030510"/>
    <w:rsid w:val="0003156C"/>
    <w:rsid w:val="00031D30"/>
    <w:rsid w:val="000323EE"/>
    <w:rsid w:val="000326EC"/>
    <w:rsid w:val="00032A60"/>
    <w:rsid w:val="00032AE6"/>
    <w:rsid w:val="00032C57"/>
    <w:rsid w:val="00032C66"/>
    <w:rsid w:val="00033F2F"/>
    <w:rsid w:val="0003403D"/>
    <w:rsid w:val="0003424D"/>
    <w:rsid w:val="0003438B"/>
    <w:rsid w:val="0003452C"/>
    <w:rsid w:val="00034915"/>
    <w:rsid w:val="00034BD2"/>
    <w:rsid w:val="00034C3B"/>
    <w:rsid w:val="000350D2"/>
    <w:rsid w:val="000350F4"/>
    <w:rsid w:val="00036210"/>
    <w:rsid w:val="00036310"/>
    <w:rsid w:val="000365CC"/>
    <w:rsid w:val="000370C9"/>
    <w:rsid w:val="00037D62"/>
    <w:rsid w:val="00037DB7"/>
    <w:rsid w:val="00037E3C"/>
    <w:rsid w:val="00037F30"/>
    <w:rsid w:val="00040178"/>
    <w:rsid w:val="000402FF"/>
    <w:rsid w:val="00040507"/>
    <w:rsid w:val="0004059F"/>
    <w:rsid w:val="000405D5"/>
    <w:rsid w:val="000409C9"/>
    <w:rsid w:val="00040D5A"/>
    <w:rsid w:val="00040D6D"/>
    <w:rsid w:val="000411D7"/>
    <w:rsid w:val="0004192B"/>
    <w:rsid w:val="00041ED2"/>
    <w:rsid w:val="0004292C"/>
    <w:rsid w:val="0004297E"/>
    <w:rsid w:val="00043049"/>
    <w:rsid w:val="00043233"/>
    <w:rsid w:val="00043773"/>
    <w:rsid w:val="00043785"/>
    <w:rsid w:val="00043985"/>
    <w:rsid w:val="000439FC"/>
    <w:rsid w:val="00043B3C"/>
    <w:rsid w:val="0004400D"/>
    <w:rsid w:val="000440D5"/>
    <w:rsid w:val="000440FA"/>
    <w:rsid w:val="00044246"/>
    <w:rsid w:val="00044567"/>
    <w:rsid w:val="000446C2"/>
    <w:rsid w:val="00044784"/>
    <w:rsid w:val="0004566C"/>
    <w:rsid w:val="00045C25"/>
    <w:rsid w:val="00045D04"/>
    <w:rsid w:val="00045F5B"/>
    <w:rsid w:val="00046017"/>
    <w:rsid w:val="0004606A"/>
    <w:rsid w:val="000460EF"/>
    <w:rsid w:val="0004610A"/>
    <w:rsid w:val="0004660E"/>
    <w:rsid w:val="00046D9C"/>
    <w:rsid w:val="00047456"/>
    <w:rsid w:val="000475BE"/>
    <w:rsid w:val="000478C8"/>
    <w:rsid w:val="00050002"/>
    <w:rsid w:val="0005003A"/>
    <w:rsid w:val="00050273"/>
    <w:rsid w:val="000503D7"/>
    <w:rsid w:val="00050656"/>
    <w:rsid w:val="00050AEC"/>
    <w:rsid w:val="00050B91"/>
    <w:rsid w:val="00050E83"/>
    <w:rsid w:val="000512EB"/>
    <w:rsid w:val="00051575"/>
    <w:rsid w:val="000516BF"/>
    <w:rsid w:val="00051738"/>
    <w:rsid w:val="000518F0"/>
    <w:rsid w:val="000519DE"/>
    <w:rsid w:val="00051DC0"/>
    <w:rsid w:val="00051DC5"/>
    <w:rsid w:val="000522C6"/>
    <w:rsid w:val="00052817"/>
    <w:rsid w:val="000529A2"/>
    <w:rsid w:val="00052A96"/>
    <w:rsid w:val="00052B07"/>
    <w:rsid w:val="00052B3B"/>
    <w:rsid w:val="00052BCA"/>
    <w:rsid w:val="00052D20"/>
    <w:rsid w:val="000532E6"/>
    <w:rsid w:val="000533F7"/>
    <w:rsid w:val="000538F7"/>
    <w:rsid w:val="0005417C"/>
    <w:rsid w:val="00054838"/>
    <w:rsid w:val="00054B80"/>
    <w:rsid w:val="00054C82"/>
    <w:rsid w:val="00054E13"/>
    <w:rsid w:val="0005508F"/>
    <w:rsid w:val="000551B1"/>
    <w:rsid w:val="00055412"/>
    <w:rsid w:val="00055727"/>
    <w:rsid w:val="00055847"/>
    <w:rsid w:val="00055927"/>
    <w:rsid w:val="00055ABC"/>
    <w:rsid w:val="00055F97"/>
    <w:rsid w:val="000564CC"/>
    <w:rsid w:val="00056C4F"/>
    <w:rsid w:val="00056C7F"/>
    <w:rsid w:val="0005702A"/>
    <w:rsid w:val="000572F5"/>
    <w:rsid w:val="000578FE"/>
    <w:rsid w:val="00057BB8"/>
    <w:rsid w:val="00057C96"/>
    <w:rsid w:val="00057DEC"/>
    <w:rsid w:val="000604FB"/>
    <w:rsid w:val="00060507"/>
    <w:rsid w:val="00060A10"/>
    <w:rsid w:val="00060F51"/>
    <w:rsid w:val="00061612"/>
    <w:rsid w:val="000619DC"/>
    <w:rsid w:val="00062234"/>
    <w:rsid w:val="00062250"/>
    <w:rsid w:val="00062665"/>
    <w:rsid w:val="00062724"/>
    <w:rsid w:val="00063133"/>
    <w:rsid w:val="00063462"/>
    <w:rsid w:val="000634CD"/>
    <w:rsid w:val="00063551"/>
    <w:rsid w:val="00063C1F"/>
    <w:rsid w:val="00063E03"/>
    <w:rsid w:val="00064503"/>
    <w:rsid w:val="00064749"/>
    <w:rsid w:val="00064810"/>
    <w:rsid w:val="00064F40"/>
    <w:rsid w:val="0006592D"/>
    <w:rsid w:val="00065A56"/>
    <w:rsid w:val="00065DA3"/>
    <w:rsid w:val="00065E49"/>
    <w:rsid w:val="00065EA2"/>
    <w:rsid w:val="00066545"/>
    <w:rsid w:val="000667F6"/>
    <w:rsid w:val="00066B5D"/>
    <w:rsid w:val="00066DD9"/>
    <w:rsid w:val="00066E6E"/>
    <w:rsid w:val="00066F03"/>
    <w:rsid w:val="000675A4"/>
    <w:rsid w:val="000677D6"/>
    <w:rsid w:val="00067B79"/>
    <w:rsid w:val="00067D21"/>
    <w:rsid w:val="00070508"/>
    <w:rsid w:val="00070AD5"/>
    <w:rsid w:val="00070B27"/>
    <w:rsid w:val="00070C01"/>
    <w:rsid w:val="00071178"/>
    <w:rsid w:val="00071A1B"/>
    <w:rsid w:val="00072246"/>
    <w:rsid w:val="00072338"/>
    <w:rsid w:val="0007235D"/>
    <w:rsid w:val="00072B85"/>
    <w:rsid w:val="00072EB2"/>
    <w:rsid w:val="00072F4F"/>
    <w:rsid w:val="0007311B"/>
    <w:rsid w:val="00073204"/>
    <w:rsid w:val="00073295"/>
    <w:rsid w:val="00073E1B"/>
    <w:rsid w:val="00073F49"/>
    <w:rsid w:val="000740D9"/>
    <w:rsid w:val="0007427D"/>
    <w:rsid w:val="0007436B"/>
    <w:rsid w:val="00074A7E"/>
    <w:rsid w:val="000751B1"/>
    <w:rsid w:val="0007530E"/>
    <w:rsid w:val="000754D4"/>
    <w:rsid w:val="00075824"/>
    <w:rsid w:val="00075CE9"/>
    <w:rsid w:val="000764D3"/>
    <w:rsid w:val="0007682F"/>
    <w:rsid w:val="0007724D"/>
    <w:rsid w:val="000772A2"/>
    <w:rsid w:val="000773C9"/>
    <w:rsid w:val="000778D0"/>
    <w:rsid w:val="00077921"/>
    <w:rsid w:val="00077962"/>
    <w:rsid w:val="0008069D"/>
    <w:rsid w:val="00080760"/>
    <w:rsid w:val="00080A7C"/>
    <w:rsid w:val="00080CEE"/>
    <w:rsid w:val="00081334"/>
    <w:rsid w:val="0008134E"/>
    <w:rsid w:val="00081645"/>
    <w:rsid w:val="00081B02"/>
    <w:rsid w:val="00081EE6"/>
    <w:rsid w:val="000823D6"/>
    <w:rsid w:val="0008285F"/>
    <w:rsid w:val="00082915"/>
    <w:rsid w:val="00082D0F"/>
    <w:rsid w:val="00082ED1"/>
    <w:rsid w:val="000833E0"/>
    <w:rsid w:val="000833EB"/>
    <w:rsid w:val="000835E1"/>
    <w:rsid w:val="00083CE1"/>
    <w:rsid w:val="0008410C"/>
    <w:rsid w:val="000841B7"/>
    <w:rsid w:val="000843F8"/>
    <w:rsid w:val="00084B24"/>
    <w:rsid w:val="00084EE1"/>
    <w:rsid w:val="00085675"/>
    <w:rsid w:val="00085AE1"/>
    <w:rsid w:val="00085B6F"/>
    <w:rsid w:val="00085B90"/>
    <w:rsid w:val="00085CB9"/>
    <w:rsid w:val="000860B2"/>
    <w:rsid w:val="00086332"/>
    <w:rsid w:val="00086B08"/>
    <w:rsid w:val="00086BF4"/>
    <w:rsid w:val="00086F59"/>
    <w:rsid w:val="00086F87"/>
    <w:rsid w:val="000874CE"/>
    <w:rsid w:val="00087761"/>
    <w:rsid w:val="0008780E"/>
    <w:rsid w:val="00087A46"/>
    <w:rsid w:val="00087F61"/>
    <w:rsid w:val="0009043C"/>
    <w:rsid w:val="00090ADB"/>
    <w:rsid w:val="00090B02"/>
    <w:rsid w:val="00090BD1"/>
    <w:rsid w:val="00091118"/>
    <w:rsid w:val="00091263"/>
    <w:rsid w:val="00091410"/>
    <w:rsid w:val="000918BF"/>
    <w:rsid w:val="00091A01"/>
    <w:rsid w:val="00091F1D"/>
    <w:rsid w:val="000927F7"/>
    <w:rsid w:val="00092865"/>
    <w:rsid w:val="00092A9B"/>
    <w:rsid w:val="00092BF3"/>
    <w:rsid w:val="00092CC4"/>
    <w:rsid w:val="00092E35"/>
    <w:rsid w:val="00092F54"/>
    <w:rsid w:val="00093081"/>
    <w:rsid w:val="00093151"/>
    <w:rsid w:val="00093186"/>
    <w:rsid w:val="000933B1"/>
    <w:rsid w:val="00093548"/>
    <w:rsid w:val="000935F4"/>
    <w:rsid w:val="0009365D"/>
    <w:rsid w:val="00093C5F"/>
    <w:rsid w:val="00094632"/>
    <w:rsid w:val="00094853"/>
    <w:rsid w:val="000948AC"/>
    <w:rsid w:val="000948F0"/>
    <w:rsid w:val="00094CA6"/>
    <w:rsid w:val="00095C39"/>
    <w:rsid w:val="00095FFA"/>
    <w:rsid w:val="00096055"/>
    <w:rsid w:val="000968AA"/>
    <w:rsid w:val="00096B11"/>
    <w:rsid w:val="00096DDD"/>
    <w:rsid w:val="00097272"/>
    <w:rsid w:val="0009778F"/>
    <w:rsid w:val="00097924"/>
    <w:rsid w:val="000A00F5"/>
    <w:rsid w:val="000A0186"/>
    <w:rsid w:val="000A034E"/>
    <w:rsid w:val="000A0845"/>
    <w:rsid w:val="000A0A9D"/>
    <w:rsid w:val="000A0B7B"/>
    <w:rsid w:val="000A0F3B"/>
    <w:rsid w:val="000A0F88"/>
    <w:rsid w:val="000A18A6"/>
    <w:rsid w:val="000A1BE6"/>
    <w:rsid w:val="000A2409"/>
    <w:rsid w:val="000A2A97"/>
    <w:rsid w:val="000A2CC7"/>
    <w:rsid w:val="000A2D69"/>
    <w:rsid w:val="000A3630"/>
    <w:rsid w:val="000A36EA"/>
    <w:rsid w:val="000A3759"/>
    <w:rsid w:val="000A3D2B"/>
    <w:rsid w:val="000A3D5C"/>
    <w:rsid w:val="000A4378"/>
    <w:rsid w:val="000A4439"/>
    <w:rsid w:val="000A4C10"/>
    <w:rsid w:val="000A4DB4"/>
    <w:rsid w:val="000A4EB9"/>
    <w:rsid w:val="000A5430"/>
    <w:rsid w:val="000A55CC"/>
    <w:rsid w:val="000A5799"/>
    <w:rsid w:val="000A585B"/>
    <w:rsid w:val="000A5936"/>
    <w:rsid w:val="000A5CB8"/>
    <w:rsid w:val="000A5D8B"/>
    <w:rsid w:val="000A60D0"/>
    <w:rsid w:val="000A636D"/>
    <w:rsid w:val="000A63BC"/>
    <w:rsid w:val="000A644C"/>
    <w:rsid w:val="000A6887"/>
    <w:rsid w:val="000A6888"/>
    <w:rsid w:val="000A68A0"/>
    <w:rsid w:val="000A6D06"/>
    <w:rsid w:val="000A6F2D"/>
    <w:rsid w:val="000A6FCC"/>
    <w:rsid w:val="000A7145"/>
    <w:rsid w:val="000A74A3"/>
    <w:rsid w:val="000A755A"/>
    <w:rsid w:val="000A757C"/>
    <w:rsid w:val="000A7A2F"/>
    <w:rsid w:val="000A7CCC"/>
    <w:rsid w:val="000B0444"/>
    <w:rsid w:val="000B0779"/>
    <w:rsid w:val="000B07F3"/>
    <w:rsid w:val="000B0DFB"/>
    <w:rsid w:val="000B0F9F"/>
    <w:rsid w:val="000B13B7"/>
    <w:rsid w:val="000B1673"/>
    <w:rsid w:val="000B171E"/>
    <w:rsid w:val="000B22F6"/>
    <w:rsid w:val="000B24D0"/>
    <w:rsid w:val="000B2681"/>
    <w:rsid w:val="000B26D2"/>
    <w:rsid w:val="000B2936"/>
    <w:rsid w:val="000B2A20"/>
    <w:rsid w:val="000B2DDD"/>
    <w:rsid w:val="000B38E8"/>
    <w:rsid w:val="000B3CCF"/>
    <w:rsid w:val="000B3EDF"/>
    <w:rsid w:val="000B4065"/>
    <w:rsid w:val="000B43BA"/>
    <w:rsid w:val="000B449D"/>
    <w:rsid w:val="000B477E"/>
    <w:rsid w:val="000B4E2A"/>
    <w:rsid w:val="000B562C"/>
    <w:rsid w:val="000B5CD8"/>
    <w:rsid w:val="000B5D7A"/>
    <w:rsid w:val="000B662B"/>
    <w:rsid w:val="000B6828"/>
    <w:rsid w:val="000B69A4"/>
    <w:rsid w:val="000B6A34"/>
    <w:rsid w:val="000B6B77"/>
    <w:rsid w:val="000B6E3B"/>
    <w:rsid w:val="000B702A"/>
    <w:rsid w:val="000B7519"/>
    <w:rsid w:val="000B7FFC"/>
    <w:rsid w:val="000C00DF"/>
    <w:rsid w:val="000C0165"/>
    <w:rsid w:val="000C02A5"/>
    <w:rsid w:val="000C056D"/>
    <w:rsid w:val="000C05A8"/>
    <w:rsid w:val="000C05BD"/>
    <w:rsid w:val="000C0EF4"/>
    <w:rsid w:val="000C1A70"/>
    <w:rsid w:val="000C230B"/>
    <w:rsid w:val="000C2371"/>
    <w:rsid w:val="000C2600"/>
    <w:rsid w:val="000C2731"/>
    <w:rsid w:val="000C27A3"/>
    <w:rsid w:val="000C29F4"/>
    <w:rsid w:val="000C2C27"/>
    <w:rsid w:val="000C328D"/>
    <w:rsid w:val="000C385F"/>
    <w:rsid w:val="000C4391"/>
    <w:rsid w:val="000C43A7"/>
    <w:rsid w:val="000C496D"/>
    <w:rsid w:val="000C4DFD"/>
    <w:rsid w:val="000C5134"/>
    <w:rsid w:val="000C5653"/>
    <w:rsid w:val="000C5A3D"/>
    <w:rsid w:val="000C5E19"/>
    <w:rsid w:val="000C5E4F"/>
    <w:rsid w:val="000C62E0"/>
    <w:rsid w:val="000C65EF"/>
    <w:rsid w:val="000C6BB4"/>
    <w:rsid w:val="000C6C76"/>
    <w:rsid w:val="000C6EEF"/>
    <w:rsid w:val="000C6F5A"/>
    <w:rsid w:val="000C6F65"/>
    <w:rsid w:val="000C70DE"/>
    <w:rsid w:val="000C7131"/>
    <w:rsid w:val="000C7320"/>
    <w:rsid w:val="000C7419"/>
    <w:rsid w:val="000C7652"/>
    <w:rsid w:val="000C7673"/>
    <w:rsid w:val="000C7A5E"/>
    <w:rsid w:val="000C7B44"/>
    <w:rsid w:val="000C7D00"/>
    <w:rsid w:val="000C7D5B"/>
    <w:rsid w:val="000C7F67"/>
    <w:rsid w:val="000D06CE"/>
    <w:rsid w:val="000D0B98"/>
    <w:rsid w:val="000D0DA7"/>
    <w:rsid w:val="000D1086"/>
    <w:rsid w:val="000D129E"/>
    <w:rsid w:val="000D185A"/>
    <w:rsid w:val="000D19B0"/>
    <w:rsid w:val="000D1A11"/>
    <w:rsid w:val="000D1BD2"/>
    <w:rsid w:val="000D1CA8"/>
    <w:rsid w:val="000D1FBA"/>
    <w:rsid w:val="000D22E3"/>
    <w:rsid w:val="000D2758"/>
    <w:rsid w:val="000D2879"/>
    <w:rsid w:val="000D2A4C"/>
    <w:rsid w:val="000D33B5"/>
    <w:rsid w:val="000D39F3"/>
    <w:rsid w:val="000D477A"/>
    <w:rsid w:val="000D4ADB"/>
    <w:rsid w:val="000D4FDB"/>
    <w:rsid w:val="000D50ED"/>
    <w:rsid w:val="000D519D"/>
    <w:rsid w:val="000D5BBA"/>
    <w:rsid w:val="000D5D3A"/>
    <w:rsid w:val="000D5FDD"/>
    <w:rsid w:val="000D643E"/>
    <w:rsid w:val="000D64A3"/>
    <w:rsid w:val="000D663D"/>
    <w:rsid w:val="000D6D91"/>
    <w:rsid w:val="000D6EA1"/>
    <w:rsid w:val="000D71C2"/>
    <w:rsid w:val="000D74EA"/>
    <w:rsid w:val="000D756B"/>
    <w:rsid w:val="000D7664"/>
    <w:rsid w:val="000D7709"/>
    <w:rsid w:val="000D7843"/>
    <w:rsid w:val="000D7859"/>
    <w:rsid w:val="000D7C20"/>
    <w:rsid w:val="000E0401"/>
    <w:rsid w:val="000E050D"/>
    <w:rsid w:val="000E08DB"/>
    <w:rsid w:val="000E0F6F"/>
    <w:rsid w:val="000E1077"/>
    <w:rsid w:val="000E1BA4"/>
    <w:rsid w:val="000E1F2A"/>
    <w:rsid w:val="000E22EF"/>
    <w:rsid w:val="000E24B5"/>
    <w:rsid w:val="000E2B05"/>
    <w:rsid w:val="000E2BD2"/>
    <w:rsid w:val="000E2E8A"/>
    <w:rsid w:val="000E323B"/>
    <w:rsid w:val="000E32FA"/>
    <w:rsid w:val="000E358B"/>
    <w:rsid w:val="000E364E"/>
    <w:rsid w:val="000E37AB"/>
    <w:rsid w:val="000E408F"/>
    <w:rsid w:val="000E4CCF"/>
    <w:rsid w:val="000E4CEE"/>
    <w:rsid w:val="000E53A5"/>
    <w:rsid w:val="000E5914"/>
    <w:rsid w:val="000E5B57"/>
    <w:rsid w:val="000E5C4A"/>
    <w:rsid w:val="000E5D9A"/>
    <w:rsid w:val="000E6457"/>
    <w:rsid w:val="000E6605"/>
    <w:rsid w:val="000E6929"/>
    <w:rsid w:val="000E6D73"/>
    <w:rsid w:val="000E6DA7"/>
    <w:rsid w:val="000E73AC"/>
    <w:rsid w:val="000E77C0"/>
    <w:rsid w:val="000E7D42"/>
    <w:rsid w:val="000E7F9C"/>
    <w:rsid w:val="000F0007"/>
    <w:rsid w:val="000F08A2"/>
    <w:rsid w:val="000F1596"/>
    <w:rsid w:val="000F16FF"/>
    <w:rsid w:val="000F2359"/>
    <w:rsid w:val="000F2D93"/>
    <w:rsid w:val="000F2FBF"/>
    <w:rsid w:val="000F3271"/>
    <w:rsid w:val="000F32CA"/>
    <w:rsid w:val="000F3503"/>
    <w:rsid w:val="000F378C"/>
    <w:rsid w:val="000F38BC"/>
    <w:rsid w:val="000F39FC"/>
    <w:rsid w:val="000F3A25"/>
    <w:rsid w:val="000F40C1"/>
    <w:rsid w:val="000F44FA"/>
    <w:rsid w:val="000F502F"/>
    <w:rsid w:val="000F5557"/>
    <w:rsid w:val="000F579B"/>
    <w:rsid w:val="000F5F56"/>
    <w:rsid w:val="000F65DF"/>
    <w:rsid w:val="000F6ED0"/>
    <w:rsid w:val="000F7398"/>
    <w:rsid w:val="000F7E1C"/>
    <w:rsid w:val="0010008F"/>
    <w:rsid w:val="001003E1"/>
    <w:rsid w:val="0010048D"/>
    <w:rsid w:val="0010068C"/>
    <w:rsid w:val="001006FE"/>
    <w:rsid w:val="00100E75"/>
    <w:rsid w:val="0010114B"/>
    <w:rsid w:val="001013DE"/>
    <w:rsid w:val="0010141C"/>
    <w:rsid w:val="00101ABD"/>
    <w:rsid w:val="00101EB6"/>
    <w:rsid w:val="0010214C"/>
    <w:rsid w:val="00102256"/>
    <w:rsid w:val="00102463"/>
    <w:rsid w:val="00102BA6"/>
    <w:rsid w:val="001031A4"/>
    <w:rsid w:val="00103325"/>
    <w:rsid w:val="001033A2"/>
    <w:rsid w:val="001035C4"/>
    <w:rsid w:val="00103C3A"/>
    <w:rsid w:val="001045FF"/>
    <w:rsid w:val="00104669"/>
    <w:rsid w:val="00104A7E"/>
    <w:rsid w:val="00104BEC"/>
    <w:rsid w:val="00104CC7"/>
    <w:rsid w:val="00104FDD"/>
    <w:rsid w:val="0010522E"/>
    <w:rsid w:val="00105B71"/>
    <w:rsid w:val="00105D46"/>
    <w:rsid w:val="0010626B"/>
    <w:rsid w:val="0010642B"/>
    <w:rsid w:val="0010649E"/>
    <w:rsid w:val="001065EC"/>
    <w:rsid w:val="00106748"/>
    <w:rsid w:val="00106D67"/>
    <w:rsid w:val="00107275"/>
    <w:rsid w:val="001073FA"/>
    <w:rsid w:val="00107A8E"/>
    <w:rsid w:val="00107E8A"/>
    <w:rsid w:val="001102FA"/>
    <w:rsid w:val="00110819"/>
    <w:rsid w:val="00110AEB"/>
    <w:rsid w:val="00110D56"/>
    <w:rsid w:val="00110E28"/>
    <w:rsid w:val="00111341"/>
    <w:rsid w:val="00111418"/>
    <w:rsid w:val="00111864"/>
    <w:rsid w:val="00111C20"/>
    <w:rsid w:val="00111C8E"/>
    <w:rsid w:val="00111DB5"/>
    <w:rsid w:val="00111E7C"/>
    <w:rsid w:val="001120AE"/>
    <w:rsid w:val="00112118"/>
    <w:rsid w:val="001124A5"/>
    <w:rsid w:val="001127A7"/>
    <w:rsid w:val="00112D50"/>
    <w:rsid w:val="001134D0"/>
    <w:rsid w:val="001135BB"/>
    <w:rsid w:val="00113A36"/>
    <w:rsid w:val="001140E1"/>
    <w:rsid w:val="00114125"/>
    <w:rsid w:val="00114378"/>
    <w:rsid w:val="00114426"/>
    <w:rsid w:val="001145B2"/>
    <w:rsid w:val="001145D4"/>
    <w:rsid w:val="001146DF"/>
    <w:rsid w:val="001146E5"/>
    <w:rsid w:val="00114B2C"/>
    <w:rsid w:val="00114FD2"/>
    <w:rsid w:val="00114FE6"/>
    <w:rsid w:val="00115108"/>
    <w:rsid w:val="00115125"/>
    <w:rsid w:val="00115190"/>
    <w:rsid w:val="001152A8"/>
    <w:rsid w:val="00115597"/>
    <w:rsid w:val="00115911"/>
    <w:rsid w:val="00115FDF"/>
    <w:rsid w:val="00116898"/>
    <w:rsid w:val="00116ABE"/>
    <w:rsid w:val="00116F1E"/>
    <w:rsid w:val="001172DE"/>
    <w:rsid w:val="001175ED"/>
    <w:rsid w:val="001179C7"/>
    <w:rsid w:val="00117C54"/>
    <w:rsid w:val="00117D1C"/>
    <w:rsid w:val="00117D34"/>
    <w:rsid w:val="00117F71"/>
    <w:rsid w:val="001200AC"/>
    <w:rsid w:val="00120167"/>
    <w:rsid w:val="00120613"/>
    <w:rsid w:val="00121844"/>
    <w:rsid w:val="001218D0"/>
    <w:rsid w:val="00121952"/>
    <w:rsid w:val="00122A89"/>
    <w:rsid w:val="00122B93"/>
    <w:rsid w:val="00122D22"/>
    <w:rsid w:val="001232F5"/>
    <w:rsid w:val="001233F5"/>
    <w:rsid w:val="0012354A"/>
    <w:rsid w:val="00123A07"/>
    <w:rsid w:val="00123B28"/>
    <w:rsid w:val="00123C33"/>
    <w:rsid w:val="00123D58"/>
    <w:rsid w:val="00123DBC"/>
    <w:rsid w:val="001241B1"/>
    <w:rsid w:val="00124571"/>
    <w:rsid w:val="001245C3"/>
    <w:rsid w:val="00124B2C"/>
    <w:rsid w:val="00124BE6"/>
    <w:rsid w:val="00124E31"/>
    <w:rsid w:val="00124F05"/>
    <w:rsid w:val="00124FC2"/>
    <w:rsid w:val="00125B86"/>
    <w:rsid w:val="0012655E"/>
    <w:rsid w:val="0012677F"/>
    <w:rsid w:val="001270F2"/>
    <w:rsid w:val="001273E2"/>
    <w:rsid w:val="00127614"/>
    <w:rsid w:val="00127946"/>
    <w:rsid w:val="00130206"/>
    <w:rsid w:val="00130352"/>
    <w:rsid w:val="001304CE"/>
    <w:rsid w:val="0013057C"/>
    <w:rsid w:val="001307C4"/>
    <w:rsid w:val="00130CB8"/>
    <w:rsid w:val="00130DB1"/>
    <w:rsid w:val="00131046"/>
    <w:rsid w:val="00131828"/>
    <w:rsid w:val="00131DA4"/>
    <w:rsid w:val="001323D8"/>
    <w:rsid w:val="00132642"/>
    <w:rsid w:val="001328C2"/>
    <w:rsid w:val="00132CC2"/>
    <w:rsid w:val="00132E17"/>
    <w:rsid w:val="001334A3"/>
    <w:rsid w:val="001336BF"/>
    <w:rsid w:val="00133A61"/>
    <w:rsid w:val="00133A6A"/>
    <w:rsid w:val="00133E0A"/>
    <w:rsid w:val="00134139"/>
    <w:rsid w:val="00134B6F"/>
    <w:rsid w:val="00135340"/>
    <w:rsid w:val="00135540"/>
    <w:rsid w:val="00135E67"/>
    <w:rsid w:val="00135EAD"/>
    <w:rsid w:val="00136F56"/>
    <w:rsid w:val="00137112"/>
    <w:rsid w:val="001372B3"/>
    <w:rsid w:val="001372B5"/>
    <w:rsid w:val="001373F9"/>
    <w:rsid w:val="00137449"/>
    <w:rsid w:val="00137597"/>
    <w:rsid w:val="001379E1"/>
    <w:rsid w:val="00137CEE"/>
    <w:rsid w:val="00140818"/>
    <w:rsid w:val="0014082D"/>
    <w:rsid w:val="00140A2D"/>
    <w:rsid w:val="00141360"/>
    <w:rsid w:val="00141387"/>
    <w:rsid w:val="00141CA6"/>
    <w:rsid w:val="00141D21"/>
    <w:rsid w:val="00142174"/>
    <w:rsid w:val="001422BB"/>
    <w:rsid w:val="0014232D"/>
    <w:rsid w:val="001423D2"/>
    <w:rsid w:val="00142559"/>
    <w:rsid w:val="001425A7"/>
    <w:rsid w:val="0014276C"/>
    <w:rsid w:val="00142787"/>
    <w:rsid w:val="001427E7"/>
    <w:rsid w:val="00142B8E"/>
    <w:rsid w:val="00142D70"/>
    <w:rsid w:val="00142DF2"/>
    <w:rsid w:val="00142E3C"/>
    <w:rsid w:val="00143101"/>
    <w:rsid w:val="0014327C"/>
    <w:rsid w:val="00143E45"/>
    <w:rsid w:val="00143E66"/>
    <w:rsid w:val="001440E0"/>
    <w:rsid w:val="0014470B"/>
    <w:rsid w:val="0014471C"/>
    <w:rsid w:val="00144D17"/>
    <w:rsid w:val="00144D34"/>
    <w:rsid w:val="00145441"/>
    <w:rsid w:val="0014567F"/>
    <w:rsid w:val="00145954"/>
    <w:rsid w:val="00145BA7"/>
    <w:rsid w:val="00145D4A"/>
    <w:rsid w:val="0014646F"/>
    <w:rsid w:val="00146DA1"/>
    <w:rsid w:val="00146DC3"/>
    <w:rsid w:val="00146DDD"/>
    <w:rsid w:val="00146E14"/>
    <w:rsid w:val="00147023"/>
    <w:rsid w:val="00147102"/>
    <w:rsid w:val="001471F0"/>
    <w:rsid w:val="00147891"/>
    <w:rsid w:val="00147C99"/>
    <w:rsid w:val="00147D7B"/>
    <w:rsid w:val="001503B6"/>
    <w:rsid w:val="001504DA"/>
    <w:rsid w:val="00150D94"/>
    <w:rsid w:val="001511EE"/>
    <w:rsid w:val="001512F8"/>
    <w:rsid w:val="00151BCD"/>
    <w:rsid w:val="00151C0F"/>
    <w:rsid w:val="00151D76"/>
    <w:rsid w:val="001524BC"/>
    <w:rsid w:val="00152B0A"/>
    <w:rsid w:val="00152C73"/>
    <w:rsid w:val="00152DEB"/>
    <w:rsid w:val="00152ED9"/>
    <w:rsid w:val="001534F6"/>
    <w:rsid w:val="001535DA"/>
    <w:rsid w:val="00153643"/>
    <w:rsid w:val="00153644"/>
    <w:rsid w:val="00153733"/>
    <w:rsid w:val="00154024"/>
    <w:rsid w:val="00154113"/>
    <w:rsid w:val="0015418C"/>
    <w:rsid w:val="001541BF"/>
    <w:rsid w:val="0015465D"/>
    <w:rsid w:val="00154955"/>
    <w:rsid w:val="00154DD1"/>
    <w:rsid w:val="00154ED9"/>
    <w:rsid w:val="00155023"/>
    <w:rsid w:val="0015537A"/>
    <w:rsid w:val="001565BC"/>
    <w:rsid w:val="00156FDC"/>
    <w:rsid w:val="00157292"/>
    <w:rsid w:val="0015746D"/>
    <w:rsid w:val="0015746F"/>
    <w:rsid w:val="0015758A"/>
    <w:rsid w:val="00157650"/>
    <w:rsid w:val="00157B03"/>
    <w:rsid w:val="00157C10"/>
    <w:rsid w:val="00157D55"/>
    <w:rsid w:val="00160556"/>
    <w:rsid w:val="0016060B"/>
    <w:rsid w:val="00160678"/>
    <w:rsid w:val="00160683"/>
    <w:rsid w:val="00160931"/>
    <w:rsid w:val="00160969"/>
    <w:rsid w:val="00160CC7"/>
    <w:rsid w:val="0016103D"/>
    <w:rsid w:val="001610F2"/>
    <w:rsid w:val="0016121B"/>
    <w:rsid w:val="0016173E"/>
    <w:rsid w:val="00161DE7"/>
    <w:rsid w:val="00161E24"/>
    <w:rsid w:val="001623F1"/>
    <w:rsid w:val="001625CC"/>
    <w:rsid w:val="00162BCD"/>
    <w:rsid w:val="00162D7A"/>
    <w:rsid w:val="00163292"/>
    <w:rsid w:val="0016389A"/>
    <w:rsid w:val="001641D5"/>
    <w:rsid w:val="00164213"/>
    <w:rsid w:val="001644E3"/>
    <w:rsid w:val="00164AB2"/>
    <w:rsid w:val="00164CC6"/>
    <w:rsid w:val="00164EC9"/>
    <w:rsid w:val="00165472"/>
    <w:rsid w:val="001655A6"/>
    <w:rsid w:val="001655D5"/>
    <w:rsid w:val="001660BC"/>
    <w:rsid w:val="0016668D"/>
    <w:rsid w:val="001669F2"/>
    <w:rsid w:val="00167200"/>
    <w:rsid w:val="00167418"/>
    <w:rsid w:val="001679C2"/>
    <w:rsid w:val="00167C3A"/>
    <w:rsid w:val="00170090"/>
    <w:rsid w:val="00170340"/>
    <w:rsid w:val="00170371"/>
    <w:rsid w:val="00170713"/>
    <w:rsid w:val="00170720"/>
    <w:rsid w:val="00170B7C"/>
    <w:rsid w:val="00170E93"/>
    <w:rsid w:val="00170F11"/>
    <w:rsid w:val="0017188F"/>
    <w:rsid w:val="001719EE"/>
    <w:rsid w:val="0017285B"/>
    <w:rsid w:val="00172B1F"/>
    <w:rsid w:val="00172C2E"/>
    <w:rsid w:val="00172ECE"/>
    <w:rsid w:val="00172F8F"/>
    <w:rsid w:val="001732F9"/>
    <w:rsid w:val="0017356B"/>
    <w:rsid w:val="00173D16"/>
    <w:rsid w:val="00173D73"/>
    <w:rsid w:val="00174191"/>
    <w:rsid w:val="00174F0E"/>
    <w:rsid w:val="00174FDA"/>
    <w:rsid w:val="00175298"/>
    <w:rsid w:val="0017571F"/>
    <w:rsid w:val="00175B6F"/>
    <w:rsid w:val="00175EE0"/>
    <w:rsid w:val="00176072"/>
    <w:rsid w:val="00176143"/>
    <w:rsid w:val="0017634C"/>
    <w:rsid w:val="00176548"/>
    <w:rsid w:val="001765DF"/>
    <w:rsid w:val="00176774"/>
    <w:rsid w:val="00176AE4"/>
    <w:rsid w:val="00176EBD"/>
    <w:rsid w:val="00177398"/>
    <w:rsid w:val="001777CC"/>
    <w:rsid w:val="00177C91"/>
    <w:rsid w:val="00180224"/>
    <w:rsid w:val="0018061E"/>
    <w:rsid w:val="001806CA"/>
    <w:rsid w:val="001808DB"/>
    <w:rsid w:val="001809C2"/>
    <w:rsid w:val="00180C2A"/>
    <w:rsid w:val="00180FF2"/>
    <w:rsid w:val="0018107A"/>
    <w:rsid w:val="001812A6"/>
    <w:rsid w:val="001816D4"/>
    <w:rsid w:val="00181D2A"/>
    <w:rsid w:val="001824CC"/>
    <w:rsid w:val="00182700"/>
    <w:rsid w:val="0018308A"/>
    <w:rsid w:val="00183176"/>
    <w:rsid w:val="001831A7"/>
    <w:rsid w:val="00183799"/>
    <w:rsid w:val="001837F3"/>
    <w:rsid w:val="00183C9B"/>
    <w:rsid w:val="001846B2"/>
    <w:rsid w:val="00184C2E"/>
    <w:rsid w:val="00185036"/>
    <w:rsid w:val="001859AA"/>
    <w:rsid w:val="00185E59"/>
    <w:rsid w:val="00186100"/>
    <w:rsid w:val="00186171"/>
    <w:rsid w:val="001861DD"/>
    <w:rsid w:val="00186329"/>
    <w:rsid w:val="001866D4"/>
    <w:rsid w:val="00186B1A"/>
    <w:rsid w:val="00186C36"/>
    <w:rsid w:val="00186F11"/>
    <w:rsid w:val="00187472"/>
    <w:rsid w:val="0018748B"/>
    <w:rsid w:val="001876E9"/>
    <w:rsid w:val="00187888"/>
    <w:rsid w:val="001878AA"/>
    <w:rsid w:val="00187BAA"/>
    <w:rsid w:val="00187DDA"/>
    <w:rsid w:val="00187E88"/>
    <w:rsid w:val="00187FAB"/>
    <w:rsid w:val="00190186"/>
    <w:rsid w:val="00190414"/>
    <w:rsid w:val="00190451"/>
    <w:rsid w:val="001906D4"/>
    <w:rsid w:val="0019092C"/>
    <w:rsid w:val="001910F5"/>
    <w:rsid w:val="0019140D"/>
    <w:rsid w:val="00191554"/>
    <w:rsid w:val="001915F9"/>
    <w:rsid w:val="001916E0"/>
    <w:rsid w:val="001917C6"/>
    <w:rsid w:val="001919E1"/>
    <w:rsid w:val="001920FC"/>
    <w:rsid w:val="0019257E"/>
    <w:rsid w:val="00192A4D"/>
    <w:rsid w:val="00192BEC"/>
    <w:rsid w:val="001934C9"/>
    <w:rsid w:val="00193795"/>
    <w:rsid w:val="0019386A"/>
    <w:rsid w:val="001944CF"/>
    <w:rsid w:val="00194633"/>
    <w:rsid w:val="001946B8"/>
    <w:rsid w:val="00194910"/>
    <w:rsid w:val="001951C5"/>
    <w:rsid w:val="001955E1"/>
    <w:rsid w:val="0019578F"/>
    <w:rsid w:val="0019589B"/>
    <w:rsid w:val="00195A6F"/>
    <w:rsid w:val="00195CF4"/>
    <w:rsid w:val="001961A1"/>
    <w:rsid w:val="00196508"/>
    <w:rsid w:val="00196F70"/>
    <w:rsid w:val="00197433"/>
    <w:rsid w:val="00197744"/>
    <w:rsid w:val="00197821"/>
    <w:rsid w:val="001A0164"/>
    <w:rsid w:val="001A01D6"/>
    <w:rsid w:val="001A0305"/>
    <w:rsid w:val="001A052B"/>
    <w:rsid w:val="001A05DA"/>
    <w:rsid w:val="001A067F"/>
    <w:rsid w:val="001A068C"/>
    <w:rsid w:val="001A0A57"/>
    <w:rsid w:val="001A0DD3"/>
    <w:rsid w:val="001A1126"/>
    <w:rsid w:val="001A19E6"/>
    <w:rsid w:val="001A1AEF"/>
    <w:rsid w:val="001A1E3A"/>
    <w:rsid w:val="001A2158"/>
    <w:rsid w:val="001A22F7"/>
    <w:rsid w:val="001A2421"/>
    <w:rsid w:val="001A27B6"/>
    <w:rsid w:val="001A2AF4"/>
    <w:rsid w:val="001A2AFB"/>
    <w:rsid w:val="001A2E20"/>
    <w:rsid w:val="001A3402"/>
    <w:rsid w:val="001A3534"/>
    <w:rsid w:val="001A35F4"/>
    <w:rsid w:val="001A36CB"/>
    <w:rsid w:val="001A38D8"/>
    <w:rsid w:val="001A3AFF"/>
    <w:rsid w:val="001A3DDE"/>
    <w:rsid w:val="001A4047"/>
    <w:rsid w:val="001A43C6"/>
    <w:rsid w:val="001A4500"/>
    <w:rsid w:val="001A497A"/>
    <w:rsid w:val="001A4B59"/>
    <w:rsid w:val="001A4F0D"/>
    <w:rsid w:val="001A5045"/>
    <w:rsid w:val="001A55E9"/>
    <w:rsid w:val="001A5757"/>
    <w:rsid w:val="001A5B0C"/>
    <w:rsid w:val="001A5EF8"/>
    <w:rsid w:val="001A6128"/>
    <w:rsid w:val="001A66E0"/>
    <w:rsid w:val="001A694A"/>
    <w:rsid w:val="001A6B11"/>
    <w:rsid w:val="001A6CE0"/>
    <w:rsid w:val="001A71FC"/>
    <w:rsid w:val="001A7284"/>
    <w:rsid w:val="001A72A2"/>
    <w:rsid w:val="001A72E6"/>
    <w:rsid w:val="001A7B20"/>
    <w:rsid w:val="001B032C"/>
    <w:rsid w:val="001B0420"/>
    <w:rsid w:val="001B0696"/>
    <w:rsid w:val="001B09B6"/>
    <w:rsid w:val="001B104E"/>
    <w:rsid w:val="001B1377"/>
    <w:rsid w:val="001B1637"/>
    <w:rsid w:val="001B1DE6"/>
    <w:rsid w:val="001B2207"/>
    <w:rsid w:val="001B23ED"/>
    <w:rsid w:val="001B24B5"/>
    <w:rsid w:val="001B25B3"/>
    <w:rsid w:val="001B2CD3"/>
    <w:rsid w:val="001B2DC3"/>
    <w:rsid w:val="001B2E84"/>
    <w:rsid w:val="001B3196"/>
    <w:rsid w:val="001B3343"/>
    <w:rsid w:val="001B3498"/>
    <w:rsid w:val="001B36BF"/>
    <w:rsid w:val="001B3781"/>
    <w:rsid w:val="001B39EC"/>
    <w:rsid w:val="001B3D9C"/>
    <w:rsid w:val="001B4187"/>
    <w:rsid w:val="001B4DA1"/>
    <w:rsid w:val="001B4E9C"/>
    <w:rsid w:val="001B585C"/>
    <w:rsid w:val="001B644E"/>
    <w:rsid w:val="001B659C"/>
    <w:rsid w:val="001B6C74"/>
    <w:rsid w:val="001B6EBF"/>
    <w:rsid w:val="001B712A"/>
    <w:rsid w:val="001B78E9"/>
    <w:rsid w:val="001B79A5"/>
    <w:rsid w:val="001B7B66"/>
    <w:rsid w:val="001B7BCE"/>
    <w:rsid w:val="001B7C7F"/>
    <w:rsid w:val="001B7C94"/>
    <w:rsid w:val="001C065F"/>
    <w:rsid w:val="001C092C"/>
    <w:rsid w:val="001C0A84"/>
    <w:rsid w:val="001C0DEC"/>
    <w:rsid w:val="001C10F5"/>
    <w:rsid w:val="001C17A5"/>
    <w:rsid w:val="001C2086"/>
    <w:rsid w:val="001C2592"/>
    <w:rsid w:val="001C2993"/>
    <w:rsid w:val="001C2C6E"/>
    <w:rsid w:val="001C2D3A"/>
    <w:rsid w:val="001C302C"/>
    <w:rsid w:val="001C359A"/>
    <w:rsid w:val="001C3A32"/>
    <w:rsid w:val="001C41C8"/>
    <w:rsid w:val="001C4474"/>
    <w:rsid w:val="001C4570"/>
    <w:rsid w:val="001C497B"/>
    <w:rsid w:val="001C4D0C"/>
    <w:rsid w:val="001C4F49"/>
    <w:rsid w:val="001C55C4"/>
    <w:rsid w:val="001C5690"/>
    <w:rsid w:val="001C5B92"/>
    <w:rsid w:val="001C5F70"/>
    <w:rsid w:val="001C613F"/>
    <w:rsid w:val="001C681D"/>
    <w:rsid w:val="001C68CE"/>
    <w:rsid w:val="001C6A54"/>
    <w:rsid w:val="001C6CAD"/>
    <w:rsid w:val="001C744F"/>
    <w:rsid w:val="001C74DF"/>
    <w:rsid w:val="001C755F"/>
    <w:rsid w:val="001C75C9"/>
    <w:rsid w:val="001C7627"/>
    <w:rsid w:val="001C781F"/>
    <w:rsid w:val="001C7BF8"/>
    <w:rsid w:val="001C7FE8"/>
    <w:rsid w:val="001D00AE"/>
    <w:rsid w:val="001D02DF"/>
    <w:rsid w:val="001D1450"/>
    <w:rsid w:val="001D1602"/>
    <w:rsid w:val="001D16CC"/>
    <w:rsid w:val="001D17EA"/>
    <w:rsid w:val="001D1E88"/>
    <w:rsid w:val="001D1F44"/>
    <w:rsid w:val="001D2263"/>
    <w:rsid w:val="001D2547"/>
    <w:rsid w:val="001D2710"/>
    <w:rsid w:val="001D29C6"/>
    <w:rsid w:val="001D2E82"/>
    <w:rsid w:val="001D3247"/>
    <w:rsid w:val="001D336D"/>
    <w:rsid w:val="001D33B5"/>
    <w:rsid w:val="001D343D"/>
    <w:rsid w:val="001D34F6"/>
    <w:rsid w:val="001D35B4"/>
    <w:rsid w:val="001D3662"/>
    <w:rsid w:val="001D41F7"/>
    <w:rsid w:val="001D41F8"/>
    <w:rsid w:val="001D4219"/>
    <w:rsid w:val="001D4775"/>
    <w:rsid w:val="001D480E"/>
    <w:rsid w:val="001D4999"/>
    <w:rsid w:val="001D4A56"/>
    <w:rsid w:val="001D4BB8"/>
    <w:rsid w:val="001D4C29"/>
    <w:rsid w:val="001D4ED8"/>
    <w:rsid w:val="001D52CC"/>
    <w:rsid w:val="001D5672"/>
    <w:rsid w:val="001D5BCD"/>
    <w:rsid w:val="001D693C"/>
    <w:rsid w:val="001D7200"/>
    <w:rsid w:val="001E002E"/>
    <w:rsid w:val="001E00C0"/>
    <w:rsid w:val="001E042D"/>
    <w:rsid w:val="001E0490"/>
    <w:rsid w:val="001E0493"/>
    <w:rsid w:val="001E052A"/>
    <w:rsid w:val="001E0782"/>
    <w:rsid w:val="001E0ABA"/>
    <w:rsid w:val="001E0E4E"/>
    <w:rsid w:val="001E0E6E"/>
    <w:rsid w:val="001E1061"/>
    <w:rsid w:val="001E124C"/>
    <w:rsid w:val="001E1409"/>
    <w:rsid w:val="001E178D"/>
    <w:rsid w:val="001E194A"/>
    <w:rsid w:val="001E195A"/>
    <w:rsid w:val="001E1AA5"/>
    <w:rsid w:val="001E1D95"/>
    <w:rsid w:val="001E206C"/>
    <w:rsid w:val="001E2204"/>
    <w:rsid w:val="001E256E"/>
    <w:rsid w:val="001E2582"/>
    <w:rsid w:val="001E25E8"/>
    <w:rsid w:val="001E2E70"/>
    <w:rsid w:val="001E2F75"/>
    <w:rsid w:val="001E2F81"/>
    <w:rsid w:val="001E3364"/>
    <w:rsid w:val="001E3756"/>
    <w:rsid w:val="001E375E"/>
    <w:rsid w:val="001E3A29"/>
    <w:rsid w:val="001E42AE"/>
    <w:rsid w:val="001E4709"/>
    <w:rsid w:val="001E470C"/>
    <w:rsid w:val="001E483F"/>
    <w:rsid w:val="001E48DF"/>
    <w:rsid w:val="001E492B"/>
    <w:rsid w:val="001E4C17"/>
    <w:rsid w:val="001E4D0A"/>
    <w:rsid w:val="001E4E50"/>
    <w:rsid w:val="001E51F4"/>
    <w:rsid w:val="001E52FA"/>
    <w:rsid w:val="001E52FC"/>
    <w:rsid w:val="001E533A"/>
    <w:rsid w:val="001E56B7"/>
    <w:rsid w:val="001E5BA6"/>
    <w:rsid w:val="001E65EC"/>
    <w:rsid w:val="001E6B00"/>
    <w:rsid w:val="001E6C2B"/>
    <w:rsid w:val="001E6D4C"/>
    <w:rsid w:val="001E73E8"/>
    <w:rsid w:val="001E7A78"/>
    <w:rsid w:val="001E7BA5"/>
    <w:rsid w:val="001F0017"/>
    <w:rsid w:val="001F043A"/>
    <w:rsid w:val="001F0A1F"/>
    <w:rsid w:val="001F0A48"/>
    <w:rsid w:val="001F0FDA"/>
    <w:rsid w:val="001F1194"/>
    <w:rsid w:val="001F11D4"/>
    <w:rsid w:val="001F14AA"/>
    <w:rsid w:val="001F17D1"/>
    <w:rsid w:val="001F1AAD"/>
    <w:rsid w:val="001F21D8"/>
    <w:rsid w:val="001F29A0"/>
    <w:rsid w:val="001F2ABD"/>
    <w:rsid w:val="001F2C24"/>
    <w:rsid w:val="001F2F3D"/>
    <w:rsid w:val="001F318A"/>
    <w:rsid w:val="001F3D97"/>
    <w:rsid w:val="001F3F45"/>
    <w:rsid w:val="001F3F52"/>
    <w:rsid w:val="001F41E2"/>
    <w:rsid w:val="001F4297"/>
    <w:rsid w:val="001F4D1C"/>
    <w:rsid w:val="001F4E88"/>
    <w:rsid w:val="001F524F"/>
    <w:rsid w:val="001F550A"/>
    <w:rsid w:val="001F564D"/>
    <w:rsid w:val="001F5EE4"/>
    <w:rsid w:val="001F5FF7"/>
    <w:rsid w:val="001F6232"/>
    <w:rsid w:val="001F62DC"/>
    <w:rsid w:val="001F66D5"/>
    <w:rsid w:val="001F66D8"/>
    <w:rsid w:val="001F67C4"/>
    <w:rsid w:val="001F6883"/>
    <w:rsid w:val="001F6C56"/>
    <w:rsid w:val="001F6FB4"/>
    <w:rsid w:val="001F70B3"/>
    <w:rsid w:val="001F7E84"/>
    <w:rsid w:val="001F7F69"/>
    <w:rsid w:val="001F7F86"/>
    <w:rsid w:val="002000A7"/>
    <w:rsid w:val="00200A69"/>
    <w:rsid w:val="00200CB9"/>
    <w:rsid w:val="00200DD9"/>
    <w:rsid w:val="00201418"/>
    <w:rsid w:val="00201AB3"/>
    <w:rsid w:val="00201B8F"/>
    <w:rsid w:val="00201F82"/>
    <w:rsid w:val="0020200F"/>
    <w:rsid w:val="00202203"/>
    <w:rsid w:val="00202538"/>
    <w:rsid w:val="00202599"/>
    <w:rsid w:val="00202DF4"/>
    <w:rsid w:val="00203079"/>
    <w:rsid w:val="00203566"/>
    <w:rsid w:val="00203B05"/>
    <w:rsid w:val="00203BAC"/>
    <w:rsid w:val="00203C36"/>
    <w:rsid w:val="00203CB8"/>
    <w:rsid w:val="00203E60"/>
    <w:rsid w:val="00203FDD"/>
    <w:rsid w:val="00204268"/>
    <w:rsid w:val="0020451E"/>
    <w:rsid w:val="00204738"/>
    <w:rsid w:val="00204865"/>
    <w:rsid w:val="00204EB7"/>
    <w:rsid w:val="00205360"/>
    <w:rsid w:val="00205448"/>
    <w:rsid w:val="00205712"/>
    <w:rsid w:val="00205F6D"/>
    <w:rsid w:val="00206081"/>
    <w:rsid w:val="0020612A"/>
    <w:rsid w:val="002063D5"/>
    <w:rsid w:val="0020693B"/>
    <w:rsid w:val="00206BA1"/>
    <w:rsid w:val="00206D29"/>
    <w:rsid w:val="00206FDA"/>
    <w:rsid w:val="002072A8"/>
    <w:rsid w:val="0020736D"/>
    <w:rsid w:val="00207656"/>
    <w:rsid w:val="002079DE"/>
    <w:rsid w:val="00207A5E"/>
    <w:rsid w:val="00207E70"/>
    <w:rsid w:val="00207FCC"/>
    <w:rsid w:val="0021018C"/>
    <w:rsid w:val="0021037A"/>
    <w:rsid w:val="00210695"/>
    <w:rsid w:val="00210902"/>
    <w:rsid w:val="00210D9A"/>
    <w:rsid w:val="00210DC3"/>
    <w:rsid w:val="002117FF"/>
    <w:rsid w:val="00211A33"/>
    <w:rsid w:val="00211A70"/>
    <w:rsid w:val="002122B6"/>
    <w:rsid w:val="002126CC"/>
    <w:rsid w:val="00212ACF"/>
    <w:rsid w:val="00212E00"/>
    <w:rsid w:val="00212E7F"/>
    <w:rsid w:val="00212E96"/>
    <w:rsid w:val="00212E97"/>
    <w:rsid w:val="00213396"/>
    <w:rsid w:val="00213571"/>
    <w:rsid w:val="002135D1"/>
    <w:rsid w:val="00213E85"/>
    <w:rsid w:val="0021415A"/>
    <w:rsid w:val="002142BB"/>
    <w:rsid w:val="002144FE"/>
    <w:rsid w:val="00215270"/>
    <w:rsid w:val="0021531B"/>
    <w:rsid w:val="00215725"/>
    <w:rsid w:val="00215A8F"/>
    <w:rsid w:val="00215B96"/>
    <w:rsid w:val="00215D23"/>
    <w:rsid w:val="002161C5"/>
    <w:rsid w:val="0021651E"/>
    <w:rsid w:val="0021660E"/>
    <w:rsid w:val="00216993"/>
    <w:rsid w:val="00216AF2"/>
    <w:rsid w:val="00216CFA"/>
    <w:rsid w:val="00216F9D"/>
    <w:rsid w:val="00217075"/>
    <w:rsid w:val="002175A7"/>
    <w:rsid w:val="00217813"/>
    <w:rsid w:val="00217BD2"/>
    <w:rsid w:val="00220490"/>
    <w:rsid w:val="0022099C"/>
    <w:rsid w:val="00220E7E"/>
    <w:rsid w:val="00221690"/>
    <w:rsid w:val="002217B4"/>
    <w:rsid w:val="00221855"/>
    <w:rsid w:val="002219AB"/>
    <w:rsid w:val="00221A7E"/>
    <w:rsid w:val="00221B9D"/>
    <w:rsid w:val="00221BD1"/>
    <w:rsid w:val="00221DDD"/>
    <w:rsid w:val="00221F47"/>
    <w:rsid w:val="002226C1"/>
    <w:rsid w:val="00222F33"/>
    <w:rsid w:val="00222F79"/>
    <w:rsid w:val="00223219"/>
    <w:rsid w:val="0022340B"/>
    <w:rsid w:val="00223DBF"/>
    <w:rsid w:val="002240B1"/>
    <w:rsid w:val="002240E9"/>
    <w:rsid w:val="00224322"/>
    <w:rsid w:val="002244FB"/>
    <w:rsid w:val="00224758"/>
    <w:rsid w:val="0022486D"/>
    <w:rsid w:val="00224BE4"/>
    <w:rsid w:val="00224C83"/>
    <w:rsid w:val="00224DE0"/>
    <w:rsid w:val="00224F49"/>
    <w:rsid w:val="0022527A"/>
    <w:rsid w:val="00225745"/>
    <w:rsid w:val="00226018"/>
    <w:rsid w:val="0022677E"/>
    <w:rsid w:val="002267B0"/>
    <w:rsid w:val="002269D0"/>
    <w:rsid w:val="002278D0"/>
    <w:rsid w:val="00230513"/>
    <w:rsid w:val="00230936"/>
    <w:rsid w:val="00230F1B"/>
    <w:rsid w:val="00231239"/>
    <w:rsid w:val="002315F9"/>
    <w:rsid w:val="00231D2E"/>
    <w:rsid w:val="00232379"/>
    <w:rsid w:val="002323C2"/>
    <w:rsid w:val="002323E9"/>
    <w:rsid w:val="002325E1"/>
    <w:rsid w:val="00232826"/>
    <w:rsid w:val="00232AB5"/>
    <w:rsid w:val="00232B2E"/>
    <w:rsid w:val="002331D2"/>
    <w:rsid w:val="00233518"/>
    <w:rsid w:val="00233750"/>
    <w:rsid w:val="0023380C"/>
    <w:rsid w:val="00233811"/>
    <w:rsid w:val="002338C0"/>
    <w:rsid w:val="0023397E"/>
    <w:rsid w:val="00233F92"/>
    <w:rsid w:val="00234752"/>
    <w:rsid w:val="002348AF"/>
    <w:rsid w:val="00234DA3"/>
    <w:rsid w:val="00235107"/>
    <w:rsid w:val="00235470"/>
    <w:rsid w:val="00235EA5"/>
    <w:rsid w:val="00235FA1"/>
    <w:rsid w:val="0023645B"/>
    <w:rsid w:val="002364DD"/>
    <w:rsid w:val="00236C48"/>
    <w:rsid w:val="00236D0A"/>
    <w:rsid w:val="00236DBE"/>
    <w:rsid w:val="00236F56"/>
    <w:rsid w:val="002375BF"/>
    <w:rsid w:val="0023776F"/>
    <w:rsid w:val="00237C67"/>
    <w:rsid w:val="00240A7A"/>
    <w:rsid w:val="00240C45"/>
    <w:rsid w:val="002410A6"/>
    <w:rsid w:val="002411C8"/>
    <w:rsid w:val="00241940"/>
    <w:rsid w:val="00241FFF"/>
    <w:rsid w:val="00242224"/>
    <w:rsid w:val="00242370"/>
    <w:rsid w:val="0024280E"/>
    <w:rsid w:val="00242ADA"/>
    <w:rsid w:val="002434FD"/>
    <w:rsid w:val="0024372B"/>
    <w:rsid w:val="002439AE"/>
    <w:rsid w:val="00243A43"/>
    <w:rsid w:val="00243C08"/>
    <w:rsid w:val="002445CF"/>
    <w:rsid w:val="002447F7"/>
    <w:rsid w:val="0024491F"/>
    <w:rsid w:val="00244C13"/>
    <w:rsid w:val="002451B8"/>
    <w:rsid w:val="00245548"/>
    <w:rsid w:val="0024579E"/>
    <w:rsid w:val="00245811"/>
    <w:rsid w:val="0024613C"/>
    <w:rsid w:val="0024622C"/>
    <w:rsid w:val="00246854"/>
    <w:rsid w:val="00246CF2"/>
    <w:rsid w:val="00246F39"/>
    <w:rsid w:val="00247A80"/>
    <w:rsid w:val="00247FD8"/>
    <w:rsid w:val="002501D6"/>
    <w:rsid w:val="00250E37"/>
    <w:rsid w:val="00250E9E"/>
    <w:rsid w:val="00251307"/>
    <w:rsid w:val="00251643"/>
    <w:rsid w:val="00251902"/>
    <w:rsid w:val="00251D10"/>
    <w:rsid w:val="00251D5D"/>
    <w:rsid w:val="00252191"/>
    <w:rsid w:val="0025225A"/>
    <w:rsid w:val="00252407"/>
    <w:rsid w:val="00252498"/>
    <w:rsid w:val="002526AC"/>
    <w:rsid w:val="00252795"/>
    <w:rsid w:val="002529E8"/>
    <w:rsid w:val="00252B2A"/>
    <w:rsid w:val="00252ECB"/>
    <w:rsid w:val="00252FDE"/>
    <w:rsid w:val="002533CD"/>
    <w:rsid w:val="002534B3"/>
    <w:rsid w:val="002537A7"/>
    <w:rsid w:val="00253939"/>
    <w:rsid w:val="002539A9"/>
    <w:rsid w:val="00253CE7"/>
    <w:rsid w:val="00253DD6"/>
    <w:rsid w:val="002540C3"/>
    <w:rsid w:val="002542C6"/>
    <w:rsid w:val="002548A5"/>
    <w:rsid w:val="00254B1B"/>
    <w:rsid w:val="00254B3D"/>
    <w:rsid w:val="00254C30"/>
    <w:rsid w:val="00255935"/>
    <w:rsid w:val="002561D4"/>
    <w:rsid w:val="00256938"/>
    <w:rsid w:val="00256A1B"/>
    <w:rsid w:val="00256A63"/>
    <w:rsid w:val="00257383"/>
    <w:rsid w:val="00257739"/>
    <w:rsid w:val="00257D13"/>
    <w:rsid w:val="00257ECC"/>
    <w:rsid w:val="0026007C"/>
    <w:rsid w:val="00260459"/>
    <w:rsid w:val="00260469"/>
    <w:rsid w:val="002607F9"/>
    <w:rsid w:val="00261070"/>
    <w:rsid w:val="00261154"/>
    <w:rsid w:val="002611D9"/>
    <w:rsid w:val="00261BE8"/>
    <w:rsid w:val="00261CA4"/>
    <w:rsid w:val="00261EC6"/>
    <w:rsid w:val="00262217"/>
    <w:rsid w:val="00262221"/>
    <w:rsid w:val="00262319"/>
    <w:rsid w:val="002623E2"/>
    <w:rsid w:val="00262509"/>
    <w:rsid w:val="00262670"/>
    <w:rsid w:val="0026282C"/>
    <w:rsid w:val="00262AA3"/>
    <w:rsid w:val="00262D4B"/>
    <w:rsid w:val="00263205"/>
    <w:rsid w:val="00263576"/>
    <w:rsid w:val="00263B30"/>
    <w:rsid w:val="00263CE8"/>
    <w:rsid w:val="0026441C"/>
    <w:rsid w:val="00264663"/>
    <w:rsid w:val="002646A2"/>
    <w:rsid w:val="00264F2E"/>
    <w:rsid w:val="00264FED"/>
    <w:rsid w:val="00265781"/>
    <w:rsid w:val="00265A0A"/>
    <w:rsid w:val="0026628D"/>
    <w:rsid w:val="0026664E"/>
    <w:rsid w:val="002667D9"/>
    <w:rsid w:val="002669B1"/>
    <w:rsid w:val="00266E69"/>
    <w:rsid w:val="00267589"/>
    <w:rsid w:val="002675FF"/>
    <w:rsid w:val="00267A13"/>
    <w:rsid w:val="00267E15"/>
    <w:rsid w:val="002702A7"/>
    <w:rsid w:val="002705E7"/>
    <w:rsid w:val="002706EE"/>
    <w:rsid w:val="00270ACD"/>
    <w:rsid w:val="0027121D"/>
    <w:rsid w:val="00271626"/>
    <w:rsid w:val="00271E53"/>
    <w:rsid w:val="00272168"/>
    <w:rsid w:val="00272488"/>
    <w:rsid w:val="002725AD"/>
    <w:rsid w:val="00272683"/>
    <w:rsid w:val="002729D2"/>
    <w:rsid w:val="00273274"/>
    <w:rsid w:val="0027354C"/>
    <w:rsid w:val="00273D31"/>
    <w:rsid w:val="00273DE5"/>
    <w:rsid w:val="00273EE5"/>
    <w:rsid w:val="00273FFB"/>
    <w:rsid w:val="00274E12"/>
    <w:rsid w:val="00274EE3"/>
    <w:rsid w:val="002750B4"/>
    <w:rsid w:val="002753F2"/>
    <w:rsid w:val="00275F92"/>
    <w:rsid w:val="00276019"/>
    <w:rsid w:val="002761E6"/>
    <w:rsid w:val="002762D0"/>
    <w:rsid w:val="00276537"/>
    <w:rsid w:val="00276786"/>
    <w:rsid w:val="00276D91"/>
    <w:rsid w:val="00276EAE"/>
    <w:rsid w:val="00277195"/>
    <w:rsid w:val="002771E8"/>
    <w:rsid w:val="002775D9"/>
    <w:rsid w:val="00277AC3"/>
    <w:rsid w:val="00277AD3"/>
    <w:rsid w:val="00277BF8"/>
    <w:rsid w:val="00277DB1"/>
    <w:rsid w:val="00280658"/>
    <w:rsid w:val="00280C05"/>
    <w:rsid w:val="002825C4"/>
    <w:rsid w:val="002826CE"/>
    <w:rsid w:val="0028360D"/>
    <w:rsid w:val="002838C7"/>
    <w:rsid w:val="00283CD0"/>
    <w:rsid w:val="00283E5F"/>
    <w:rsid w:val="0028440D"/>
    <w:rsid w:val="002849A4"/>
    <w:rsid w:val="00284A31"/>
    <w:rsid w:val="00284BB1"/>
    <w:rsid w:val="002850BA"/>
    <w:rsid w:val="002850D6"/>
    <w:rsid w:val="0028545D"/>
    <w:rsid w:val="002856E2"/>
    <w:rsid w:val="00285866"/>
    <w:rsid w:val="00285A0C"/>
    <w:rsid w:val="00285A57"/>
    <w:rsid w:val="00286122"/>
    <w:rsid w:val="002863C9"/>
    <w:rsid w:val="00286A2F"/>
    <w:rsid w:val="00286AB1"/>
    <w:rsid w:val="00286BAC"/>
    <w:rsid w:val="00286C1F"/>
    <w:rsid w:val="0028708D"/>
    <w:rsid w:val="00287460"/>
    <w:rsid w:val="002876E2"/>
    <w:rsid w:val="0028781D"/>
    <w:rsid w:val="00287911"/>
    <w:rsid w:val="00287985"/>
    <w:rsid w:val="00287A24"/>
    <w:rsid w:val="00290360"/>
    <w:rsid w:val="00290529"/>
    <w:rsid w:val="002905B7"/>
    <w:rsid w:val="0029088B"/>
    <w:rsid w:val="00290DCE"/>
    <w:rsid w:val="00290E4C"/>
    <w:rsid w:val="00290EF2"/>
    <w:rsid w:val="002913C3"/>
    <w:rsid w:val="00291B81"/>
    <w:rsid w:val="00291E2B"/>
    <w:rsid w:val="00292041"/>
    <w:rsid w:val="00292BAB"/>
    <w:rsid w:val="00292BD1"/>
    <w:rsid w:val="00292E1F"/>
    <w:rsid w:val="002930C4"/>
    <w:rsid w:val="002932A9"/>
    <w:rsid w:val="002934D2"/>
    <w:rsid w:val="002934E1"/>
    <w:rsid w:val="0029373B"/>
    <w:rsid w:val="00293A39"/>
    <w:rsid w:val="00293B66"/>
    <w:rsid w:val="00293CB3"/>
    <w:rsid w:val="00294063"/>
    <w:rsid w:val="002940B0"/>
    <w:rsid w:val="0029414E"/>
    <w:rsid w:val="002941FB"/>
    <w:rsid w:val="002949D3"/>
    <w:rsid w:val="00294D50"/>
    <w:rsid w:val="00294E46"/>
    <w:rsid w:val="00295484"/>
    <w:rsid w:val="00295561"/>
    <w:rsid w:val="00295A3F"/>
    <w:rsid w:val="00295D8F"/>
    <w:rsid w:val="00295F86"/>
    <w:rsid w:val="0029602C"/>
    <w:rsid w:val="00296142"/>
    <w:rsid w:val="00296304"/>
    <w:rsid w:val="00296BE3"/>
    <w:rsid w:val="00296C2F"/>
    <w:rsid w:val="00296FDF"/>
    <w:rsid w:val="0029756B"/>
    <w:rsid w:val="0029763A"/>
    <w:rsid w:val="00297C24"/>
    <w:rsid w:val="00297E5E"/>
    <w:rsid w:val="00297F45"/>
    <w:rsid w:val="002A0299"/>
    <w:rsid w:val="002A067F"/>
    <w:rsid w:val="002A0BEC"/>
    <w:rsid w:val="002A0DE6"/>
    <w:rsid w:val="002A0E5F"/>
    <w:rsid w:val="002A0E8C"/>
    <w:rsid w:val="002A0F2E"/>
    <w:rsid w:val="002A1448"/>
    <w:rsid w:val="002A148F"/>
    <w:rsid w:val="002A1929"/>
    <w:rsid w:val="002A1D4E"/>
    <w:rsid w:val="002A2330"/>
    <w:rsid w:val="002A269B"/>
    <w:rsid w:val="002A2AEC"/>
    <w:rsid w:val="002A2CAF"/>
    <w:rsid w:val="002A2E9A"/>
    <w:rsid w:val="002A2F08"/>
    <w:rsid w:val="002A3031"/>
    <w:rsid w:val="002A31B5"/>
    <w:rsid w:val="002A33E6"/>
    <w:rsid w:val="002A35E5"/>
    <w:rsid w:val="002A3815"/>
    <w:rsid w:val="002A3A53"/>
    <w:rsid w:val="002A3A95"/>
    <w:rsid w:val="002A3AAD"/>
    <w:rsid w:val="002A3AB4"/>
    <w:rsid w:val="002A3B41"/>
    <w:rsid w:val="002A4124"/>
    <w:rsid w:val="002A485E"/>
    <w:rsid w:val="002A4991"/>
    <w:rsid w:val="002A4AEB"/>
    <w:rsid w:val="002A4C70"/>
    <w:rsid w:val="002A4F37"/>
    <w:rsid w:val="002A51F4"/>
    <w:rsid w:val="002A52AA"/>
    <w:rsid w:val="002A5543"/>
    <w:rsid w:val="002A5C29"/>
    <w:rsid w:val="002A6408"/>
    <w:rsid w:val="002A6C37"/>
    <w:rsid w:val="002A773A"/>
    <w:rsid w:val="002A7867"/>
    <w:rsid w:val="002A7BFD"/>
    <w:rsid w:val="002B008D"/>
    <w:rsid w:val="002B01AA"/>
    <w:rsid w:val="002B01B5"/>
    <w:rsid w:val="002B02A0"/>
    <w:rsid w:val="002B04C8"/>
    <w:rsid w:val="002B067C"/>
    <w:rsid w:val="002B0CD3"/>
    <w:rsid w:val="002B100E"/>
    <w:rsid w:val="002B1628"/>
    <w:rsid w:val="002B17BF"/>
    <w:rsid w:val="002B1BF0"/>
    <w:rsid w:val="002B1D8E"/>
    <w:rsid w:val="002B245E"/>
    <w:rsid w:val="002B2968"/>
    <w:rsid w:val="002B2B17"/>
    <w:rsid w:val="002B2F29"/>
    <w:rsid w:val="002B3764"/>
    <w:rsid w:val="002B37CA"/>
    <w:rsid w:val="002B3DCE"/>
    <w:rsid w:val="002B3DE9"/>
    <w:rsid w:val="002B41B9"/>
    <w:rsid w:val="002B41F8"/>
    <w:rsid w:val="002B4869"/>
    <w:rsid w:val="002B4A01"/>
    <w:rsid w:val="002B4BCB"/>
    <w:rsid w:val="002B500C"/>
    <w:rsid w:val="002B5124"/>
    <w:rsid w:val="002B5311"/>
    <w:rsid w:val="002B5524"/>
    <w:rsid w:val="002B56F5"/>
    <w:rsid w:val="002B608E"/>
    <w:rsid w:val="002B68FB"/>
    <w:rsid w:val="002B6B9A"/>
    <w:rsid w:val="002B750E"/>
    <w:rsid w:val="002B7546"/>
    <w:rsid w:val="002B7594"/>
    <w:rsid w:val="002B7783"/>
    <w:rsid w:val="002B7853"/>
    <w:rsid w:val="002B7B1B"/>
    <w:rsid w:val="002C02F6"/>
    <w:rsid w:val="002C06C4"/>
    <w:rsid w:val="002C08BB"/>
    <w:rsid w:val="002C0E36"/>
    <w:rsid w:val="002C1133"/>
    <w:rsid w:val="002C1237"/>
    <w:rsid w:val="002C155A"/>
    <w:rsid w:val="002C16A9"/>
    <w:rsid w:val="002C19CE"/>
    <w:rsid w:val="002C2138"/>
    <w:rsid w:val="002C2501"/>
    <w:rsid w:val="002C2862"/>
    <w:rsid w:val="002C28D2"/>
    <w:rsid w:val="002C302C"/>
    <w:rsid w:val="002C35CE"/>
    <w:rsid w:val="002C38A7"/>
    <w:rsid w:val="002C3989"/>
    <w:rsid w:val="002C3B2E"/>
    <w:rsid w:val="002C3BF4"/>
    <w:rsid w:val="002C3C23"/>
    <w:rsid w:val="002C428C"/>
    <w:rsid w:val="002C4D74"/>
    <w:rsid w:val="002C4D84"/>
    <w:rsid w:val="002C5883"/>
    <w:rsid w:val="002C63FE"/>
    <w:rsid w:val="002C644B"/>
    <w:rsid w:val="002C660C"/>
    <w:rsid w:val="002C6D93"/>
    <w:rsid w:val="002C6E10"/>
    <w:rsid w:val="002C6FFA"/>
    <w:rsid w:val="002C702B"/>
    <w:rsid w:val="002C71EF"/>
    <w:rsid w:val="002C767B"/>
    <w:rsid w:val="002C7699"/>
    <w:rsid w:val="002D0471"/>
    <w:rsid w:val="002D0873"/>
    <w:rsid w:val="002D0C01"/>
    <w:rsid w:val="002D126E"/>
    <w:rsid w:val="002D14EB"/>
    <w:rsid w:val="002D18B4"/>
    <w:rsid w:val="002D1B99"/>
    <w:rsid w:val="002D1C19"/>
    <w:rsid w:val="002D1CF7"/>
    <w:rsid w:val="002D20E6"/>
    <w:rsid w:val="002D215B"/>
    <w:rsid w:val="002D245E"/>
    <w:rsid w:val="002D2466"/>
    <w:rsid w:val="002D256E"/>
    <w:rsid w:val="002D25D1"/>
    <w:rsid w:val="002D2750"/>
    <w:rsid w:val="002D2860"/>
    <w:rsid w:val="002D28A7"/>
    <w:rsid w:val="002D28D3"/>
    <w:rsid w:val="002D316A"/>
    <w:rsid w:val="002D3193"/>
    <w:rsid w:val="002D3625"/>
    <w:rsid w:val="002D3942"/>
    <w:rsid w:val="002D3A40"/>
    <w:rsid w:val="002D3A67"/>
    <w:rsid w:val="002D3D71"/>
    <w:rsid w:val="002D3DFB"/>
    <w:rsid w:val="002D3FFE"/>
    <w:rsid w:val="002D4699"/>
    <w:rsid w:val="002D47FC"/>
    <w:rsid w:val="002D4ED8"/>
    <w:rsid w:val="002D4F9F"/>
    <w:rsid w:val="002D5603"/>
    <w:rsid w:val="002D582E"/>
    <w:rsid w:val="002D5C78"/>
    <w:rsid w:val="002D6060"/>
    <w:rsid w:val="002D62A1"/>
    <w:rsid w:val="002D6CEF"/>
    <w:rsid w:val="002D6EB9"/>
    <w:rsid w:val="002D746F"/>
    <w:rsid w:val="002D7871"/>
    <w:rsid w:val="002D7A1B"/>
    <w:rsid w:val="002D7BD5"/>
    <w:rsid w:val="002E0389"/>
    <w:rsid w:val="002E0AA0"/>
    <w:rsid w:val="002E0B24"/>
    <w:rsid w:val="002E0F60"/>
    <w:rsid w:val="002E0FD0"/>
    <w:rsid w:val="002E1866"/>
    <w:rsid w:val="002E273C"/>
    <w:rsid w:val="002E28FC"/>
    <w:rsid w:val="002E3020"/>
    <w:rsid w:val="002E3A5A"/>
    <w:rsid w:val="002E3F21"/>
    <w:rsid w:val="002E42FA"/>
    <w:rsid w:val="002E47C8"/>
    <w:rsid w:val="002E4DCA"/>
    <w:rsid w:val="002E4E55"/>
    <w:rsid w:val="002E5377"/>
    <w:rsid w:val="002E557F"/>
    <w:rsid w:val="002E558A"/>
    <w:rsid w:val="002E59C4"/>
    <w:rsid w:val="002E59F0"/>
    <w:rsid w:val="002E5EBF"/>
    <w:rsid w:val="002E629F"/>
    <w:rsid w:val="002E64B0"/>
    <w:rsid w:val="002E6505"/>
    <w:rsid w:val="002E66E1"/>
    <w:rsid w:val="002E682B"/>
    <w:rsid w:val="002E698C"/>
    <w:rsid w:val="002E69F8"/>
    <w:rsid w:val="002E6D3F"/>
    <w:rsid w:val="002E6E52"/>
    <w:rsid w:val="002E7187"/>
    <w:rsid w:val="002E7392"/>
    <w:rsid w:val="002E74A1"/>
    <w:rsid w:val="002E793F"/>
    <w:rsid w:val="002E7B96"/>
    <w:rsid w:val="002E7BBC"/>
    <w:rsid w:val="002E7F13"/>
    <w:rsid w:val="002E7FCC"/>
    <w:rsid w:val="002F027F"/>
    <w:rsid w:val="002F0544"/>
    <w:rsid w:val="002F05EC"/>
    <w:rsid w:val="002F05FA"/>
    <w:rsid w:val="002F0A05"/>
    <w:rsid w:val="002F0BB3"/>
    <w:rsid w:val="002F0E2C"/>
    <w:rsid w:val="002F1153"/>
    <w:rsid w:val="002F1239"/>
    <w:rsid w:val="002F1509"/>
    <w:rsid w:val="002F18AC"/>
    <w:rsid w:val="002F1CCD"/>
    <w:rsid w:val="002F1E96"/>
    <w:rsid w:val="002F1F00"/>
    <w:rsid w:val="002F20C0"/>
    <w:rsid w:val="002F271B"/>
    <w:rsid w:val="002F3447"/>
    <w:rsid w:val="002F396F"/>
    <w:rsid w:val="002F3BE0"/>
    <w:rsid w:val="002F3CAF"/>
    <w:rsid w:val="002F465F"/>
    <w:rsid w:val="002F4AF9"/>
    <w:rsid w:val="002F4BA5"/>
    <w:rsid w:val="002F4FCB"/>
    <w:rsid w:val="002F571E"/>
    <w:rsid w:val="002F5A96"/>
    <w:rsid w:val="002F624C"/>
    <w:rsid w:val="002F6664"/>
    <w:rsid w:val="002F69C2"/>
    <w:rsid w:val="002F6A1B"/>
    <w:rsid w:val="002F6F61"/>
    <w:rsid w:val="002F7743"/>
    <w:rsid w:val="002F7ADA"/>
    <w:rsid w:val="002F7D1A"/>
    <w:rsid w:val="003001A8"/>
    <w:rsid w:val="003006E7"/>
    <w:rsid w:val="0030077D"/>
    <w:rsid w:val="00300996"/>
    <w:rsid w:val="00300B44"/>
    <w:rsid w:val="00300CAC"/>
    <w:rsid w:val="00300CEB"/>
    <w:rsid w:val="00301197"/>
    <w:rsid w:val="00301811"/>
    <w:rsid w:val="00301B5A"/>
    <w:rsid w:val="00301C61"/>
    <w:rsid w:val="0030200F"/>
    <w:rsid w:val="00302026"/>
    <w:rsid w:val="00302090"/>
    <w:rsid w:val="00302347"/>
    <w:rsid w:val="00302574"/>
    <w:rsid w:val="00302850"/>
    <w:rsid w:val="00302B4C"/>
    <w:rsid w:val="00302C12"/>
    <w:rsid w:val="00302E58"/>
    <w:rsid w:val="003033FF"/>
    <w:rsid w:val="0030386E"/>
    <w:rsid w:val="003039E7"/>
    <w:rsid w:val="003043C7"/>
    <w:rsid w:val="003045F3"/>
    <w:rsid w:val="00304647"/>
    <w:rsid w:val="00304690"/>
    <w:rsid w:val="00304B57"/>
    <w:rsid w:val="00304DCE"/>
    <w:rsid w:val="00305768"/>
    <w:rsid w:val="003057F6"/>
    <w:rsid w:val="00305FF9"/>
    <w:rsid w:val="003060A9"/>
    <w:rsid w:val="003065D7"/>
    <w:rsid w:val="00306988"/>
    <w:rsid w:val="0030720C"/>
    <w:rsid w:val="0030780E"/>
    <w:rsid w:val="00310438"/>
    <w:rsid w:val="003104A3"/>
    <w:rsid w:val="003106C4"/>
    <w:rsid w:val="003107EE"/>
    <w:rsid w:val="003109C0"/>
    <w:rsid w:val="00310CC9"/>
    <w:rsid w:val="00310FFB"/>
    <w:rsid w:val="00311045"/>
    <w:rsid w:val="00311910"/>
    <w:rsid w:val="00311E41"/>
    <w:rsid w:val="003120F2"/>
    <w:rsid w:val="003121DA"/>
    <w:rsid w:val="00312201"/>
    <w:rsid w:val="00312BFD"/>
    <w:rsid w:val="003134C3"/>
    <w:rsid w:val="00313573"/>
    <w:rsid w:val="003135AB"/>
    <w:rsid w:val="003135B8"/>
    <w:rsid w:val="00314027"/>
    <w:rsid w:val="003142BD"/>
    <w:rsid w:val="003148DC"/>
    <w:rsid w:val="00314DBE"/>
    <w:rsid w:val="0031562B"/>
    <w:rsid w:val="00315645"/>
    <w:rsid w:val="003158DE"/>
    <w:rsid w:val="00315EBE"/>
    <w:rsid w:val="003162FC"/>
    <w:rsid w:val="00316425"/>
    <w:rsid w:val="00316542"/>
    <w:rsid w:val="00316D39"/>
    <w:rsid w:val="00316DD3"/>
    <w:rsid w:val="0031779E"/>
    <w:rsid w:val="00317A1E"/>
    <w:rsid w:val="00317B94"/>
    <w:rsid w:val="00317E89"/>
    <w:rsid w:val="00320824"/>
    <w:rsid w:val="0032082E"/>
    <w:rsid w:val="00320858"/>
    <w:rsid w:val="00320E03"/>
    <w:rsid w:val="00321158"/>
    <w:rsid w:val="003215FD"/>
    <w:rsid w:val="00321740"/>
    <w:rsid w:val="0032183B"/>
    <w:rsid w:val="00321898"/>
    <w:rsid w:val="00321A57"/>
    <w:rsid w:val="00321E21"/>
    <w:rsid w:val="003221E2"/>
    <w:rsid w:val="003224CB"/>
    <w:rsid w:val="00322D22"/>
    <w:rsid w:val="00322D68"/>
    <w:rsid w:val="00322E2D"/>
    <w:rsid w:val="00323192"/>
    <w:rsid w:val="00323462"/>
    <w:rsid w:val="00323503"/>
    <w:rsid w:val="00323B93"/>
    <w:rsid w:val="00323C10"/>
    <w:rsid w:val="00323E44"/>
    <w:rsid w:val="003246B6"/>
    <w:rsid w:val="0032491A"/>
    <w:rsid w:val="00324BE4"/>
    <w:rsid w:val="00324CEE"/>
    <w:rsid w:val="00325CB5"/>
    <w:rsid w:val="00325D17"/>
    <w:rsid w:val="00325F4F"/>
    <w:rsid w:val="00326111"/>
    <w:rsid w:val="00326241"/>
    <w:rsid w:val="00326A88"/>
    <w:rsid w:val="00326FCC"/>
    <w:rsid w:val="00327706"/>
    <w:rsid w:val="0032771C"/>
    <w:rsid w:val="00327FF3"/>
    <w:rsid w:val="0033026F"/>
    <w:rsid w:val="00330583"/>
    <w:rsid w:val="00330A8B"/>
    <w:rsid w:val="00330B07"/>
    <w:rsid w:val="00330F1E"/>
    <w:rsid w:val="00331207"/>
    <w:rsid w:val="00331571"/>
    <w:rsid w:val="00331E51"/>
    <w:rsid w:val="003320EA"/>
    <w:rsid w:val="003321BF"/>
    <w:rsid w:val="003327D7"/>
    <w:rsid w:val="00332897"/>
    <w:rsid w:val="00332DBD"/>
    <w:rsid w:val="00332DE1"/>
    <w:rsid w:val="0033301F"/>
    <w:rsid w:val="00333625"/>
    <w:rsid w:val="003337D6"/>
    <w:rsid w:val="00333A75"/>
    <w:rsid w:val="00333A7C"/>
    <w:rsid w:val="00333AC1"/>
    <w:rsid w:val="00334078"/>
    <w:rsid w:val="003341E9"/>
    <w:rsid w:val="00334A13"/>
    <w:rsid w:val="00334A17"/>
    <w:rsid w:val="00334AD8"/>
    <w:rsid w:val="00334E81"/>
    <w:rsid w:val="00334F31"/>
    <w:rsid w:val="003356A3"/>
    <w:rsid w:val="003357D0"/>
    <w:rsid w:val="00335877"/>
    <w:rsid w:val="00335DC0"/>
    <w:rsid w:val="00335F4C"/>
    <w:rsid w:val="00335F6B"/>
    <w:rsid w:val="00336400"/>
    <w:rsid w:val="0033669B"/>
    <w:rsid w:val="00336B3B"/>
    <w:rsid w:val="00336D5B"/>
    <w:rsid w:val="00336DD1"/>
    <w:rsid w:val="00340358"/>
    <w:rsid w:val="00340625"/>
    <w:rsid w:val="00340676"/>
    <w:rsid w:val="00340C7C"/>
    <w:rsid w:val="003410C1"/>
    <w:rsid w:val="00341401"/>
    <w:rsid w:val="00341661"/>
    <w:rsid w:val="00341B04"/>
    <w:rsid w:val="003420BB"/>
    <w:rsid w:val="003424C7"/>
    <w:rsid w:val="00342557"/>
    <w:rsid w:val="0034267D"/>
    <w:rsid w:val="003427F8"/>
    <w:rsid w:val="003430AA"/>
    <w:rsid w:val="0034353C"/>
    <w:rsid w:val="00343619"/>
    <w:rsid w:val="0034374A"/>
    <w:rsid w:val="00343D13"/>
    <w:rsid w:val="00343DE6"/>
    <w:rsid w:val="003441F8"/>
    <w:rsid w:val="00344AEC"/>
    <w:rsid w:val="00344BB7"/>
    <w:rsid w:val="00344BC2"/>
    <w:rsid w:val="00344C2D"/>
    <w:rsid w:val="00344DD0"/>
    <w:rsid w:val="00345226"/>
    <w:rsid w:val="00346098"/>
    <w:rsid w:val="003461BB"/>
    <w:rsid w:val="003462D6"/>
    <w:rsid w:val="00346490"/>
    <w:rsid w:val="00346491"/>
    <w:rsid w:val="00346542"/>
    <w:rsid w:val="0034671C"/>
    <w:rsid w:val="003469DF"/>
    <w:rsid w:val="00346CA1"/>
    <w:rsid w:val="00346E6A"/>
    <w:rsid w:val="003471C6"/>
    <w:rsid w:val="003478C9"/>
    <w:rsid w:val="00347EDA"/>
    <w:rsid w:val="00347FE0"/>
    <w:rsid w:val="0035020B"/>
    <w:rsid w:val="00350330"/>
    <w:rsid w:val="00350656"/>
    <w:rsid w:val="00350EE1"/>
    <w:rsid w:val="0035103B"/>
    <w:rsid w:val="00351265"/>
    <w:rsid w:val="00351CDD"/>
    <w:rsid w:val="003528B1"/>
    <w:rsid w:val="00352A69"/>
    <w:rsid w:val="00352C3C"/>
    <w:rsid w:val="00352CAF"/>
    <w:rsid w:val="003532A9"/>
    <w:rsid w:val="003538B7"/>
    <w:rsid w:val="00353B5D"/>
    <w:rsid w:val="00353EBB"/>
    <w:rsid w:val="003541D4"/>
    <w:rsid w:val="0035423C"/>
    <w:rsid w:val="00354EFD"/>
    <w:rsid w:val="003554B9"/>
    <w:rsid w:val="00355752"/>
    <w:rsid w:val="00355D25"/>
    <w:rsid w:val="00355EFB"/>
    <w:rsid w:val="0035676D"/>
    <w:rsid w:val="00356D7F"/>
    <w:rsid w:val="00357068"/>
    <w:rsid w:val="003575DA"/>
    <w:rsid w:val="0035790B"/>
    <w:rsid w:val="00357C7D"/>
    <w:rsid w:val="00357C99"/>
    <w:rsid w:val="00360368"/>
    <w:rsid w:val="003603AD"/>
    <w:rsid w:val="00360428"/>
    <w:rsid w:val="00360894"/>
    <w:rsid w:val="003609C0"/>
    <w:rsid w:val="00361111"/>
    <w:rsid w:val="0036163E"/>
    <w:rsid w:val="0036178E"/>
    <w:rsid w:val="003618E6"/>
    <w:rsid w:val="00361C8F"/>
    <w:rsid w:val="003629EB"/>
    <w:rsid w:val="00362B1D"/>
    <w:rsid w:val="00362C24"/>
    <w:rsid w:val="00362DDA"/>
    <w:rsid w:val="00363035"/>
    <w:rsid w:val="0036319E"/>
    <w:rsid w:val="003633E3"/>
    <w:rsid w:val="00363E5A"/>
    <w:rsid w:val="0036401C"/>
    <w:rsid w:val="00364374"/>
    <w:rsid w:val="00364653"/>
    <w:rsid w:val="00364D7F"/>
    <w:rsid w:val="00364DB8"/>
    <w:rsid w:val="00364F34"/>
    <w:rsid w:val="0036511F"/>
    <w:rsid w:val="00365191"/>
    <w:rsid w:val="0036574F"/>
    <w:rsid w:val="00365C16"/>
    <w:rsid w:val="00366035"/>
    <w:rsid w:val="00366111"/>
    <w:rsid w:val="0036622A"/>
    <w:rsid w:val="003665C6"/>
    <w:rsid w:val="00366C51"/>
    <w:rsid w:val="00367A0A"/>
    <w:rsid w:val="00367DCE"/>
    <w:rsid w:val="00367E48"/>
    <w:rsid w:val="00367F71"/>
    <w:rsid w:val="00370EBC"/>
    <w:rsid w:val="00370F8E"/>
    <w:rsid w:val="00371632"/>
    <w:rsid w:val="003717C6"/>
    <w:rsid w:val="00371B3C"/>
    <w:rsid w:val="00371D13"/>
    <w:rsid w:val="003720ED"/>
    <w:rsid w:val="003722DD"/>
    <w:rsid w:val="0037244E"/>
    <w:rsid w:val="003725E7"/>
    <w:rsid w:val="003727A5"/>
    <w:rsid w:val="00372A57"/>
    <w:rsid w:val="00372A96"/>
    <w:rsid w:val="00372DFF"/>
    <w:rsid w:val="00372E27"/>
    <w:rsid w:val="0037414E"/>
    <w:rsid w:val="00374235"/>
    <w:rsid w:val="003744D2"/>
    <w:rsid w:val="00374534"/>
    <w:rsid w:val="00374631"/>
    <w:rsid w:val="0037481A"/>
    <w:rsid w:val="003748AE"/>
    <w:rsid w:val="00374D3D"/>
    <w:rsid w:val="00374F1D"/>
    <w:rsid w:val="003754B7"/>
    <w:rsid w:val="0037575B"/>
    <w:rsid w:val="00375760"/>
    <w:rsid w:val="0037580D"/>
    <w:rsid w:val="00375B73"/>
    <w:rsid w:val="003760F0"/>
    <w:rsid w:val="003761CB"/>
    <w:rsid w:val="00376226"/>
    <w:rsid w:val="0037651C"/>
    <w:rsid w:val="003770C2"/>
    <w:rsid w:val="003775E1"/>
    <w:rsid w:val="00377876"/>
    <w:rsid w:val="00377985"/>
    <w:rsid w:val="003805FD"/>
    <w:rsid w:val="00380849"/>
    <w:rsid w:val="00380B36"/>
    <w:rsid w:val="00380EBF"/>
    <w:rsid w:val="003818DE"/>
    <w:rsid w:val="00381C2A"/>
    <w:rsid w:val="00381C95"/>
    <w:rsid w:val="00381D0C"/>
    <w:rsid w:val="00381F47"/>
    <w:rsid w:val="0038209F"/>
    <w:rsid w:val="003821FA"/>
    <w:rsid w:val="0038227B"/>
    <w:rsid w:val="0038233B"/>
    <w:rsid w:val="00382A9F"/>
    <w:rsid w:val="00382BF4"/>
    <w:rsid w:val="00382D9A"/>
    <w:rsid w:val="0038347E"/>
    <w:rsid w:val="00383957"/>
    <w:rsid w:val="00383CA4"/>
    <w:rsid w:val="00383EE4"/>
    <w:rsid w:val="003842DE"/>
    <w:rsid w:val="00384305"/>
    <w:rsid w:val="00384392"/>
    <w:rsid w:val="00384E81"/>
    <w:rsid w:val="003856B1"/>
    <w:rsid w:val="00385A6D"/>
    <w:rsid w:val="0038618C"/>
    <w:rsid w:val="003862AD"/>
    <w:rsid w:val="0038662B"/>
    <w:rsid w:val="00386810"/>
    <w:rsid w:val="00386B2C"/>
    <w:rsid w:val="00386E54"/>
    <w:rsid w:val="00387637"/>
    <w:rsid w:val="00387C77"/>
    <w:rsid w:val="00390043"/>
    <w:rsid w:val="00390507"/>
    <w:rsid w:val="00390687"/>
    <w:rsid w:val="00390749"/>
    <w:rsid w:val="003907EF"/>
    <w:rsid w:val="00390BEF"/>
    <w:rsid w:val="00390CA5"/>
    <w:rsid w:val="00391837"/>
    <w:rsid w:val="003918A9"/>
    <w:rsid w:val="00391A50"/>
    <w:rsid w:val="00391EBC"/>
    <w:rsid w:val="003925DC"/>
    <w:rsid w:val="00392DE0"/>
    <w:rsid w:val="00392E19"/>
    <w:rsid w:val="003931F1"/>
    <w:rsid w:val="00393298"/>
    <w:rsid w:val="00393872"/>
    <w:rsid w:val="003938C1"/>
    <w:rsid w:val="00393F6B"/>
    <w:rsid w:val="00394081"/>
    <w:rsid w:val="003942CC"/>
    <w:rsid w:val="00394403"/>
    <w:rsid w:val="00394858"/>
    <w:rsid w:val="00394878"/>
    <w:rsid w:val="00394961"/>
    <w:rsid w:val="00394A8C"/>
    <w:rsid w:val="00394BE1"/>
    <w:rsid w:val="00394E71"/>
    <w:rsid w:val="003951D3"/>
    <w:rsid w:val="003953DE"/>
    <w:rsid w:val="003953E3"/>
    <w:rsid w:val="00395511"/>
    <w:rsid w:val="0039584C"/>
    <w:rsid w:val="00395A2A"/>
    <w:rsid w:val="0039668C"/>
    <w:rsid w:val="003968E6"/>
    <w:rsid w:val="00396B61"/>
    <w:rsid w:val="00397013"/>
    <w:rsid w:val="0039730E"/>
    <w:rsid w:val="00397412"/>
    <w:rsid w:val="00397680"/>
    <w:rsid w:val="00397DBC"/>
    <w:rsid w:val="00397EE6"/>
    <w:rsid w:val="00397F5B"/>
    <w:rsid w:val="003A0FF1"/>
    <w:rsid w:val="003A1073"/>
    <w:rsid w:val="003A14C9"/>
    <w:rsid w:val="003A1E73"/>
    <w:rsid w:val="003A2042"/>
    <w:rsid w:val="003A2111"/>
    <w:rsid w:val="003A2518"/>
    <w:rsid w:val="003A2C1C"/>
    <w:rsid w:val="003A2E26"/>
    <w:rsid w:val="003A375B"/>
    <w:rsid w:val="003A3927"/>
    <w:rsid w:val="003A3B9A"/>
    <w:rsid w:val="003A3C2C"/>
    <w:rsid w:val="003A3E6F"/>
    <w:rsid w:val="003A3EB1"/>
    <w:rsid w:val="003A4019"/>
    <w:rsid w:val="003A4DEE"/>
    <w:rsid w:val="003A4E3E"/>
    <w:rsid w:val="003A5002"/>
    <w:rsid w:val="003A50F2"/>
    <w:rsid w:val="003A532D"/>
    <w:rsid w:val="003A5648"/>
    <w:rsid w:val="003A5916"/>
    <w:rsid w:val="003A5C2F"/>
    <w:rsid w:val="003A6140"/>
    <w:rsid w:val="003A636E"/>
    <w:rsid w:val="003A654F"/>
    <w:rsid w:val="003A6551"/>
    <w:rsid w:val="003A6713"/>
    <w:rsid w:val="003A6D5B"/>
    <w:rsid w:val="003A7179"/>
    <w:rsid w:val="003A79B2"/>
    <w:rsid w:val="003A7D14"/>
    <w:rsid w:val="003A7E4A"/>
    <w:rsid w:val="003B0065"/>
    <w:rsid w:val="003B00BA"/>
    <w:rsid w:val="003B0640"/>
    <w:rsid w:val="003B09D0"/>
    <w:rsid w:val="003B0A77"/>
    <w:rsid w:val="003B0BC9"/>
    <w:rsid w:val="003B0E08"/>
    <w:rsid w:val="003B0F56"/>
    <w:rsid w:val="003B116B"/>
    <w:rsid w:val="003B11AC"/>
    <w:rsid w:val="003B1240"/>
    <w:rsid w:val="003B14C2"/>
    <w:rsid w:val="003B1729"/>
    <w:rsid w:val="003B2154"/>
    <w:rsid w:val="003B2816"/>
    <w:rsid w:val="003B2A1C"/>
    <w:rsid w:val="003B2AD9"/>
    <w:rsid w:val="003B2B02"/>
    <w:rsid w:val="003B304C"/>
    <w:rsid w:val="003B3441"/>
    <w:rsid w:val="003B3450"/>
    <w:rsid w:val="003B34B7"/>
    <w:rsid w:val="003B4516"/>
    <w:rsid w:val="003B476F"/>
    <w:rsid w:val="003B4D26"/>
    <w:rsid w:val="003B54F4"/>
    <w:rsid w:val="003B5588"/>
    <w:rsid w:val="003B5B7D"/>
    <w:rsid w:val="003B5C10"/>
    <w:rsid w:val="003B6170"/>
    <w:rsid w:val="003B64DB"/>
    <w:rsid w:val="003B6A78"/>
    <w:rsid w:val="003B6DDC"/>
    <w:rsid w:val="003B75AD"/>
    <w:rsid w:val="003B7C92"/>
    <w:rsid w:val="003B7D0F"/>
    <w:rsid w:val="003B7FC3"/>
    <w:rsid w:val="003C03A6"/>
    <w:rsid w:val="003C08CE"/>
    <w:rsid w:val="003C1069"/>
    <w:rsid w:val="003C14BD"/>
    <w:rsid w:val="003C16AA"/>
    <w:rsid w:val="003C175D"/>
    <w:rsid w:val="003C1943"/>
    <w:rsid w:val="003C1F2C"/>
    <w:rsid w:val="003C2017"/>
    <w:rsid w:val="003C28C6"/>
    <w:rsid w:val="003C2A57"/>
    <w:rsid w:val="003C3547"/>
    <w:rsid w:val="003C35A4"/>
    <w:rsid w:val="003C3BE9"/>
    <w:rsid w:val="003C3E7E"/>
    <w:rsid w:val="003C45E0"/>
    <w:rsid w:val="003C4B43"/>
    <w:rsid w:val="003C4C80"/>
    <w:rsid w:val="003C4CD7"/>
    <w:rsid w:val="003C4DB4"/>
    <w:rsid w:val="003C51F2"/>
    <w:rsid w:val="003C5F6B"/>
    <w:rsid w:val="003C62D3"/>
    <w:rsid w:val="003C6356"/>
    <w:rsid w:val="003C6E01"/>
    <w:rsid w:val="003C6F4E"/>
    <w:rsid w:val="003C720A"/>
    <w:rsid w:val="003C726A"/>
    <w:rsid w:val="003C7519"/>
    <w:rsid w:val="003C7758"/>
    <w:rsid w:val="003C7B26"/>
    <w:rsid w:val="003C7B6F"/>
    <w:rsid w:val="003C7CAB"/>
    <w:rsid w:val="003D0A19"/>
    <w:rsid w:val="003D0B01"/>
    <w:rsid w:val="003D0BC8"/>
    <w:rsid w:val="003D0C9E"/>
    <w:rsid w:val="003D1191"/>
    <w:rsid w:val="003D1348"/>
    <w:rsid w:val="003D1566"/>
    <w:rsid w:val="003D15F0"/>
    <w:rsid w:val="003D17DA"/>
    <w:rsid w:val="003D185C"/>
    <w:rsid w:val="003D1BF7"/>
    <w:rsid w:val="003D1C96"/>
    <w:rsid w:val="003D1F61"/>
    <w:rsid w:val="003D1F85"/>
    <w:rsid w:val="003D2595"/>
    <w:rsid w:val="003D2803"/>
    <w:rsid w:val="003D2957"/>
    <w:rsid w:val="003D29AD"/>
    <w:rsid w:val="003D348B"/>
    <w:rsid w:val="003D3B0D"/>
    <w:rsid w:val="003D3D1E"/>
    <w:rsid w:val="003D405C"/>
    <w:rsid w:val="003D4479"/>
    <w:rsid w:val="003D4961"/>
    <w:rsid w:val="003D4B4C"/>
    <w:rsid w:val="003D4B73"/>
    <w:rsid w:val="003D5A99"/>
    <w:rsid w:val="003D5B71"/>
    <w:rsid w:val="003D5E81"/>
    <w:rsid w:val="003D6365"/>
    <w:rsid w:val="003D651C"/>
    <w:rsid w:val="003D6D54"/>
    <w:rsid w:val="003D6D94"/>
    <w:rsid w:val="003D72B7"/>
    <w:rsid w:val="003D74D5"/>
    <w:rsid w:val="003D7636"/>
    <w:rsid w:val="003D79B8"/>
    <w:rsid w:val="003E02D7"/>
    <w:rsid w:val="003E02E7"/>
    <w:rsid w:val="003E03EA"/>
    <w:rsid w:val="003E04B1"/>
    <w:rsid w:val="003E04DE"/>
    <w:rsid w:val="003E05BE"/>
    <w:rsid w:val="003E076F"/>
    <w:rsid w:val="003E0B4C"/>
    <w:rsid w:val="003E0D34"/>
    <w:rsid w:val="003E10AF"/>
    <w:rsid w:val="003E1D1C"/>
    <w:rsid w:val="003E1EB6"/>
    <w:rsid w:val="003E2139"/>
    <w:rsid w:val="003E2419"/>
    <w:rsid w:val="003E248E"/>
    <w:rsid w:val="003E251B"/>
    <w:rsid w:val="003E27C2"/>
    <w:rsid w:val="003E2C75"/>
    <w:rsid w:val="003E2D9E"/>
    <w:rsid w:val="003E3192"/>
    <w:rsid w:val="003E325B"/>
    <w:rsid w:val="003E36DF"/>
    <w:rsid w:val="003E408F"/>
    <w:rsid w:val="003E419C"/>
    <w:rsid w:val="003E4605"/>
    <w:rsid w:val="003E47E5"/>
    <w:rsid w:val="003E4B27"/>
    <w:rsid w:val="003E4F0A"/>
    <w:rsid w:val="003E5173"/>
    <w:rsid w:val="003E5330"/>
    <w:rsid w:val="003E5621"/>
    <w:rsid w:val="003E5675"/>
    <w:rsid w:val="003E56E1"/>
    <w:rsid w:val="003E5874"/>
    <w:rsid w:val="003E5AAD"/>
    <w:rsid w:val="003E5BC7"/>
    <w:rsid w:val="003E6BCA"/>
    <w:rsid w:val="003E6CAC"/>
    <w:rsid w:val="003E6F06"/>
    <w:rsid w:val="003E7EEA"/>
    <w:rsid w:val="003F021D"/>
    <w:rsid w:val="003F02B2"/>
    <w:rsid w:val="003F039D"/>
    <w:rsid w:val="003F0417"/>
    <w:rsid w:val="003F09FA"/>
    <w:rsid w:val="003F0E64"/>
    <w:rsid w:val="003F12C9"/>
    <w:rsid w:val="003F15C1"/>
    <w:rsid w:val="003F1659"/>
    <w:rsid w:val="003F1FB6"/>
    <w:rsid w:val="003F222D"/>
    <w:rsid w:val="003F2505"/>
    <w:rsid w:val="003F25F7"/>
    <w:rsid w:val="003F2ACE"/>
    <w:rsid w:val="003F2B00"/>
    <w:rsid w:val="003F2CA4"/>
    <w:rsid w:val="003F342E"/>
    <w:rsid w:val="003F3586"/>
    <w:rsid w:val="003F38AA"/>
    <w:rsid w:val="003F394F"/>
    <w:rsid w:val="003F4148"/>
    <w:rsid w:val="003F4903"/>
    <w:rsid w:val="003F4B0E"/>
    <w:rsid w:val="003F51B1"/>
    <w:rsid w:val="003F55F8"/>
    <w:rsid w:val="003F5CF3"/>
    <w:rsid w:val="003F5FD3"/>
    <w:rsid w:val="003F613E"/>
    <w:rsid w:val="003F6383"/>
    <w:rsid w:val="003F6864"/>
    <w:rsid w:val="003F6933"/>
    <w:rsid w:val="003F6B59"/>
    <w:rsid w:val="003F6C7A"/>
    <w:rsid w:val="003F7B0E"/>
    <w:rsid w:val="003F7E36"/>
    <w:rsid w:val="004000EA"/>
    <w:rsid w:val="00400382"/>
    <w:rsid w:val="00400461"/>
    <w:rsid w:val="004007B2"/>
    <w:rsid w:val="00400A65"/>
    <w:rsid w:val="00401044"/>
    <w:rsid w:val="004012E9"/>
    <w:rsid w:val="00401637"/>
    <w:rsid w:val="00401797"/>
    <w:rsid w:val="00401899"/>
    <w:rsid w:val="00401EC0"/>
    <w:rsid w:val="004021D0"/>
    <w:rsid w:val="00402203"/>
    <w:rsid w:val="0040256F"/>
    <w:rsid w:val="0040281E"/>
    <w:rsid w:val="00402B27"/>
    <w:rsid w:val="00402E64"/>
    <w:rsid w:val="004033B0"/>
    <w:rsid w:val="00403501"/>
    <w:rsid w:val="004036F3"/>
    <w:rsid w:val="0040373B"/>
    <w:rsid w:val="004037DC"/>
    <w:rsid w:val="00403919"/>
    <w:rsid w:val="00403945"/>
    <w:rsid w:val="00403B21"/>
    <w:rsid w:val="00403C00"/>
    <w:rsid w:val="00403D5D"/>
    <w:rsid w:val="00403F04"/>
    <w:rsid w:val="0040482E"/>
    <w:rsid w:val="00404F4C"/>
    <w:rsid w:val="00405D17"/>
    <w:rsid w:val="00405D53"/>
    <w:rsid w:val="00406186"/>
    <w:rsid w:val="004063D8"/>
    <w:rsid w:val="00406E46"/>
    <w:rsid w:val="0040745A"/>
    <w:rsid w:val="00407EA8"/>
    <w:rsid w:val="00407F64"/>
    <w:rsid w:val="00410311"/>
    <w:rsid w:val="00410691"/>
    <w:rsid w:val="00410C41"/>
    <w:rsid w:val="00411324"/>
    <w:rsid w:val="004114B3"/>
    <w:rsid w:val="004116F0"/>
    <w:rsid w:val="00411A0A"/>
    <w:rsid w:val="00411AC1"/>
    <w:rsid w:val="00411F75"/>
    <w:rsid w:val="00412980"/>
    <w:rsid w:val="00412B7B"/>
    <w:rsid w:val="00412C01"/>
    <w:rsid w:val="00412D83"/>
    <w:rsid w:val="004130F0"/>
    <w:rsid w:val="004131C9"/>
    <w:rsid w:val="004132B9"/>
    <w:rsid w:val="00413B7A"/>
    <w:rsid w:val="00413CBE"/>
    <w:rsid w:val="00413E70"/>
    <w:rsid w:val="0041461D"/>
    <w:rsid w:val="00414690"/>
    <w:rsid w:val="00414B99"/>
    <w:rsid w:val="00414CB7"/>
    <w:rsid w:val="00414E8F"/>
    <w:rsid w:val="00415244"/>
    <w:rsid w:val="00415507"/>
    <w:rsid w:val="00415854"/>
    <w:rsid w:val="00415A15"/>
    <w:rsid w:val="00415DAB"/>
    <w:rsid w:val="00416802"/>
    <w:rsid w:val="00416834"/>
    <w:rsid w:val="004169A3"/>
    <w:rsid w:val="00416BC4"/>
    <w:rsid w:val="004172BC"/>
    <w:rsid w:val="004174F4"/>
    <w:rsid w:val="00417615"/>
    <w:rsid w:val="00417BDE"/>
    <w:rsid w:val="00417D5E"/>
    <w:rsid w:val="00417DFE"/>
    <w:rsid w:val="00417E9C"/>
    <w:rsid w:val="00417EEA"/>
    <w:rsid w:val="00420399"/>
    <w:rsid w:val="00420688"/>
    <w:rsid w:val="0042078A"/>
    <w:rsid w:val="0042102B"/>
    <w:rsid w:val="0042104C"/>
    <w:rsid w:val="00421CBA"/>
    <w:rsid w:val="00421EB1"/>
    <w:rsid w:val="00421FCD"/>
    <w:rsid w:val="00422283"/>
    <w:rsid w:val="004223E2"/>
    <w:rsid w:val="004229EB"/>
    <w:rsid w:val="00422CFC"/>
    <w:rsid w:val="00422DB0"/>
    <w:rsid w:val="0042325E"/>
    <w:rsid w:val="0042353E"/>
    <w:rsid w:val="0042371F"/>
    <w:rsid w:val="00423B21"/>
    <w:rsid w:val="00423D1D"/>
    <w:rsid w:val="00424689"/>
    <w:rsid w:val="00424783"/>
    <w:rsid w:val="00424C84"/>
    <w:rsid w:val="00425184"/>
    <w:rsid w:val="00425408"/>
    <w:rsid w:val="004254F9"/>
    <w:rsid w:val="00425B57"/>
    <w:rsid w:val="00425E9E"/>
    <w:rsid w:val="00425EE6"/>
    <w:rsid w:val="0042621E"/>
    <w:rsid w:val="00426359"/>
    <w:rsid w:val="00426CFC"/>
    <w:rsid w:val="00426E2B"/>
    <w:rsid w:val="0042774A"/>
    <w:rsid w:val="00427899"/>
    <w:rsid w:val="00427E48"/>
    <w:rsid w:val="00427F6C"/>
    <w:rsid w:val="0043033E"/>
    <w:rsid w:val="0043078B"/>
    <w:rsid w:val="00430D49"/>
    <w:rsid w:val="0043107A"/>
    <w:rsid w:val="0043107B"/>
    <w:rsid w:val="0043125B"/>
    <w:rsid w:val="00431BE6"/>
    <w:rsid w:val="0043205B"/>
    <w:rsid w:val="00432976"/>
    <w:rsid w:val="00432C48"/>
    <w:rsid w:val="004332FC"/>
    <w:rsid w:val="00433317"/>
    <w:rsid w:val="0043347F"/>
    <w:rsid w:val="0043392A"/>
    <w:rsid w:val="00433D08"/>
    <w:rsid w:val="00433E9E"/>
    <w:rsid w:val="00434049"/>
    <w:rsid w:val="004341D8"/>
    <w:rsid w:val="00434500"/>
    <w:rsid w:val="004347BF"/>
    <w:rsid w:val="0043512B"/>
    <w:rsid w:val="0043597C"/>
    <w:rsid w:val="00436040"/>
    <w:rsid w:val="00436248"/>
    <w:rsid w:val="004362BC"/>
    <w:rsid w:val="004366E6"/>
    <w:rsid w:val="00436826"/>
    <w:rsid w:val="004368C5"/>
    <w:rsid w:val="004369B1"/>
    <w:rsid w:val="00436C5E"/>
    <w:rsid w:val="00436E8F"/>
    <w:rsid w:val="004370D9"/>
    <w:rsid w:val="004373CF"/>
    <w:rsid w:val="0043745B"/>
    <w:rsid w:val="00437526"/>
    <w:rsid w:val="004376EC"/>
    <w:rsid w:val="00437A25"/>
    <w:rsid w:val="00437A2F"/>
    <w:rsid w:val="00437D39"/>
    <w:rsid w:val="00437E9B"/>
    <w:rsid w:val="00440D61"/>
    <w:rsid w:val="00440EE0"/>
    <w:rsid w:val="004410A0"/>
    <w:rsid w:val="00441529"/>
    <w:rsid w:val="00441606"/>
    <w:rsid w:val="00441D89"/>
    <w:rsid w:val="00441E8E"/>
    <w:rsid w:val="00441EFA"/>
    <w:rsid w:val="00442273"/>
    <w:rsid w:val="0044240E"/>
    <w:rsid w:val="0044245B"/>
    <w:rsid w:val="0044246A"/>
    <w:rsid w:val="00443606"/>
    <w:rsid w:val="0044394D"/>
    <w:rsid w:val="00443A72"/>
    <w:rsid w:val="00443F2E"/>
    <w:rsid w:val="004440C5"/>
    <w:rsid w:val="00444104"/>
    <w:rsid w:val="0044435E"/>
    <w:rsid w:val="0044439E"/>
    <w:rsid w:val="004444B9"/>
    <w:rsid w:val="004444C7"/>
    <w:rsid w:val="004447E1"/>
    <w:rsid w:val="00444AF9"/>
    <w:rsid w:val="00444EC1"/>
    <w:rsid w:val="004451C1"/>
    <w:rsid w:val="00445543"/>
    <w:rsid w:val="004459D6"/>
    <w:rsid w:val="00445B4F"/>
    <w:rsid w:val="00445C6F"/>
    <w:rsid w:val="0044649E"/>
    <w:rsid w:val="004468A4"/>
    <w:rsid w:val="00446D92"/>
    <w:rsid w:val="004470EF"/>
    <w:rsid w:val="004471CF"/>
    <w:rsid w:val="00447223"/>
    <w:rsid w:val="00447AB4"/>
    <w:rsid w:val="004500F1"/>
    <w:rsid w:val="0045043C"/>
    <w:rsid w:val="004505CE"/>
    <w:rsid w:val="0045089F"/>
    <w:rsid w:val="00451036"/>
    <w:rsid w:val="004515B2"/>
    <w:rsid w:val="00451972"/>
    <w:rsid w:val="00451B05"/>
    <w:rsid w:val="00451BE0"/>
    <w:rsid w:val="00451D5E"/>
    <w:rsid w:val="00452014"/>
    <w:rsid w:val="0045217C"/>
    <w:rsid w:val="004522B9"/>
    <w:rsid w:val="00452467"/>
    <w:rsid w:val="00452475"/>
    <w:rsid w:val="00452DB4"/>
    <w:rsid w:val="004530F5"/>
    <w:rsid w:val="00453209"/>
    <w:rsid w:val="00453219"/>
    <w:rsid w:val="00453D6E"/>
    <w:rsid w:val="00454450"/>
    <w:rsid w:val="0045451E"/>
    <w:rsid w:val="0045493D"/>
    <w:rsid w:val="00455A78"/>
    <w:rsid w:val="00455BA9"/>
    <w:rsid w:val="00455D01"/>
    <w:rsid w:val="00455D4D"/>
    <w:rsid w:val="00455D6D"/>
    <w:rsid w:val="00455E1E"/>
    <w:rsid w:val="0045678B"/>
    <w:rsid w:val="004567CD"/>
    <w:rsid w:val="004569F6"/>
    <w:rsid w:val="0045735D"/>
    <w:rsid w:val="004575FF"/>
    <w:rsid w:val="00457725"/>
    <w:rsid w:val="00457AE1"/>
    <w:rsid w:val="00457BF8"/>
    <w:rsid w:val="00457DEB"/>
    <w:rsid w:val="00460331"/>
    <w:rsid w:val="004603F7"/>
    <w:rsid w:val="00460A25"/>
    <w:rsid w:val="00460A8D"/>
    <w:rsid w:val="00460C0E"/>
    <w:rsid w:val="00460EF8"/>
    <w:rsid w:val="00460F59"/>
    <w:rsid w:val="0046134B"/>
    <w:rsid w:val="0046171F"/>
    <w:rsid w:val="00461AB5"/>
    <w:rsid w:val="00462416"/>
    <w:rsid w:val="00462816"/>
    <w:rsid w:val="00462B3D"/>
    <w:rsid w:val="00462BC3"/>
    <w:rsid w:val="00462EA9"/>
    <w:rsid w:val="00462F36"/>
    <w:rsid w:val="00462FEB"/>
    <w:rsid w:val="00463313"/>
    <w:rsid w:val="00463643"/>
    <w:rsid w:val="004639DC"/>
    <w:rsid w:val="00463B4C"/>
    <w:rsid w:val="00463D43"/>
    <w:rsid w:val="00463D50"/>
    <w:rsid w:val="00464110"/>
    <w:rsid w:val="00464621"/>
    <w:rsid w:val="00464904"/>
    <w:rsid w:val="00464BB4"/>
    <w:rsid w:val="004651EB"/>
    <w:rsid w:val="00465287"/>
    <w:rsid w:val="004652CB"/>
    <w:rsid w:val="00465438"/>
    <w:rsid w:val="00466B36"/>
    <w:rsid w:val="00466EAB"/>
    <w:rsid w:val="00467071"/>
    <w:rsid w:val="0046711D"/>
    <w:rsid w:val="0046723A"/>
    <w:rsid w:val="0046731D"/>
    <w:rsid w:val="00467AD4"/>
    <w:rsid w:val="00467B21"/>
    <w:rsid w:val="00467C19"/>
    <w:rsid w:val="00467D37"/>
    <w:rsid w:val="00467DD2"/>
    <w:rsid w:val="00467E28"/>
    <w:rsid w:val="00467EAE"/>
    <w:rsid w:val="00467F31"/>
    <w:rsid w:val="00470A83"/>
    <w:rsid w:val="00470B12"/>
    <w:rsid w:val="004710D8"/>
    <w:rsid w:val="004711BC"/>
    <w:rsid w:val="004716DB"/>
    <w:rsid w:val="004717F6"/>
    <w:rsid w:val="00471AD3"/>
    <w:rsid w:val="00472082"/>
    <w:rsid w:val="00472197"/>
    <w:rsid w:val="00472604"/>
    <w:rsid w:val="004728B0"/>
    <w:rsid w:val="00472B5C"/>
    <w:rsid w:val="00473ACC"/>
    <w:rsid w:val="00473B91"/>
    <w:rsid w:val="00473BEC"/>
    <w:rsid w:val="00473E27"/>
    <w:rsid w:val="004744DB"/>
    <w:rsid w:val="00474A7B"/>
    <w:rsid w:val="00474AE2"/>
    <w:rsid w:val="004754EE"/>
    <w:rsid w:val="00475CCB"/>
    <w:rsid w:val="00475DA9"/>
    <w:rsid w:val="00476083"/>
    <w:rsid w:val="00477063"/>
    <w:rsid w:val="00477305"/>
    <w:rsid w:val="00477745"/>
    <w:rsid w:val="0047784E"/>
    <w:rsid w:val="0047794A"/>
    <w:rsid w:val="004779A6"/>
    <w:rsid w:val="00477C2F"/>
    <w:rsid w:val="00477CFA"/>
    <w:rsid w:val="0048127E"/>
    <w:rsid w:val="0048142F"/>
    <w:rsid w:val="00481484"/>
    <w:rsid w:val="00481486"/>
    <w:rsid w:val="00481DD3"/>
    <w:rsid w:val="00482232"/>
    <w:rsid w:val="0048224E"/>
    <w:rsid w:val="00482540"/>
    <w:rsid w:val="0048284E"/>
    <w:rsid w:val="0048299E"/>
    <w:rsid w:val="00482C28"/>
    <w:rsid w:val="00482D38"/>
    <w:rsid w:val="0048316F"/>
    <w:rsid w:val="00483AE4"/>
    <w:rsid w:val="00483E37"/>
    <w:rsid w:val="0048463C"/>
    <w:rsid w:val="004848C3"/>
    <w:rsid w:val="00484912"/>
    <w:rsid w:val="00484E91"/>
    <w:rsid w:val="004851A3"/>
    <w:rsid w:val="00485276"/>
    <w:rsid w:val="00485598"/>
    <w:rsid w:val="004856AA"/>
    <w:rsid w:val="00485A56"/>
    <w:rsid w:val="00485E2A"/>
    <w:rsid w:val="00485FAD"/>
    <w:rsid w:val="00486782"/>
    <w:rsid w:val="004867F3"/>
    <w:rsid w:val="00486DB4"/>
    <w:rsid w:val="00486E04"/>
    <w:rsid w:val="00486EC1"/>
    <w:rsid w:val="00486F7E"/>
    <w:rsid w:val="00487059"/>
    <w:rsid w:val="004877E1"/>
    <w:rsid w:val="00487907"/>
    <w:rsid w:val="00487FC2"/>
    <w:rsid w:val="0049021A"/>
    <w:rsid w:val="0049024D"/>
    <w:rsid w:val="00490489"/>
    <w:rsid w:val="0049098E"/>
    <w:rsid w:val="00490D4B"/>
    <w:rsid w:val="00490F11"/>
    <w:rsid w:val="004911F6"/>
    <w:rsid w:val="00491205"/>
    <w:rsid w:val="00491208"/>
    <w:rsid w:val="00491434"/>
    <w:rsid w:val="0049193C"/>
    <w:rsid w:val="00491A10"/>
    <w:rsid w:val="00491AAB"/>
    <w:rsid w:val="00491E16"/>
    <w:rsid w:val="00492467"/>
    <w:rsid w:val="0049301D"/>
    <w:rsid w:val="004932BA"/>
    <w:rsid w:val="0049351F"/>
    <w:rsid w:val="00493678"/>
    <w:rsid w:val="0049446B"/>
    <w:rsid w:val="004946B2"/>
    <w:rsid w:val="00494857"/>
    <w:rsid w:val="0049498D"/>
    <w:rsid w:val="00494A3A"/>
    <w:rsid w:val="004950F9"/>
    <w:rsid w:val="004952E4"/>
    <w:rsid w:val="0049576B"/>
    <w:rsid w:val="0049580D"/>
    <w:rsid w:val="004964C9"/>
    <w:rsid w:val="00496E8F"/>
    <w:rsid w:val="00496FC5"/>
    <w:rsid w:val="004971D5"/>
    <w:rsid w:val="0049735C"/>
    <w:rsid w:val="00497995"/>
    <w:rsid w:val="00497CDC"/>
    <w:rsid w:val="00497F8E"/>
    <w:rsid w:val="004A00A1"/>
    <w:rsid w:val="004A00B6"/>
    <w:rsid w:val="004A0293"/>
    <w:rsid w:val="004A052F"/>
    <w:rsid w:val="004A0990"/>
    <w:rsid w:val="004A0DE5"/>
    <w:rsid w:val="004A16F3"/>
    <w:rsid w:val="004A1B2D"/>
    <w:rsid w:val="004A255C"/>
    <w:rsid w:val="004A25FC"/>
    <w:rsid w:val="004A2C9A"/>
    <w:rsid w:val="004A3228"/>
    <w:rsid w:val="004A32EE"/>
    <w:rsid w:val="004A374A"/>
    <w:rsid w:val="004A3D79"/>
    <w:rsid w:val="004A3E2D"/>
    <w:rsid w:val="004A3E97"/>
    <w:rsid w:val="004A44F1"/>
    <w:rsid w:val="004A5071"/>
    <w:rsid w:val="004A5580"/>
    <w:rsid w:val="004A5B83"/>
    <w:rsid w:val="004A5B9F"/>
    <w:rsid w:val="004A5CFC"/>
    <w:rsid w:val="004A64CF"/>
    <w:rsid w:val="004A65CC"/>
    <w:rsid w:val="004A695C"/>
    <w:rsid w:val="004A6DC4"/>
    <w:rsid w:val="004A73B3"/>
    <w:rsid w:val="004A77A2"/>
    <w:rsid w:val="004A7914"/>
    <w:rsid w:val="004A7AD2"/>
    <w:rsid w:val="004A7C15"/>
    <w:rsid w:val="004A7D1B"/>
    <w:rsid w:val="004B014F"/>
    <w:rsid w:val="004B01B2"/>
    <w:rsid w:val="004B0B59"/>
    <w:rsid w:val="004B11FA"/>
    <w:rsid w:val="004B13B8"/>
    <w:rsid w:val="004B155D"/>
    <w:rsid w:val="004B18DE"/>
    <w:rsid w:val="004B1924"/>
    <w:rsid w:val="004B1C67"/>
    <w:rsid w:val="004B2382"/>
    <w:rsid w:val="004B2F42"/>
    <w:rsid w:val="004B309C"/>
    <w:rsid w:val="004B35DA"/>
    <w:rsid w:val="004B36BB"/>
    <w:rsid w:val="004B3A97"/>
    <w:rsid w:val="004B3CF0"/>
    <w:rsid w:val="004B3D31"/>
    <w:rsid w:val="004B45FD"/>
    <w:rsid w:val="004B4DFE"/>
    <w:rsid w:val="004B5091"/>
    <w:rsid w:val="004B51D5"/>
    <w:rsid w:val="004B5457"/>
    <w:rsid w:val="004B5666"/>
    <w:rsid w:val="004B5808"/>
    <w:rsid w:val="004B588B"/>
    <w:rsid w:val="004B6088"/>
    <w:rsid w:val="004B61EE"/>
    <w:rsid w:val="004B6326"/>
    <w:rsid w:val="004B64FE"/>
    <w:rsid w:val="004B6A0C"/>
    <w:rsid w:val="004B6A51"/>
    <w:rsid w:val="004B6AD3"/>
    <w:rsid w:val="004B6AF3"/>
    <w:rsid w:val="004B6C0C"/>
    <w:rsid w:val="004B6C33"/>
    <w:rsid w:val="004B701C"/>
    <w:rsid w:val="004B773D"/>
    <w:rsid w:val="004B7CAA"/>
    <w:rsid w:val="004B7D7A"/>
    <w:rsid w:val="004B7E70"/>
    <w:rsid w:val="004B7F6D"/>
    <w:rsid w:val="004C004A"/>
    <w:rsid w:val="004C0BFA"/>
    <w:rsid w:val="004C0CB3"/>
    <w:rsid w:val="004C1D58"/>
    <w:rsid w:val="004C2713"/>
    <w:rsid w:val="004C2D58"/>
    <w:rsid w:val="004C2DC1"/>
    <w:rsid w:val="004C3291"/>
    <w:rsid w:val="004C3501"/>
    <w:rsid w:val="004C350E"/>
    <w:rsid w:val="004C3674"/>
    <w:rsid w:val="004C4584"/>
    <w:rsid w:val="004C4608"/>
    <w:rsid w:val="004C4935"/>
    <w:rsid w:val="004C4B5D"/>
    <w:rsid w:val="004C4BE8"/>
    <w:rsid w:val="004C5894"/>
    <w:rsid w:val="004C5A81"/>
    <w:rsid w:val="004C5CF8"/>
    <w:rsid w:val="004C6167"/>
    <w:rsid w:val="004C62D0"/>
    <w:rsid w:val="004C632E"/>
    <w:rsid w:val="004C67FB"/>
    <w:rsid w:val="004C6928"/>
    <w:rsid w:val="004C6DE2"/>
    <w:rsid w:val="004C78EB"/>
    <w:rsid w:val="004C7A71"/>
    <w:rsid w:val="004C7BAB"/>
    <w:rsid w:val="004C7D4A"/>
    <w:rsid w:val="004C7FA6"/>
    <w:rsid w:val="004D018A"/>
    <w:rsid w:val="004D07FF"/>
    <w:rsid w:val="004D0AE3"/>
    <w:rsid w:val="004D10FB"/>
    <w:rsid w:val="004D149A"/>
    <w:rsid w:val="004D18C7"/>
    <w:rsid w:val="004D192D"/>
    <w:rsid w:val="004D1A53"/>
    <w:rsid w:val="004D1E84"/>
    <w:rsid w:val="004D24B0"/>
    <w:rsid w:val="004D2505"/>
    <w:rsid w:val="004D287B"/>
    <w:rsid w:val="004D2F56"/>
    <w:rsid w:val="004D2FE7"/>
    <w:rsid w:val="004D302D"/>
    <w:rsid w:val="004D30DD"/>
    <w:rsid w:val="004D326D"/>
    <w:rsid w:val="004D33D4"/>
    <w:rsid w:val="004D34FA"/>
    <w:rsid w:val="004D379C"/>
    <w:rsid w:val="004D3A2B"/>
    <w:rsid w:val="004D3DAF"/>
    <w:rsid w:val="004D3FA9"/>
    <w:rsid w:val="004D4219"/>
    <w:rsid w:val="004D428D"/>
    <w:rsid w:val="004D4380"/>
    <w:rsid w:val="004D4396"/>
    <w:rsid w:val="004D46DA"/>
    <w:rsid w:val="004D4A22"/>
    <w:rsid w:val="004D4AA6"/>
    <w:rsid w:val="004D4E39"/>
    <w:rsid w:val="004D51BD"/>
    <w:rsid w:val="004D545F"/>
    <w:rsid w:val="004D58B0"/>
    <w:rsid w:val="004D5DC3"/>
    <w:rsid w:val="004D62DE"/>
    <w:rsid w:val="004D6436"/>
    <w:rsid w:val="004D64CD"/>
    <w:rsid w:val="004D6533"/>
    <w:rsid w:val="004D672E"/>
    <w:rsid w:val="004D6B85"/>
    <w:rsid w:val="004D6C52"/>
    <w:rsid w:val="004D6D14"/>
    <w:rsid w:val="004D6F02"/>
    <w:rsid w:val="004D7943"/>
    <w:rsid w:val="004D79FF"/>
    <w:rsid w:val="004D7E19"/>
    <w:rsid w:val="004D7E47"/>
    <w:rsid w:val="004E0140"/>
    <w:rsid w:val="004E05FE"/>
    <w:rsid w:val="004E09E7"/>
    <w:rsid w:val="004E0E94"/>
    <w:rsid w:val="004E1181"/>
    <w:rsid w:val="004E138E"/>
    <w:rsid w:val="004E14E0"/>
    <w:rsid w:val="004E17BE"/>
    <w:rsid w:val="004E1C35"/>
    <w:rsid w:val="004E1FC9"/>
    <w:rsid w:val="004E25D2"/>
    <w:rsid w:val="004E29DB"/>
    <w:rsid w:val="004E2E2E"/>
    <w:rsid w:val="004E3530"/>
    <w:rsid w:val="004E3582"/>
    <w:rsid w:val="004E3751"/>
    <w:rsid w:val="004E37AF"/>
    <w:rsid w:val="004E3A6E"/>
    <w:rsid w:val="004E3AE3"/>
    <w:rsid w:val="004E3AF4"/>
    <w:rsid w:val="004E3E3D"/>
    <w:rsid w:val="004E3E80"/>
    <w:rsid w:val="004E48FD"/>
    <w:rsid w:val="004E4B5E"/>
    <w:rsid w:val="004E4BC0"/>
    <w:rsid w:val="004E4C0C"/>
    <w:rsid w:val="004E4F74"/>
    <w:rsid w:val="004E4F8D"/>
    <w:rsid w:val="004E51EF"/>
    <w:rsid w:val="004E5421"/>
    <w:rsid w:val="004E5614"/>
    <w:rsid w:val="004E5849"/>
    <w:rsid w:val="004E5B5A"/>
    <w:rsid w:val="004E5BF5"/>
    <w:rsid w:val="004E5D4C"/>
    <w:rsid w:val="004E5DCC"/>
    <w:rsid w:val="004E5FBF"/>
    <w:rsid w:val="004E612C"/>
    <w:rsid w:val="004E6769"/>
    <w:rsid w:val="004E6C29"/>
    <w:rsid w:val="004E6C67"/>
    <w:rsid w:val="004E7251"/>
    <w:rsid w:val="004E7356"/>
    <w:rsid w:val="004E741F"/>
    <w:rsid w:val="004E7508"/>
    <w:rsid w:val="004E769D"/>
    <w:rsid w:val="004E7E43"/>
    <w:rsid w:val="004F027D"/>
    <w:rsid w:val="004F0773"/>
    <w:rsid w:val="004F0B19"/>
    <w:rsid w:val="004F0CAD"/>
    <w:rsid w:val="004F0F4C"/>
    <w:rsid w:val="004F1311"/>
    <w:rsid w:val="004F1A58"/>
    <w:rsid w:val="004F2002"/>
    <w:rsid w:val="004F2543"/>
    <w:rsid w:val="004F2657"/>
    <w:rsid w:val="004F2753"/>
    <w:rsid w:val="004F27DC"/>
    <w:rsid w:val="004F28F5"/>
    <w:rsid w:val="004F28FF"/>
    <w:rsid w:val="004F3183"/>
    <w:rsid w:val="004F32AD"/>
    <w:rsid w:val="004F33F5"/>
    <w:rsid w:val="004F3793"/>
    <w:rsid w:val="004F3C1C"/>
    <w:rsid w:val="004F3E27"/>
    <w:rsid w:val="004F41BC"/>
    <w:rsid w:val="004F43BE"/>
    <w:rsid w:val="004F4435"/>
    <w:rsid w:val="004F5092"/>
    <w:rsid w:val="004F5286"/>
    <w:rsid w:val="004F5425"/>
    <w:rsid w:val="004F57C1"/>
    <w:rsid w:val="004F5BCC"/>
    <w:rsid w:val="004F5C78"/>
    <w:rsid w:val="004F5C93"/>
    <w:rsid w:val="004F5E4D"/>
    <w:rsid w:val="004F5F1A"/>
    <w:rsid w:val="004F5FBC"/>
    <w:rsid w:val="004F60B1"/>
    <w:rsid w:val="004F6265"/>
    <w:rsid w:val="004F63C2"/>
    <w:rsid w:val="004F68AD"/>
    <w:rsid w:val="004F6AE4"/>
    <w:rsid w:val="004F6E43"/>
    <w:rsid w:val="004F72BF"/>
    <w:rsid w:val="004F79A8"/>
    <w:rsid w:val="004F7BEA"/>
    <w:rsid w:val="004F7D92"/>
    <w:rsid w:val="004F7E1F"/>
    <w:rsid w:val="004F7F85"/>
    <w:rsid w:val="0050018B"/>
    <w:rsid w:val="0050049D"/>
    <w:rsid w:val="005005C4"/>
    <w:rsid w:val="00500D3A"/>
    <w:rsid w:val="00500E09"/>
    <w:rsid w:val="0050108A"/>
    <w:rsid w:val="005011FB"/>
    <w:rsid w:val="00501DB5"/>
    <w:rsid w:val="00501F23"/>
    <w:rsid w:val="005020A3"/>
    <w:rsid w:val="005020B5"/>
    <w:rsid w:val="005024D0"/>
    <w:rsid w:val="0050269A"/>
    <w:rsid w:val="00502D00"/>
    <w:rsid w:val="00502F8D"/>
    <w:rsid w:val="00503032"/>
    <w:rsid w:val="0050308B"/>
    <w:rsid w:val="00503683"/>
    <w:rsid w:val="00503D93"/>
    <w:rsid w:val="00503F9F"/>
    <w:rsid w:val="00503FA1"/>
    <w:rsid w:val="00504007"/>
    <w:rsid w:val="005041B9"/>
    <w:rsid w:val="00504416"/>
    <w:rsid w:val="005044B2"/>
    <w:rsid w:val="00504633"/>
    <w:rsid w:val="005049E0"/>
    <w:rsid w:val="0050506A"/>
    <w:rsid w:val="005051C2"/>
    <w:rsid w:val="00505373"/>
    <w:rsid w:val="0050548E"/>
    <w:rsid w:val="00505802"/>
    <w:rsid w:val="00505ACC"/>
    <w:rsid w:val="005062A9"/>
    <w:rsid w:val="005065B7"/>
    <w:rsid w:val="00506967"/>
    <w:rsid w:val="00506E76"/>
    <w:rsid w:val="00506F5D"/>
    <w:rsid w:val="00506F8C"/>
    <w:rsid w:val="005071A0"/>
    <w:rsid w:val="005072D6"/>
    <w:rsid w:val="005072DB"/>
    <w:rsid w:val="00507427"/>
    <w:rsid w:val="0050783B"/>
    <w:rsid w:val="005078CD"/>
    <w:rsid w:val="00507968"/>
    <w:rsid w:val="00507B25"/>
    <w:rsid w:val="00507E7A"/>
    <w:rsid w:val="00507ED4"/>
    <w:rsid w:val="005101D6"/>
    <w:rsid w:val="0051038A"/>
    <w:rsid w:val="00510466"/>
    <w:rsid w:val="00510614"/>
    <w:rsid w:val="00510F94"/>
    <w:rsid w:val="005118CE"/>
    <w:rsid w:val="00511B67"/>
    <w:rsid w:val="00511E33"/>
    <w:rsid w:val="00511E93"/>
    <w:rsid w:val="00511F51"/>
    <w:rsid w:val="00511FDD"/>
    <w:rsid w:val="00512177"/>
    <w:rsid w:val="0051254E"/>
    <w:rsid w:val="00512604"/>
    <w:rsid w:val="005126F2"/>
    <w:rsid w:val="00512946"/>
    <w:rsid w:val="00512BA1"/>
    <w:rsid w:val="0051327B"/>
    <w:rsid w:val="0051327C"/>
    <w:rsid w:val="00513502"/>
    <w:rsid w:val="00513612"/>
    <w:rsid w:val="00514119"/>
    <w:rsid w:val="005146E7"/>
    <w:rsid w:val="0051496A"/>
    <w:rsid w:val="00514FDD"/>
    <w:rsid w:val="005150F9"/>
    <w:rsid w:val="0051538A"/>
    <w:rsid w:val="00515657"/>
    <w:rsid w:val="005165F5"/>
    <w:rsid w:val="005166E1"/>
    <w:rsid w:val="0051688F"/>
    <w:rsid w:val="00516C9A"/>
    <w:rsid w:val="00516E77"/>
    <w:rsid w:val="005178D3"/>
    <w:rsid w:val="0051791F"/>
    <w:rsid w:val="00517948"/>
    <w:rsid w:val="00517AA5"/>
    <w:rsid w:val="00517E7B"/>
    <w:rsid w:val="005202D3"/>
    <w:rsid w:val="0052095B"/>
    <w:rsid w:val="00520CDF"/>
    <w:rsid w:val="00520F26"/>
    <w:rsid w:val="00521524"/>
    <w:rsid w:val="00521629"/>
    <w:rsid w:val="0052165A"/>
    <w:rsid w:val="005218ED"/>
    <w:rsid w:val="00521BB1"/>
    <w:rsid w:val="00521C32"/>
    <w:rsid w:val="00521CFA"/>
    <w:rsid w:val="00521FD9"/>
    <w:rsid w:val="005221BE"/>
    <w:rsid w:val="0052231E"/>
    <w:rsid w:val="00522334"/>
    <w:rsid w:val="00522399"/>
    <w:rsid w:val="0052262F"/>
    <w:rsid w:val="00522869"/>
    <w:rsid w:val="00522A3B"/>
    <w:rsid w:val="0052379A"/>
    <w:rsid w:val="00523ADD"/>
    <w:rsid w:val="00523B62"/>
    <w:rsid w:val="00523BE0"/>
    <w:rsid w:val="00523FB0"/>
    <w:rsid w:val="00524053"/>
    <w:rsid w:val="005241B2"/>
    <w:rsid w:val="0052495D"/>
    <w:rsid w:val="00524FA4"/>
    <w:rsid w:val="005250DE"/>
    <w:rsid w:val="00525E7B"/>
    <w:rsid w:val="00526341"/>
    <w:rsid w:val="0052651D"/>
    <w:rsid w:val="00526618"/>
    <w:rsid w:val="0052691F"/>
    <w:rsid w:val="00526C86"/>
    <w:rsid w:val="00527128"/>
    <w:rsid w:val="00527162"/>
    <w:rsid w:val="0052760A"/>
    <w:rsid w:val="00527711"/>
    <w:rsid w:val="00527897"/>
    <w:rsid w:val="0053008B"/>
    <w:rsid w:val="00530240"/>
    <w:rsid w:val="00530436"/>
    <w:rsid w:val="0053045D"/>
    <w:rsid w:val="0053059F"/>
    <w:rsid w:val="00530651"/>
    <w:rsid w:val="005307C3"/>
    <w:rsid w:val="00530B38"/>
    <w:rsid w:val="00530D72"/>
    <w:rsid w:val="005310EA"/>
    <w:rsid w:val="005316B0"/>
    <w:rsid w:val="005317BC"/>
    <w:rsid w:val="00531978"/>
    <w:rsid w:val="00532258"/>
    <w:rsid w:val="00532437"/>
    <w:rsid w:val="0053336F"/>
    <w:rsid w:val="00533675"/>
    <w:rsid w:val="00533768"/>
    <w:rsid w:val="005339DD"/>
    <w:rsid w:val="00533B1E"/>
    <w:rsid w:val="00534E30"/>
    <w:rsid w:val="0053538D"/>
    <w:rsid w:val="00535BDC"/>
    <w:rsid w:val="00535D88"/>
    <w:rsid w:val="005364A3"/>
    <w:rsid w:val="00536C03"/>
    <w:rsid w:val="00536DBE"/>
    <w:rsid w:val="0053726F"/>
    <w:rsid w:val="0053748B"/>
    <w:rsid w:val="00537554"/>
    <w:rsid w:val="005378B2"/>
    <w:rsid w:val="00537B19"/>
    <w:rsid w:val="00537D59"/>
    <w:rsid w:val="00537DE9"/>
    <w:rsid w:val="00540423"/>
    <w:rsid w:val="00540A0A"/>
    <w:rsid w:val="00540A74"/>
    <w:rsid w:val="005411F0"/>
    <w:rsid w:val="0054122C"/>
    <w:rsid w:val="00541375"/>
    <w:rsid w:val="005414EF"/>
    <w:rsid w:val="005416A0"/>
    <w:rsid w:val="0054188D"/>
    <w:rsid w:val="00541A37"/>
    <w:rsid w:val="00541A84"/>
    <w:rsid w:val="00541B84"/>
    <w:rsid w:val="00541F7A"/>
    <w:rsid w:val="00542022"/>
    <w:rsid w:val="00542420"/>
    <w:rsid w:val="00542494"/>
    <w:rsid w:val="00542598"/>
    <w:rsid w:val="005425C8"/>
    <w:rsid w:val="00542A53"/>
    <w:rsid w:val="00542E18"/>
    <w:rsid w:val="005430A7"/>
    <w:rsid w:val="0054332B"/>
    <w:rsid w:val="005435B4"/>
    <w:rsid w:val="005437C0"/>
    <w:rsid w:val="00543A36"/>
    <w:rsid w:val="00543ED5"/>
    <w:rsid w:val="00543EF3"/>
    <w:rsid w:val="005440E5"/>
    <w:rsid w:val="00544100"/>
    <w:rsid w:val="00544369"/>
    <w:rsid w:val="00544B16"/>
    <w:rsid w:val="00544BFB"/>
    <w:rsid w:val="00544CFE"/>
    <w:rsid w:val="00544E98"/>
    <w:rsid w:val="00545805"/>
    <w:rsid w:val="005461F7"/>
    <w:rsid w:val="00546814"/>
    <w:rsid w:val="00546A73"/>
    <w:rsid w:val="00546D38"/>
    <w:rsid w:val="00546E36"/>
    <w:rsid w:val="00546E55"/>
    <w:rsid w:val="00546F81"/>
    <w:rsid w:val="00547111"/>
    <w:rsid w:val="00547113"/>
    <w:rsid w:val="00547153"/>
    <w:rsid w:val="005471CF"/>
    <w:rsid w:val="00547C5F"/>
    <w:rsid w:val="0055001F"/>
    <w:rsid w:val="00550212"/>
    <w:rsid w:val="00550266"/>
    <w:rsid w:val="00550586"/>
    <w:rsid w:val="00550C1C"/>
    <w:rsid w:val="00550E28"/>
    <w:rsid w:val="005510A1"/>
    <w:rsid w:val="005511A0"/>
    <w:rsid w:val="005515E3"/>
    <w:rsid w:val="0055191F"/>
    <w:rsid w:val="00551A04"/>
    <w:rsid w:val="00551E60"/>
    <w:rsid w:val="00551FC5"/>
    <w:rsid w:val="00552002"/>
    <w:rsid w:val="00552003"/>
    <w:rsid w:val="0055212E"/>
    <w:rsid w:val="00552558"/>
    <w:rsid w:val="00552D0B"/>
    <w:rsid w:val="00552E2D"/>
    <w:rsid w:val="00552E5F"/>
    <w:rsid w:val="00553281"/>
    <w:rsid w:val="005533FC"/>
    <w:rsid w:val="00553AA7"/>
    <w:rsid w:val="00553C52"/>
    <w:rsid w:val="00553DFB"/>
    <w:rsid w:val="005540A9"/>
    <w:rsid w:val="005542AF"/>
    <w:rsid w:val="00554434"/>
    <w:rsid w:val="00554E73"/>
    <w:rsid w:val="00554F63"/>
    <w:rsid w:val="0055509F"/>
    <w:rsid w:val="005551E9"/>
    <w:rsid w:val="0055549F"/>
    <w:rsid w:val="005558D5"/>
    <w:rsid w:val="00555BCB"/>
    <w:rsid w:val="00555C69"/>
    <w:rsid w:val="00555CD8"/>
    <w:rsid w:val="00555E03"/>
    <w:rsid w:val="005561F6"/>
    <w:rsid w:val="0055623F"/>
    <w:rsid w:val="005565E5"/>
    <w:rsid w:val="005565FD"/>
    <w:rsid w:val="00556AE3"/>
    <w:rsid w:val="0055715F"/>
    <w:rsid w:val="005571F1"/>
    <w:rsid w:val="00557255"/>
    <w:rsid w:val="00557D0E"/>
    <w:rsid w:val="00557E8B"/>
    <w:rsid w:val="005606FF"/>
    <w:rsid w:val="00560D41"/>
    <w:rsid w:val="00560D55"/>
    <w:rsid w:val="00560E87"/>
    <w:rsid w:val="00560FB5"/>
    <w:rsid w:val="005611C0"/>
    <w:rsid w:val="005614E6"/>
    <w:rsid w:val="00561606"/>
    <w:rsid w:val="005617CF"/>
    <w:rsid w:val="00561BE3"/>
    <w:rsid w:val="00561C7A"/>
    <w:rsid w:val="00562224"/>
    <w:rsid w:val="0056269B"/>
    <w:rsid w:val="00562734"/>
    <w:rsid w:val="0056274F"/>
    <w:rsid w:val="00562A92"/>
    <w:rsid w:val="00562A9A"/>
    <w:rsid w:val="00562D63"/>
    <w:rsid w:val="005632A7"/>
    <w:rsid w:val="005632C6"/>
    <w:rsid w:val="00563882"/>
    <w:rsid w:val="0056388D"/>
    <w:rsid w:val="005639A1"/>
    <w:rsid w:val="00563AAC"/>
    <w:rsid w:val="00563D61"/>
    <w:rsid w:val="0056426C"/>
    <w:rsid w:val="00564386"/>
    <w:rsid w:val="00564592"/>
    <w:rsid w:val="005646AD"/>
    <w:rsid w:val="0056513C"/>
    <w:rsid w:val="0056541E"/>
    <w:rsid w:val="0056589E"/>
    <w:rsid w:val="00565DDD"/>
    <w:rsid w:val="005663D6"/>
    <w:rsid w:val="00566905"/>
    <w:rsid w:val="00566924"/>
    <w:rsid w:val="00566D2A"/>
    <w:rsid w:val="005671A2"/>
    <w:rsid w:val="005671D3"/>
    <w:rsid w:val="00567482"/>
    <w:rsid w:val="00567891"/>
    <w:rsid w:val="0057001C"/>
    <w:rsid w:val="0057066D"/>
    <w:rsid w:val="005707D6"/>
    <w:rsid w:val="00570DC7"/>
    <w:rsid w:val="00570F7B"/>
    <w:rsid w:val="005714C5"/>
    <w:rsid w:val="005719C1"/>
    <w:rsid w:val="00571F67"/>
    <w:rsid w:val="005724DC"/>
    <w:rsid w:val="00572A3F"/>
    <w:rsid w:val="0057314B"/>
    <w:rsid w:val="005732A4"/>
    <w:rsid w:val="005733E6"/>
    <w:rsid w:val="00573743"/>
    <w:rsid w:val="00573CC2"/>
    <w:rsid w:val="00573E83"/>
    <w:rsid w:val="005740CC"/>
    <w:rsid w:val="0057482C"/>
    <w:rsid w:val="0057498F"/>
    <w:rsid w:val="00574D26"/>
    <w:rsid w:val="00575C76"/>
    <w:rsid w:val="00575EA0"/>
    <w:rsid w:val="0057605A"/>
    <w:rsid w:val="00576141"/>
    <w:rsid w:val="005767E2"/>
    <w:rsid w:val="0057686A"/>
    <w:rsid w:val="0057691B"/>
    <w:rsid w:val="00576B59"/>
    <w:rsid w:val="00576D69"/>
    <w:rsid w:val="00577453"/>
    <w:rsid w:val="005775F1"/>
    <w:rsid w:val="005778D9"/>
    <w:rsid w:val="00577E1D"/>
    <w:rsid w:val="00580147"/>
    <w:rsid w:val="0058014E"/>
    <w:rsid w:val="00580C93"/>
    <w:rsid w:val="00580D00"/>
    <w:rsid w:val="00580EE2"/>
    <w:rsid w:val="00580F6C"/>
    <w:rsid w:val="0058130D"/>
    <w:rsid w:val="0058139F"/>
    <w:rsid w:val="00581556"/>
    <w:rsid w:val="00581A5C"/>
    <w:rsid w:val="00581BA2"/>
    <w:rsid w:val="005829C6"/>
    <w:rsid w:val="00582A38"/>
    <w:rsid w:val="00582B65"/>
    <w:rsid w:val="00583559"/>
    <w:rsid w:val="0058394C"/>
    <w:rsid w:val="0058396A"/>
    <w:rsid w:val="005839DE"/>
    <w:rsid w:val="00583A1C"/>
    <w:rsid w:val="00583A9B"/>
    <w:rsid w:val="00583BC8"/>
    <w:rsid w:val="005842C4"/>
    <w:rsid w:val="0058442D"/>
    <w:rsid w:val="0058465B"/>
    <w:rsid w:val="005847A4"/>
    <w:rsid w:val="00584835"/>
    <w:rsid w:val="0058509D"/>
    <w:rsid w:val="00585225"/>
    <w:rsid w:val="00585463"/>
    <w:rsid w:val="00585C47"/>
    <w:rsid w:val="00585E45"/>
    <w:rsid w:val="00585E61"/>
    <w:rsid w:val="00585F44"/>
    <w:rsid w:val="00585F51"/>
    <w:rsid w:val="00585FD7"/>
    <w:rsid w:val="0058648E"/>
    <w:rsid w:val="005864A7"/>
    <w:rsid w:val="0058667E"/>
    <w:rsid w:val="00586DFD"/>
    <w:rsid w:val="00587545"/>
    <w:rsid w:val="005875AD"/>
    <w:rsid w:val="0058777B"/>
    <w:rsid w:val="00587B20"/>
    <w:rsid w:val="00590081"/>
    <w:rsid w:val="00590BA6"/>
    <w:rsid w:val="00590BF0"/>
    <w:rsid w:val="00590D7C"/>
    <w:rsid w:val="00590F04"/>
    <w:rsid w:val="00590FE3"/>
    <w:rsid w:val="0059115A"/>
    <w:rsid w:val="0059123D"/>
    <w:rsid w:val="00591468"/>
    <w:rsid w:val="0059185B"/>
    <w:rsid w:val="0059247C"/>
    <w:rsid w:val="005924DB"/>
    <w:rsid w:val="00593B2B"/>
    <w:rsid w:val="005941B5"/>
    <w:rsid w:val="00594646"/>
    <w:rsid w:val="00595493"/>
    <w:rsid w:val="0059583D"/>
    <w:rsid w:val="00595B30"/>
    <w:rsid w:val="00596066"/>
    <w:rsid w:val="00596FB4"/>
    <w:rsid w:val="0059707C"/>
    <w:rsid w:val="00597890"/>
    <w:rsid w:val="00597A1F"/>
    <w:rsid w:val="00597A2C"/>
    <w:rsid w:val="005A0054"/>
    <w:rsid w:val="005A010A"/>
    <w:rsid w:val="005A0408"/>
    <w:rsid w:val="005A081D"/>
    <w:rsid w:val="005A0D8D"/>
    <w:rsid w:val="005A10F8"/>
    <w:rsid w:val="005A1173"/>
    <w:rsid w:val="005A11D4"/>
    <w:rsid w:val="005A12D2"/>
    <w:rsid w:val="005A16F7"/>
    <w:rsid w:val="005A1BE9"/>
    <w:rsid w:val="005A21C4"/>
    <w:rsid w:val="005A22D5"/>
    <w:rsid w:val="005A2301"/>
    <w:rsid w:val="005A2585"/>
    <w:rsid w:val="005A2FA1"/>
    <w:rsid w:val="005A3198"/>
    <w:rsid w:val="005A3333"/>
    <w:rsid w:val="005A3545"/>
    <w:rsid w:val="005A375D"/>
    <w:rsid w:val="005A3844"/>
    <w:rsid w:val="005A4335"/>
    <w:rsid w:val="005A482B"/>
    <w:rsid w:val="005A4A87"/>
    <w:rsid w:val="005A4D1C"/>
    <w:rsid w:val="005A53A6"/>
    <w:rsid w:val="005A53D3"/>
    <w:rsid w:val="005A54FD"/>
    <w:rsid w:val="005A5816"/>
    <w:rsid w:val="005A5961"/>
    <w:rsid w:val="005A5A12"/>
    <w:rsid w:val="005A5BA4"/>
    <w:rsid w:val="005A5C0C"/>
    <w:rsid w:val="005A5F0F"/>
    <w:rsid w:val="005A6048"/>
    <w:rsid w:val="005A6156"/>
    <w:rsid w:val="005A630A"/>
    <w:rsid w:val="005A69A8"/>
    <w:rsid w:val="005A6AE3"/>
    <w:rsid w:val="005A6C26"/>
    <w:rsid w:val="005A6DCE"/>
    <w:rsid w:val="005A6DDA"/>
    <w:rsid w:val="005A735A"/>
    <w:rsid w:val="005A7765"/>
    <w:rsid w:val="005A7809"/>
    <w:rsid w:val="005A7CCD"/>
    <w:rsid w:val="005A7F95"/>
    <w:rsid w:val="005B0014"/>
    <w:rsid w:val="005B064C"/>
    <w:rsid w:val="005B06B7"/>
    <w:rsid w:val="005B0BEB"/>
    <w:rsid w:val="005B0DAD"/>
    <w:rsid w:val="005B142B"/>
    <w:rsid w:val="005B149D"/>
    <w:rsid w:val="005B1667"/>
    <w:rsid w:val="005B171C"/>
    <w:rsid w:val="005B22C2"/>
    <w:rsid w:val="005B268F"/>
    <w:rsid w:val="005B29DA"/>
    <w:rsid w:val="005B302A"/>
    <w:rsid w:val="005B3041"/>
    <w:rsid w:val="005B30BB"/>
    <w:rsid w:val="005B3926"/>
    <w:rsid w:val="005B3A05"/>
    <w:rsid w:val="005B4337"/>
    <w:rsid w:val="005B45EA"/>
    <w:rsid w:val="005B4757"/>
    <w:rsid w:val="005B490C"/>
    <w:rsid w:val="005B4996"/>
    <w:rsid w:val="005B511B"/>
    <w:rsid w:val="005B5841"/>
    <w:rsid w:val="005B5C6D"/>
    <w:rsid w:val="005B5F5A"/>
    <w:rsid w:val="005B608C"/>
    <w:rsid w:val="005B61C6"/>
    <w:rsid w:val="005B63B9"/>
    <w:rsid w:val="005B65AD"/>
    <w:rsid w:val="005B7DFC"/>
    <w:rsid w:val="005C0387"/>
    <w:rsid w:val="005C05B1"/>
    <w:rsid w:val="005C1755"/>
    <w:rsid w:val="005C1991"/>
    <w:rsid w:val="005C24ED"/>
    <w:rsid w:val="005C26CC"/>
    <w:rsid w:val="005C26F1"/>
    <w:rsid w:val="005C283D"/>
    <w:rsid w:val="005C287D"/>
    <w:rsid w:val="005C2A4D"/>
    <w:rsid w:val="005C2F22"/>
    <w:rsid w:val="005C3232"/>
    <w:rsid w:val="005C35D3"/>
    <w:rsid w:val="005C3792"/>
    <w:rsid w:val="005C37E9"/>
    <w:rsid w:val="005C394D"/>
    <w:rsid w:val="005C3D31"/>
    <w:rsid w:val="005C4EA4"/>
    <w:rsid w:val="005C4FE3"/>
    <w:rsid w:val="005C5413"/>
    <w:rsid w:val="005C5E66"/>
    <w:rsid w:val="005C5EFD"/>
    <w:rsid w:val="005C6144"/>
    <w:rsid w:val="005C67B5"/>
    <w:rsid w:val="005C6D7A"/>
    <w:rsid w:val="005C6E86"/>
    <w:rsid w:val="005C71B7"/>
    <w:rsid w:val="005C7B2D"/>
    <w:rsid w:val="005C7B90"/>
    <w:rsid w:val="005C7D0A"/>
    <w:rsid w:val="005D03DF"/>
    <w:rsid w:val="005D045B"/>
    <w:rsid w:val="005D07EA"/>
    <w:rsid w:val="005D096F"/>
    <w:rsid w:val="005D09CB"/>
    <w:rsid w:val="005D0C48"/>
    <w:rsid w:val="005D0DFB"/>
    <w:rsid w:val="005D1005"/>
    <w:rsid w:val="005D167A"/>
    <w:rsid w:val="005D1756"/>
    <w:rsid w:val="005D17DB"/>
    <w:rsid w:val="005D1AA2"/>
    <w:rsid w:val="005D1E37"/>
    <w:rsid w:val="005D1FAE"/>
    <w:rsid w:val="005D1FF2"/>
    <w:rsid w:val="005D2178"/>
    <w:rsid w:val="005D22A9"/>
    <w:rsid w:val="005D24BD"/>
    <w:rsid w:val="005D258E"/>
    <w:rsid w:val="005D2595"/>
    <w:rsid w:val="005D3166"/>
    <w:rsid w:val="005D35E0"/>
    <w:rsid w:val="005D3838"/>
    <w:rsid w:val="005D3EF1"/>
    <w:rsid w:val="005D3F0F"/>
    <w:rsid w:val="005D4096"/>
    <w:rsid w:val="005D40DC"/>
    <w:rsid w:val="005D431B"/>
    <w:rsid w:val="005D4CC0"/>
    <w:rsid w:val="005D4F8B"/>
    <w:rsid w:val="005D50D2"/>
    <w:rsid w:val="005D5129"/>
    <w:rsid w:val="005D5333"/>
    <w:rsid w:val="005D55F4"/>
    <w:rsid w:val="005D56AA"/>
    <w:rsid w:val="005D61B6"/>
    <w:rsid w:val="005D6A33"/>
    <w:rsid w:val="005D6B0A"/>
    <w:rsid w:val="005D6D15"/>
    <w:rsid w:val="005D6F21"/>
    <w:rsid w:val="005D7570"/>
    <w:rsid w:val="005D76D4"/>
    <w:rsid w:val="005D7A3A"/>
    <w:rsid w:val="005D7C56"/>
    <w:rsid w:val="005D7EAF"/>
    <w:rsid w:val="005D7EBE"/>
    <w:rsid w:val="005D7EC1"/>
    <w:rsid w:val="005E00B5"/>
    <w:rsid w:val="005E036F"/>
    <w:rsid w:val="005E0449"/>
    <w:rsid w:val="005E0778"/>
    <w:rsid w:val="005E092D"/>
    <w:rsid w:val="005E0A55"/>
    <w:rsid w:val="005E0D79"/>
    <w:rsid w:val="005E0D9C"/>
    <w:rsid w:val="005E0E25"/>
    <w:rsid w:val="005E10FC"/>
    <w:rsid w:val="005E16B5"/>
    <w:rsid w:val="005E1886"/>
    <w:rsid w:val="005E18A9"/>
    <w:rsid w:val="005E1AAD"/>
    <w:rsid w:val="005E1D69"/>
    <w:rsid w:val="005E1E11"/>
    <w:rsid w:val="005E256A"/>
    <w:rsid w:val="005E34F7"/>
    <w:rsid w:val="005E3612"/>
    <w:rsid w:val="005E39B8"/>
    <w:rsid w:val="005E39ED"/>
    <w:rsid w:val="005E3EF3"/>
    <w:rsid w:val="005E3F4D"/>
    <w:rsid w:val="005E4285"/>
    <w:rsid w:val="005E4A15"/>
    <w:rsid w:val="005E4B9B"/>
    <w:rsid w:val="005E4F7B"/>
    <w:rsid w:val="005E520D"/>
    <w:rsid w:val="005E5382"/>
    <w:rsid w:val="005E5516"/>
    <w:rsid w:val="005E596C"/>
    <w:rsid w:val="005E597A"/>
    <w:rsid w:val="005E6005"/>
    <w:rsid w:val="005E63AF"/>
    <w:rsid w:val="005E65E8"/>
    <w:rsid w:val="005E688F"/>
    <w:rsid w:val="005E6A47"/>
    <w:rsid w:val="005E7896"/>
    <w:rsid w:val="005E79BC"/>
    <w:rsid w:val="005E7BA9"/>
    <w:rsid w:val="005E7C46"/>
    <w:rsid w:val="005F0B27"/>
    <w:rsid w:val="005F106E"/>
    <w:rsid w:val="005F14DD"/>
    <w:rsid w:val="005F1596"/>
    <w:rsid w:val="005F18E7"/>
    <w:rsid w:val="005F19E7"/>
    <w:rsid w:val="005F1E64"/>
    <w:rsid w:val="005F1F97"/>
    <w:rsid w:val="005F2027"/>
    <w:rsid w:val="005F2559"/>
    <w:rsid w:val="005F270A"/>
    <w:rsid w:val="005F2975"/>
    <w:rsid w:val="005F2F7D"/>
    <w:rsid w:val="005F34C6"/>
    <w:rsid w:val="005F387D"/>
    <w:rsid w:val="005F403C"/>
    <w:rsid w:val="005F408D"/>
    <w:rsid w:val="005F41F2"/>
    <w:rsid w:val="005F4326"/>
    <w:rsid w:val="005F4822"/>
    <w:rsid w:val="005F4A07"/>
    <w:rsid w:val="005F510C"/>
    <w:rsid w:val="005F56D1"/>
    <w:rsid w:val="005F56F4"/>
    <w:rsid w:val="005F5F64"/>
    <w:rsid w:val="005F5FFC"/>
    <w:rsid w:val="005F64E0"/>
    <w:rsid w:val="005F670F"/>
    <w:rsid w:val="005F6C01"/>
    <w:rsid w:val="005F7313"/>
    <w:rsid w:val="005F77B1"/>
    <w:rsid w:val="005F7A35"/>
    <w:rsid w:val="005F7EAC"/>
    <w:rsid w:val="00600026"/>
    <w:rsid w:val="00600163"/>
    <w:rsid w:val="0060078E"/>
    <w:rsid w:val="00600B33"/>
    <w:rsid w:val="00600D03"/>
    <w:rsid w:val="00600D46"/>
    <w:rsid w:val="006014C8"/>
    <w:rsid w:val="00601609"/>
    <w:rsid w:val="00601777"/>
    <w:rsid w:val="00601AB1"/>
    <w:rsid w:val="006021E1"/>
    <w:rsid w:val="006023A4"/>
    <w:rsid w:val="00602BAB"/>
    <w:rsid w:val="006032BE"/>
    <w:rsid w:val="00603895"/>
    <w:rsid w:val="00603994"/>
    <w:rsid w:val="00603DF4"/>
    <w:rsid w:val="00603E67"/>
    <w:rsid w:val="00604006"/>
    <w:rsid w:val="00604027"/>
    <w:rsid w:val="006042C4"/>
    <w:rsid w:val="0060511F"/>
    <w:rsid w:val="0060515F"/>
    <w:rsid w:val="006051B3"/>
    <w:rsid w:val="00605865"/>
    <w:rsid w:val="0060592B"/>
    <w:rsid w:val="00605CAD"/>
    <w:rsid w:val="00605F68"/>
    <w:rsid w:val="0060688D"/>
    <w:rsid w:val="00606D9E"/>
    <w:rsid w:val="00607088"/>
    <w:rsid w:val="00607210"/>
    <w:rsid w:val="00607236"/>
    <w:rsid w:val="0060796D"/>
    <w:rsid w:val="00607A87"/>
    <w:rsid w:val="0061001B"/>
    <w:rsid w:val="0061011B"/>
    <w:rsid w:val="006102FA"/>
    <w:rsid w:val="00610386"/>
    <w:rsid w:val="006107FE"/>
    <w:rsid w:val="0061175A"/>
    <w:rsid w:val="00611D5A"/>
    <w:rsid w:val="00611FB3"/>
    <w:rsid w:val="00612111"/>
    <w:rsid w:val="00612B44"/>
    <w:rsid w:val="00612D03"/>
    <w:rsid w:val="00612F69"/>
    <w:rsid w:val="0061347F"/>
    <w:rsid w:val="00613771"/>
    <w:rsid w:val="0061387C"/>
    <w:rsid w:val="00613B5A"/>
    <w:rsid w:val="00613BBF"/>
    <w:rsid w:val="00613D5E"/>
    <w:rsid w:val="00614288"/>
    <w:rsid w:val="00614685"/>
    <w:rsid w:val="00614699"/>
    <w:rsid w:val="0061472D"/>
    <w:rsid w:val="00614939"/>
    <w:rsid w:val="006149CD"/>
    <w:rsid w:val="00614B02"/>
    <w:rsid w:val="00614CCF"/>
    <w:rsid w:val="00615387"/>
    <w:rsid w:val="006157CF"/>
    <w:rsid w:val="00615905"/>
    <w:rsid w:val="00615E90"/>
    <w:rsid w:val="006164EB"/>
    <w:rsid w:val="00616834"/>
    <w:rsid w:val="00616902"/>
    <w:rsid w:val="00617058"/>
    <w:rsid w:val="00617521"/>
    <w:rsid w:val="006177B9"/>
    <w:rsid w:val="0062022B"/>
    <w:rsid w:val="0062061D"/>
    <w:rsid w:val="00620752"/>
    <w:rsid w:val="0062083C"/>
    <w:rsid w:val="00620A28"/>
    <w:rsid w:val="00620CBA"/>
    <w:rsid w:val="00620D57"/>
    <w:rsid w:val="00620E42"/>
    <w:rsid w:val="006213A8"/>
    <w:rsid w:val="00621625"/>
    <w:rsid w:val="0062163C"/>
    <w:rsid w:val="00621A23"/>
    <w:rsid w:val="00621CA5"/>
    <w:rsid w:val="00621DFE"/>
    <w:rsid w:val="00621EBC"/>
    <w:rsid w:val="00621F5A"/>
    <w:rsid w:val="00622969"/>
    <w:rsid w:val="00622BD5"/>
    <w:rsid w:val="00622BFB"/>
    <w:rsid w:val="00622FB7"/>
    <w:rsid w:val="006232C6"/>
    <w:rsid w:val="006233AA"/>
    <w:rsid w:val="00623787"/>
    <w:rsid w:val="00623D20"/>
    <w:rsid w:val="0062405A"/>
    <w:rsid w:val="0062411F"/>
    <w:rsid w:val="00624230"/>
    <w:rsid w:val="0062463E"/>
    <w:rsid w:val="00624A1A"/>
    <w:rsid w:val="00624D2F"/>
    <w:rsid w:val="00624DDB"/>
    <w:rsid w:val="00624E80"/>
    <w:rsid w:val="0062500D"/>
    <w:rsid w:val="00625461"/>
    <w:rsid w:val="00625A80"/>
    <w:rsid w:val="00625D71"/>
    <w:rsid w:val="00626185"/>
    <w:rsid w:val="006263EE"/>
    <w:rsid w:val="0062676F"/>
    <w:rsid w:val="00626A0E"/>
    <w:rsid w:val="00626BDA"/>
    <w:rsid w:val="0062776A"/>
    <w:rsid w:val="00627A1B"/>
    <w:rsid w:val="00627B07"/>
    <w:rsid w:val="00627E31"/>
    <w:rsid w:val="006300AB"/>
    <w:rsid w:val="00630230"/>
    <w:rsid w:val="00630952"/>
    <w:rsid w:val="00630D85"/>
    <w:rsid w:val="006314D6"/>
    <w:rsid w:val="006316C8"/>
    <w:rsid w:val="00631710"/>
    <w:rsid w:val="00631A5E"/>
    <w:rsid w:val="00632288"/>
    <w:rsid w:val="00632351"/>
    <w:rsid w:val="00632378"/>
    <w:rsid w:val="00632457"/>
    <w:rsid w:val="006328DC"/>
    <w:rsid w:val="0063290A"/>
    <w:rsid w:val="00632E69"/>
    <w:rsid w:val="00633188"/>
    <w:rsid w:val="006331BB"/>
    <w:rsid w:val="00633A6D"/>
    <w:rsid w:val="00633D20"/>
    <w:rsid w:val="00633D62"/>
    <w:rsid w:val="0063438B"/>
    <w:rsid w:val="006344A8"/>
    <w:rsid w:val="006345B8"/>
    <w:rsid w:val="0063461E"/>
    <w:rsid w:val="00634656"/>
    <w:rsid w:val="00634F65"/>
    <w:rsid w:val="0063501C"/>
    <w:rsid w:val="00635022"/>
    <w:rsid w:val="00635697"/>
    <w:rsid w:val="00635941"/>
    <w:rsid w:val="00635A8B"/>
    <w:rsid w:val="006361A7"/>
    <w:rsid w:val="00636816"/>
    <w:rsid w:val="006372BE"/>
    <w:rsid w:val="00637FCB"/>
    <w:rsid w:val="00640069"/>
    <w:rsid w:val="00640614"/>
    <w:rsid w:val="006406CA"/>
    <w:rsid w:val="00640C05"/>
    <w:rsid w:val="00640C92"/>
    <w:rsid w:val="00640C9B"/>
    <w:rsid w:val="00640CBD"/>
    <w:rsid w:val="006410F8"/>
    <w:rsid w:val="00641396"/>
    <w:rsid w:val="00641AE2"/>
    <w:rsid w:val="00641EA6"/>
    <w:rsid w:val="00641F37"/>
    <w:rsid w:val="00642648"/>
    <w:rsid w:val="00642AD1"/>
    <w:rsid w:val="00642B7B"/>
    <w:rsid w:val="00642BEA"/>
    <w:rsid w:val="0064305C"/>
    <w:rsid w:val="006434C9"/>
    <w:rsid w:val="0064359B"/>
    <w:rsid w:val="00643B1F"/>
    <w:rsid w:val="00643DCD"/>
    <w:rsid w:val="00643F19"/>
    <w:rsid w:val="00644146"/>
    <w:rsid w:val="0064422B"/>
    <w:rsid w:val="00644486"/>
    <w:rsid w:val="00644656"/>
    <w:rsid w:val="00644719"/>
    <w:rsid w:val="0064491F"/>
    <w:rsid w:val="00644D81"/>
    <w:rsid w:val="00645156"/>
    <w:rsid w:val="0064552A"/>
    <w:rsid w:val="00645A7E"/>
    <w:rsid w:val="00645F50"/>
    <w:rsid w:val="00645FE4"/>
    <w:rsid w:val="006460E3"/>
    <w:rsid w:val="00646235"/>
    <w:rsid w:val="006464EF"/>
    <w:rsid w:val="00646A54"/>
    <w:rsid w:val="00646C60"/>
    <w:rsid w:val="00646F8D"/>
    <w:rsid w:val="006471DB"/>
    <w:rsid w:val="00647F8E"/>
    <w:rsid w:val="00650546"/>
    <w:rsid w:val="00650A52"/>
    <w:rsid w:val="00650FCB"/>
    <w:rsid w:val="0065114F"/>
    <w:rsid w:val="006512DE"/>
    <w:rsid w:val="0065143C"/>
    <w:rsid w:val="0065180A"/>
    <w:rsid w:val="006519C4"/>
    <w:rsid w:val="00651E4B"/>
    <w:rsid w:val="006522FE"/>
    <w:rsid w:val="006525C2"/>
    <w:rsid w:val="00652875"/>
    <w:rsid w:val="00652A5E"/>
    <w:rsid w:val="006533E7"/>
    <w:rsid w:val="0065356A"/>
    <w:rsid w:val="0065364A"/>
    <w:rsid w:val="00653CDE"/>
    <w:rsid w:val="0065417E"/>
    <w:rsid w:val="006542E8"/>
    <w:rsid w:val="00654530"/>
    <w:rsid w:val="00654537"/>
    <w:rsid w:val="00654FB8"/>
    <w:rsid w:val="0065511C"/>
    <w:rsid w:val="006554FD"/>
    <w:rsid w:val="006558BE"/>
    <w:rsid w:val="00655AF9"/>
    <w:rsid w:val="00655CC6"/>
    <w:rsid w:val="00655D63"/>
    <w:rsid w:val="006563CF"/>
    <w:rsid w:val="00656749"/>
    <w:rsid w:val="0065676F"/>
    <w:rsid w:val="00656B03"/>
    <w:rsid w:val="00656D4A"/>
    <w:rsid w:val="006570CB"/>
    <w:rsid w:val="006572E2"/>
    <w:rsid w:val="006578A1"/>
    <w:rsid w:val="00657BE3"/>
    <w:rsid w:val="0066019E"/>
    <w:rsid w:val="0066035E"/>
    <w:rsid w:val="00660C1A"/>
    <w:rsid w:val="00660DDB"/>
    <w:rsid w:val="00660E64"/>
    <w:rsid w:val="00660EA4"/>
    <w:rsid w:val="00660F36"/>
    <w:rsid w:val="0066114D"/>
    <w:rsid w:val="00661610"/>
    <w:rsid w:val="00661701"/>
    <w:rsid w:val="00661E48"/>
    <w:rsid w:val="0066233B"/>
    <w:rsid w:val="0066285D"/>
    <w:rsid w:val="00662D8C"/>
    <w:rsid w:val="00663121"/>
    <w:rsid w:val="0066346F"/>
    <w:rsid w:val="00663FEA"/>
    <w:rsid w:val="00664E93"/>
    <w:rsid w:val="00665138"/>
    <w:rsid w:val="00665434"/>
    <w:rsid w:val="00665993"/>
    <w:rsid w:val="00665B55"/>
    <w:rsid w:val="00665B95"/>
    <w:rsid w:val="00665D0D"/>
    <w:rsid w:val="00665D8C"/>
    <w:rsid w:val="006660DD"/>
    <w:rsid w:val="006664B5"/>
    <w:rsid w:val="00666B9F"/>
    <w:rsid w:val="00666C42"/>
    <w:rsid w:val="00667355"/>
    <w:rsid w:val="00667623"/>
    <w:rsid w:val="00667E9B"/>
    <w:rsid w:val="00670006"/>
    <w:rsid w:val="00670068"/>
    <w:rsid w:val="00670338"/>
    <w:rsid w:val="00670495"/>
    <w:rsid w:val="006704E7"/>
    <w:rsid w:val="00670B37"/>
    <w:rsid w:val="00670F81"/>
    <w:rsid w:val="00671BCA"/>
    <w:rsid w:val="00671F05"/>
    <w:rsid w:val="00672123"/>
    <w:rsid w:val="00672139"/>
    <w:rsid w:val="00672412"/>
    <w:rsid w:val="0067264E"/>
    <w:rsid w:val="00672B07"/>
    <w:rsid w:val="0067302E"/>
    <w:rsid w:val="006731B4"/>
    <w:rsid w:val="00673701"/>
    <w:rsid w:val="00673B47"/>
    <w:rsid w:val="00673B52"/>
    <w:rsid w:val="00673D11"/>
    <w:rsid w:val="00673F83"/>
    <w:rsid w:val="00674F79"/>
    <w:rsid w:val="00675802"/>
    <w:rsid w:val="00675874"/>
    <w:rsid w:val="00675ACF"/>
    <w:rsid w:val="00675E26"/>
    <w:rsid w:val="00676D4E"/>
    <w:rsid w:val="00676ECC"/>
    <w:rsid w:val="00677039"/>
    <w:rsid w:val="00677301"/>
    <w:rsid w:val="00677521"/>
    <w:rsid w:val="00677A1D"/>
    <w:rsid w:val="00677CC4"/>
    <w:rsid w:val="00677F4F"/>
    <w:rsid w:val="0068006A"/>
    <w:rsid w:val="0068086D"/>
    <w:rsid w:val="006808EA"/>
    <w:rsid w:val="00680951"/>
    <w:rsid w:val="0068096C"/>
    <w:rsid w:val="00680ED5"/>
    <w:rsid w:val="0068132F"/>
    <w:rsid w:val="00681549"/>
    <w:rsid w:val="00681577"/>
    <w:rsid w:val="00681BD3"/>
    <w:rsid w:val="00682136"/>
    <w:rsid w:val="006825FA"/>
    <w:rsid w:val="00682757"/>
    <w:rsid w:val="00682C8C"/>
    <w:rsid w:val="00682D52"/>
    <w:rsid w:val="00683295"/>
    <w:rsid w:val="006840D2"/>
    <w:rsid w:val="0068435F"/>
    <w:rsid w:val="00684569"/>
    <w:rsid w:val="00684952"/>
    <w:rsid w:val="00684964"/>
    <w:rsid w:val="00684E12"/>
    <w:rsid w:val="00685576"/>
    <w:rsid w:val="00685608"/>
    <w:rsid w:val="00685D9E"/>
    <w:rsid w:val="00685DF3"/>
    <w:rsid w:val="00685E6D"/>
    <w:rsid w:val="006860CC"/>
    <w:rsid w:val="00686FB2"/>
    <w:rsid w:val="006871D5"/>
    <w:rsid w:val="0068724D"/>
    <w:rsid w:val="006872AF"/>
    <w:rsid w:val="0068765A"/>
    <w:rsid w:val="00687845"/>
    <w:rsid w:val="00687B22"/>
    <w:rsid w:val="00687F2E"/>
    <w:rsid w:val="00687FDA"/>
    <w:rsid w:val="00690201"/>
    <w:rsid w:val="0069050F"/>
    <w:rsid w:val="00690B68"/>
    <w:rsid w:val="00691117"/>
    <w:rsid w:val="00691514"/>
    <w:rsid w:val="00691632"/>
    <w:rsid w:val="00691781"/>
    <w:rsid w:val="0069179C"/>
    <w:rsid w:val="00691EAC"/>
    <w:rsid w:val="0069209B"/>
    <w:rsid w:val="00692FCD"/>
    <w:rsid w:val="00693242"/>
    <w:rsid w:val="00693542"/>
    <w:rsid w:val="00693A86"/>
    <w:rsid w:val="00693AE3"/>
    <w:rsid w:val="00693B1B"/>
    <w:rsid w:val="006943C4"/>
    <w:rsid w:val="006945A1"/>
    <w:rsid w:val="006946D7"/>
    <w:rsid w:val="00694926"/>
    <w:rsid w:val="006949AD"/>
    <w:rsid w:val="00695147"/>
    <w:rsid w:val="0069524B"/>
    <w:rsid w:val="006953A2"/>
    <w:rsid w:val="006962C6"/>
    <w:rsid w:val="006963C9"/>
    <w:rsid w:val="00696972"/>
    <w:rsid w:val="00696C10"/>
    <w:rsid w:val="00696FED"/>
    <w:rsid w:val="006976EC"/>
    <w:rsid w:val="00697720"/>
    <w:rsid w:val="006A023D"/>
    <w:rsid w:val="006A0A6A"/>
    <w:rsid w:val="006A0E04"/>
    <w:rsid w:val="006A107A"/>
    <w:rsid w:val="006A1258"/>
    <w:rsid w:val="006A1310"/>
    <w:rsid w:val="006A17D7"/>
    <w:rsid w:val="006A2309"/>
    <w:rsid w:val="006A23FA"/>
    <w:rsid w:val="006A24F9"/>
    <w:rsid w:val="006A2732"/>
    <w:rsid w:val="006A28A7"/>
    <w:rsid w:val="006A2A6A"/>
    <w:rsid w:val="006A2CB0"/>
    <w:rsid w:val="006A3032"/>
    <w:rsid w:val="006A324D"/>
    <w:rsid w:val="006A3299"/>
    <w:rsid w:val="006A38A8"/>
    <w:rsid w:val="006A39C5"/>
    <w:rsid w:val="006A3B1C"/>
    <w:rsid w:val="006A3C25"/>
    <w:rsid w:val="006A40A3"/>
    <w:rsid w:val="006A42ED"/>
    <w:rsid w:val="006A46E3"/>
    <w:rsid w:val="006A48C8"/>
    <w:rsid w:val="006A4D68"/>
    <w:rsid w:val="006A4E25"/>
    <w:rsid w:val="006A5229"/>
    <w:rsid w:val="006A5295"/>
    <w:rsid w:val="006A5456"/>
    <w:rsid w:val="006A588A"/>
    <w:rsid w:val="006A5ED2"/>
    <w:rsid w:val="006A6607"/>
    <w:rsid w:val="006A6657"/>
    <w:rsid w:val="006A6A42"/>
    <w:rsid w:val="006A6AD0"/>
    <w:rsid w:val="006A6CDE"/>
    <w:rsid w:val="006A7332"/>
    <w:rsid w:val="006A79F8"/>
    <w:rsid w:val="006A7B70"/>
    <w:rsid w:val="006A7D05"/>
    <w:rsid w:val="006A7F46"/>
    <w:rsid w:val="006B0BC0"/>
    <w:rsid w:val="006B0F05"/>
    <w:rsid w:val="006B1038"/>
    <w:rsid w:val="006B199D"/>
    <w:rsid w:val="006B1BC4"/>
    <w:rsid w:val="006B1E60"/>
    <w:rsid w:val="006B205C"/>
    <w:rsid w:val="006B2181"/>
    <w:rsid w:val="006B234B"/>
    <w:rsid w:val="006B26BA"/>
    <w:rsid w:val="006B2CE5"/>
    <w:rsid w:val="006B2D78"/>
    <w:rsid w:val="006B3061"/>
    <w:rsid w:val="006B3D40"/>
    <w:rsid w:val="006B3D83"/>
    <w:rsid w:val="006B3ECA"/>
    <w:rsid w:val="006B4420"/>
    <w:rsid w:val="006B44D8"/>
    <w:rsid w:val="006B46EC"/>
    <w:rsid w:val="006B4A05"/>
    <w:rsid w:val="006B4F7D"/>
    <w:rsid w:val="006B5290"/>
    <w:rsid w:val="006B5460"/>
    <w:rsid w:val="006B57B2"/>
    <w:rsid w:val="006B594D"/>
    <w:rsid w:val="006B5B09"/>
    <w:rsid w:val="006B6213"/>
    <w:rsid w:val="006B62FB"/>
    <w:rsid w:val="006B6AF4"/>
    <w:rsid w:val="006B6D1A"/>
    <w:rsid w:val="006B6EA3"/>
    <w:rsid w:val="006B7625"/>
    <w:rsid w:val="006B7704"/>
    <w:rsid w:val="006B7AFA"/>
    <w:rsid w:val="006C0009"/>
    <w:rsid w:val="006C02BB"/>
    <w:rsid w:val="006C0458"/>
    <w:rsid w:val="006C0BFA"/>
    <w:rsid w:val="006C0D06"/>
    <w:rsid w:val="006C0EAB"/>
    <w:rsid w:val="006C0FB8"/>
    <w:rsid w:val="006C17C1"/>
    <w:rsid w:val="006C1D36"/>
    <w:rsid w:val="006C2F2A"/>
    <w:rsid w:val="006C304B"/>
    <w:rsid w:val="006C3EF4"/>
    <w:rsid w:val="006C40C8"/>
    <w:rsid w:val="006C40FC"/>
    <w:rsid w:val="006C463E"/>
    <w:rsid w:val="006C476E"/>
    <w:rsid w:val="006C4B25"/>
    <w:rsid w:val="006C4B3B"/>
    <w:rsid w:val="006C4F2D"/>
    <w:rsid w:val="006C5372"/>
    <w:rsid w:val="006C5DB5"/>
    <w:rsid w:val="006C6029"/>
    <w:rsid w:val="006C6B20"/>
    <w:rsid w:val="006C6BE8"/>
    <w:rsid w:val="006C6FF4"/>
    <w:rsid w:val="006C77AC"/>
    <w:rsid w:val="006C7ACA"/>
    <w:rsid w:val="006D0465"/>
    <w:rsid w:val="006D0617"/>
    <w:rsid w:val="006D0B0A"/>
    <w:rsid w:val="006D0C00"/>
    <w:rsid w:val="006D10F3"/>
    <w:rsid w:val="006D182F"/>
    <w:rsid w:val="006D228C"/>
    <w:rsid w:val="006D2365"/>
    <w:rsid w:val="006D244E"/>
    <w:rsid w:val="006D2493"/>
    <w:rsid w:val="006D2528"/>
    <w:rsid w:val="006D2929"/>
    <w:rsid w:val="006D296F"/>
    <w:rsid w:val="006D2DD5"/>
    <w:rsid w:val="006D3841"/>
    <w:rsid w:val="006D3858"/>
    <w:rsid w:val="006D3BA0"/>
    <w:rsid w:val="006D3D88"/>
    <w:rsid w:val="006D3DC7"/>
    <w:rsid w:val="006D4179"/>
    <w:rsid w:val="006D433B"/>
    <w:rsid w:val="006D4950"/>
    <w:rsid w:val="006D4A23"/>
    <w:rsid w:val="006D50B8"/>
    <w:rsid w:val="006D57C5"/>
    <w:rsid w:val="006D57E2"/>
    <w:rsid w:val="006D599E"/>
    <w:rsid w:val="006D5B8E"/>
    <w:rsid w:val="006D5BA2"/>
    <w:rsid w:val="006D602B"/>
    <w:rsid w:val="006D6195"/>
    <w:rsid w:val="006D6210"/>
    <w:rsid w:val="006D62BD"/>
    <w:rsid w:val="006D654A"/>
    <w:rsid w:val="006D6621"/>
    <w:rsid w:val="006D6A63"/>
    <w:rsid w:val="006D721D"/>
    <w:rsid w:val="006D7A1D"/>
    <w:rsid w:val="006D7BBE"/>
    <w:rsid w:val="006D7C37"/>
    <w:rsid w:val="006E0180"/>
    <w:rsid w:val="006E01C8"/>
    <w:rsid w:val="006E02AC"/>
    <w:rsid w:val="006E036C"/>
    <w:rsid w:val="006E047E"/>
    <w:rsid w:val="006E086E"/>
    <w:rsid w:val="006E0AA6"/>
    <w:rsid w:val="006E1131"/>
    <w:rsid w:val="006E12F5"/>
    <w:rsid w:val="006E133F"/>
    <w:rsid w:val="006E1890"/>
    <w:rsid w:val="006E1B0A"/>
    <w:rsid w:val="006E1C46"/>
    <w:rsid w:val="006E1FEC"/>
    <w:rsid w:val="006E216C"/>
    <w:rsid w:val="006E347A"/>
    <w:rsid w:val="006E34BF"/>
    <w:rsid w:val="006E4021"/>
    <w:rsid w:val="006E4388"/>
    <w:rsid w:val="006E453D"/>
    <w:rsid w:val="006E4665"/>
    <w:rsid w:val="006E4678"/>
    <w:rsid w:val="006E46A4"/>
    <w:rsid w:val="006E4B69"/>
    <w:rsid w:val="006E5221"/>
    <w:rsid w:val="006E526D"/>
    <w:rsid w:val="006E551C"/>
    <w:rsid w:val="006E591E"/>
    <w:rsid w:val="006E5AFA"/>
    <w:rsid w:val="006E5D88"/>
    <w:rsid w:val="006E62D0"/>
    <w:rsid w:val="006E6374"/>
    <w:rsid w:val="006E65D1"/>
    <w:rsid w:val="006E66A8"/>
    <w:rsid w:val="006E6AF0"/>
    <w:rsid w:val="006E6C7B"/>
    <w:rsid w:val="006E740F"/>
    <w:rsid w:val="006E758B"/>
    <w:rsid w:val="006E762C"/>
    <w:rsid w:val="006E7B16"/>
    <w:rsid w:val="006E8BC5"/>
    <w:rsid w:val="006F0042"/>
    <w:rsid w:val="006F02A5"/>
    <w:rsid w:val="006F0A2F"/>
    <w:rsid w:val="006F0B62"/>
    <w:rsid w:val="006F0E86"/>
    <w:rsid w:val="006F1212"/>
    <w:rsid w:val="006F1BA3"/>
    <w:rsid w:val="006F1D83"/>
    <w:rsid w:val="006F2166"/>
    <w:rsid w:val="006F21E3"/>
    <w:rsid w:val="006F21F2"/>
    <w:rsid w:val="006F2425"/>
    <w:rsid w:val="006F25B6"/>
    <w:rsid w:val="006F2BD4"/>
    <w:rsid w:val="006F3706"/>
    <w:rsid w:val="006F3D4B"/>
    <w:rsid w:val="006F3DC4"/>
    <w:rsid w:val="006F4613"/>
    <w:rsid w:val="006F4938"/>
    <w:rsid w:val="006F4F49"/>
    <w:rsid w:val="006F5317"/>
    <w:rsid w:val="006F545E"/>
    <w:rsid w:val="006F54F7"/>
    <w:rsid w:val="006F65D0"/>
    <w:rsid w:val="006F69B1"/>
    <w:rsid w:val="006F770C"/>
    <w:rsid w:val="006F77AA"/>
    <w:rsid w:val="006F7835"/>
    <w:rsid w:val="006F7853"/>
    <w:rsid w:val="006F79D6"/>
    <w:rsid w:val="006F7CD2"/>
    <w:rsid w:val="007008A9"/>
    <w:rsid w:val="00700A73"/>
    <w:rsid w:val="00700C2C"/>
    <w:rsid w:val="00700F3F"/>
    <w:rsid w:val="00701B79"/>
    <w:rsid w:val="00701DEE"/>
    <w:rsid w:val="00702370"/>
    <w:rsid w:val="00702686"/>
    <w:rsid w:val="00702C16"/>
    <w:rsid w:val="00702C29"/>
    <w:rsid w:val="00702F73"/>
    <w:rsid w:val="00703123"/>
    <w:rsid w:val="0070317D"/>
    <w:rsid w:val="00703365"/>
    <w:rsid w:val="00703484"/>
    <w:rsid w:val="00703B4B"/>
    <w:rsid w:val="00703E26"/>
    <w:rsid w:val="00704159"/>
    <w:rsid w:val="007049EF"/>
    <w:rsid w:val="00704CC8"/>
    <w:rsid w:val="007053D1"/>
    <w:rsid w:val="00705A4D"/>
    <w:rsid w:val="00705C91"/>
    <w:rsid w:val="007063AC"/>
    <w:rsid w:val="007064DB"/>
    <w:rsid w:val="007064FF"/>
    <w:rsid w:val="00706735"/>
    <w:rsid w:val="00706A7F"/>
    <w:rsid w:val="00706BE4"/>
    <w:rsid w:val="00706E25"/>
    <w:rsid w:val="00706EC2"/>
    <w:rsid w:val="00707342"/>
    <w:rsid w:val="00707391"/>
    <w:rsid w:val="00707596"/>
    <w:rsid w:val="00707A1F"/>
    <w:rsid w:val="00710D99"/>
    <w:rsid w:val="00710EF1"/>
    <w:rsid w:val="0071110D"/>
    <w:rsid w:val="00711475"/>
    <w:rsid w:val="0071154C"/>
    <w:rsid w:val="00711A02"/>
    <w:rsid w:val="00711C0C"/>
    <w:rsid w:val="00711CEA"/>
    <w:rsid w:val="007125F3"/>
    <w:rsid w:val="0071269E"/>
    <w:rsid w:val="0071278E"/>
    <w:rsid w:val="0071287B"/>
    <w:rsid w:val="00712E17"/>
    <w:rsid w:val="00712E65"/>
    <w:rsid w:val="00712F7F"/>
    <w:rsid w:val="0071300F"/>
    <w:rsid w:val="00713084"/>
    <w:rsid w:val="00713321"/>
    <w:rsid w:val="0071333F"/>
    <w:rsid w:val="00713B0F"/>
    <w:rsid w:val="00713D1B"/>
    <w:rsid w:val="00713D48"/>
    <w:rsid w:val="0071403C"/>
    <w:rsid w:val="007140E0"/>
    <w:rsid w:val="00714426"/>
    <w:rsid w:val="007147D5"/>
    <w:rsid w:val="00714AB9"/>
    <w:rsid w:val="0071508E"/>
    <w:rsid w:val="007151F6"/>
    <w:rsid w:val="00715427"/>
    <w:rsid w:val="00715B4E"/>
    <w:rsid w:val="00715D7C"/>
    <w:rsid w:val="00716019"/>
    <w:rsid w:val="00716143"/>
    <w:rsid w:val="007161CA"/>
    <w:rsid w:val="00716337"/>
    <w:rsid w:val="00716364"/>
    <w:rsid w:val="0071652F"/>
    <w:rsid w:val="007166DD"/>
    <w:rsid w:val="0071684B"/>
    <w:rsid w:val="007169D9"/>
    <w:rsid w:val="00716A51"/>
    <w:rsid w:val="007170CC"/>
    <w:rsid w:val="007171DF"/>
    <w:rsid w:val="0071739F"/>
    <w:rsid w:val="00717664"/>
    <w:rsid w:val="0071768A"/>
    <w:rsid w:val="0071768D"/>
    <w:rsid w:val="007177C4"/>
    <w:rsid w:val="00717929"/>
    <w:rsid w:val="00720049"/>
    <w:rsid w:val="00720164"/>
    <w:rsid w:val="007207DA"/>
    <w:rsid w:val="007207DE"/>
    <w:rsid w:val="00720E9B"/>
    <w:rsid w:val="0072112D"/>
    <w:rsid w:val="0072176E"/>
    <w:rsid w:val="007220DF"/>
    <w:rsid w:val="007221AE"/>
    <w:rsid w:val="007224C3"/>
    <w:rsid w:val="00722977"/>
    <w:rsid w:val="00723191"/>
    <w:rsid w:val="007238BE"/>
    <w:rsid w:val="00723C3E"/>
    <w:rsid w:val="00723E4E"/>
    <w:rsid w:val="00724B16"/>
    <w:rsid w:val="00724F23"/>
    <w:rsid w:val="007252F3"/>
    <w:rsid w:val="00725414"/>
    <w:rsid w:val="00725709"/>
    <w:rsid w:val="00725D28"/>
    <w:rsid w:val="00725E5E"/>
    <w:rsid w:val="00725F34"/>
    <w:rsid w:val="00726189"/>
    <w:rsid w:val="00726D59"/>
    <w:rsid w:val="00727024"/>
    <w:rsid w:val="00727673"/>
    <w:rsid w:val="007279C1"/>
    <w:rsid w:val="00727D1B"/>
    <w:rsid w:val="00730052"/>
    <w:rsid w:val="0073043D"/>
    <w:rsid w:val="00730745"/>
    <w:rsid w:val="007307BF"/>
    <w:rsid w:val="007309F4"/>
    <w:rsid w:val="00730A02"/>
    <w:rsid w:val="00730C7D"/>
    <w:rsid w:val="00730D74"/>
    <w:rsid w:val="007313A6"/>
    <w:rsid w:val="0073141B"/>
    <w:rsid w:val="00731427"/>
    <w:rsid w:val="007318DD"/>
    <w:rsid w:val="00731C64"/>
    <w:rsid w:val="00731D60"/>
    <w:rsid w:val="00731E60"/>
    <w:rsid w:val="00732053"/>
    <w:rsid w:val="007324AB"/>
    <w:rsid w:val="0073297D"/>
    <w:rsid w:val="00732B99"/>
    <w:rsid w:val="0073305C"/>
    <w:rsid w:val="0073331B"/>
    <w:rsid w:val="00733520"/>
    <w:rsid w:val="00733A1C"/>
    <w:rsid w:val="00733C2B"/>
    <w:rsid w:val="00733C7F"/>
    <w:rsid w:val="0073498C"/>
    <w:rsid w:val="00734C25"/>
    <w:rsid w:val="00734E87"/>
    <w:rsid w:val="0073518C"/>
    <w:rsid w:val="007351DE"/>
    <w:rsid w:val="007352FC"/>
    <w:rsid w:val="00735614"/>
    <w:rsid w:val="00735F28"/>
    <w:rsid w:val="007364F1"/>
    <w:rsid w:val="00736566"/>
    <w:rsid w:val="00736B82"/>
    <w:rsid w:val="00736D15"/>
    <w:rsid w:val="00736DFB"/>
    <w:rsid w:val="0073758A"/>
    <w:rsid w:val="007376C5"/>
    <w:rsid w:val="00737A12"/>
    <w:rsid w:val="00737B67"/>
    <w:rsid w:val="007406C9"/>
    <w:rsid w:val="00740778"/>
    <w:rsid w:val="0074078C"/>
    <w:rsid w:val="007408A3"/>
    <w:rsid w:val="00740AD1"/>
    <w:rsid w:val="0074100A"/>
    <w:rsid w:val="00741030"/>
    <w:rsid w:val="007417BE"/>
    <w:rsid w:val="00741868"/>
    <w:rsid w:val="00741AB2"/>
    <w:rsid w:val="00741B07"/>
    <w:rsid w:val="00741EE2"/>
    <w:rsid w:val="0074205B"/>
    <w:rsid w:val="00742C3D"/>
    <w:rsid w:val="0074303F"/>
    <w:rsid w:val="0074315C"/>
    <w:rsid w:val="007436B2"/>
    <w:rsid w:val="00743F5B"/>
    <w:rsid w:val="007442B1"/>
    <w:rsid w:val="007443FD"/>
    <w:rsid w:val="00744571"/>
    <w:rsid w:val="007448C8"/>
    <w:rsid w:val="00744BB8"/>
    <w:rsid w:val="00744E6B"/>
    <w:rsid w:val="007454A3"/>
    <w:rsid w:val="007460CE"/>
    <w:rsid w:val="007460E4"/>
    <w:rsid w:val="00746171"/>
    <w:rsid w:val="00746394"/>
    <w:rsid w:val="0074650E"/>
    <w:rsid w:val="0074662A"/>
    <w:rsid w:val="007467FB"/>
    <w:rsid w:val="00746A56"/>
    <w:rsid w:val="00746F60"/>
    <w:rsid w:val="00747074"/>
    <w:rsid w:val="007479D1"/>
    <w:rsid w:val="00747D3F"/>
    <w:rsid w:val="00747E95"/>
    <w:rsid w:val="00747FCB"/>
    <w:rsid w:val="0075004E"/>
    <w:rsid w:val="007502F1"/>
    <w:rsid w:val="00750AF4"/>
    <w:rsid w:val="00750CF4"/>
    <w:rsid w:val="0075126A"/>
    <w:rsid w:val="007512F0"/>
    <w:rsid w:val="007515F5"/>
    <w:rsid w:val="00751C43"/>
    <w:rsid w:val="00752150"/>
    <w:rsid w:val="00752446"/>
    <w:rsid w:val="00752CCC"/>
    <w:rsid w:val="00752E82"/>
    <w:rsid w:val="00752F59"/>
    <w:rsid w:val="00752FFA"/>
    <w:rsid w:val="007533A0"/>
    <w:rsid w:val="007536F3"/>
    <w:rsid w:val="00753E63"/>
    <w:rsid w:val="00754486"/>
    <w:rsid w:val="00754EAF"/>
    <w:rsid w:val="00754F19"/>
    <w:rsid w:val="007552B3"/>
    <w:rsid w:val="007559C6"/>
    <w:rsid w:val="00755ACC"/>
    <w:rsid w:val="00755C9B"/>
    <w:rsid w:val="00756076"/>
    <w:rsid w:val="00756288"/>
    <w:rsid w:val="00756350"/>
    <w:rsid w:val="007565EB"/>
    <w:rsid w:val="00756946"/>
    <w:rsid w:val="00756A35"/>
    <w:rsid w:val="00757296"/>
    <w:rsid w:val="0075749D"/>
    <w:rsid w:val="00757511"/>
    <w:rsid w:val="00757B2C"/>
    <w:rsid w:val="00757B39"/>
    <w:rsid w:val="00757CD8"/>
    <w:rsid w:val="00757ECC"/>
    <w:rsid w:val="00760334"/>
    <w:rsid w:val="0076095C"/>
    <w:rsid w:val="0076099E"/>
    <w:rsid w:val="00760D26"/>
    <w:rsid w:val="00760E2D"/>
    <w:rsid w:val="007610EB"/>
    <w:rsid w:val="0076114F"/>
    <w:rsid w:val="007615DE"/>
    <w:rsid w:val="007620EB"/>
    <w:rsid w:val="007620EF"/>
    <w:rsid w:val="00762ADF"/>
    <w:rsid w:val="00763A11"/>
    <w:rsid w:val="00763B6F"/>
    <w:rsid w:val="007642B3"/>
    <w:rsid w:val="007643C8"/>
    <w:rsid w:val="007644AC"/>
    <w:rsid w:val="00764584"/>
    <w:rsid w:val="00764C2B"/>
    <w:rsid w:val="00764C64"/>
    <w:rsid w:val="00764D38"/>
    <w:rsid w:val="007655FF"/>
    <w:rsid w:val="00765A16"/>
    <w:rsid w:val="00765A8C"/>
    <w:rsid w:val="00765BDE"/>
    <w:rsid w:val="00765D32"/>
    <w:rsid w:val="00766333"/>
    <w:rsid w:val="0076691B"/>
    <w:rsid w:val="0076694F"/>
    <w:rsid w:val="00766B32"/>
    <w:rsid w:val="00766B81"/>
    <w:rsid w:val="00766C41"/>
    <w:rsid w:val="00766C93"/>
    <w:rsid w:val="00766CAF"/>
    <w:rsid w:val="00766E9E"/>
    <w:rsid w:val="00767100"/>
    <w:rsid w:val="00767280"/>
    <w:rsid w:val="0076771E"/>
    <w:rsid w:val="00767913"/>
    <w:rsid w:val="007700A4"/>
    <w:rsid w:val="0077045F"/>
    <w:rsid w:val="00770652"/>
    <w:rsid w:val="00770C45"/>
    <w:rsid w:val="00770CE6"/>
    <w:rsid w:val="0077123C"/>
    <w:rsid w:val="0077128F"/>
    <w:rsid w:val="00771839"/>
    <w:rsid w:val="00771853"/>
    <w:rsid w:val="00771E31"/>
    <w:rsid w:val="00771FDE"/>
    <w:rsid w:val="00772094"/>
    <w:rsid w:val="00772176"/>
    <w:rsid w:val="007728BE"/>
    <w:rsid w:val="00772B2F"/>
    <w:rsid w:val="00772FE0"/>
    <w:rsid w:val="007735BF"/>
    <w:rsid w:val="00773777"/>
    <w:rsid w:val="00773888"/>
    <w:rsid w:val="00773D31"/>
    <w:rsid w:val="007742C5"/>
    <w:rsid w:val="007747F2"/>
    <w:rsid w:val="00774873"/>
    <w:rsid w:val="0077490B"/>
    <w:rsid w:val="007749CA"/>
    <w:rsid w:val="00774A3F"/>
    <w:rsid w:val="00774A6B"/>
    <w:rsid w:val="00774C4F"/>
    <w:rsid w:val="00774DD3"/>
    <w:rsid w:val="007758B1"/>
    <w:rsid w:val="007758ED"/>
    <w:rsid w:val="00775AE7"/>
    <w:rsid w:val="00775EB8"/>
    <w:rsid w:val="00775FDE"/>
    <w:rsid w:val="0077656A"/>
    <w:rsid w:val="007769F1"/>
    <w:rsid w:val="00776AD4"/>
    <w:rsid w:val="00776CD2"/>
    <w:rsid w:val="00777E4E"/>
    <w:rsid w:val="00777E7D"/>
    <w:rsid w:val="00780225"/>
    <w:rsid w:val="007804A1"/>
    <w:rsid w:val="00780B09"/>
    <w:rsid w:val="00780B69"/>
    <w:rsid w:val="00780C46"/>
    <w:rsid w:val="00781091"/>
    <w:rsid w:val="007815B3"/>
    <w:rsid w:val="00781C7B"/>
    <w:rsid w:val="007820C4"/>
    <w:rsid w:val="0078215D"/>
    <w:rsid w:val="007822E2"/>
    <w:rsid w:val="0078244B"/>
    <w:rsid w:val="0078271A"/>
    <w:rsid w:val="007827A9"/>
    <w:rsid w:val="00782B7C"/>
    <w:rsid w:val="00782B9C"/>
    <w:rsid w:val="007831DE"/>
    <w:rsid w:val="00783211"/>
    <w:rsid w:val="007843B9"/>
    <w:rsid w:val="0078479F"/>
    <w:rsid w:val="00784815"/>
    <w:rsid w:val="00784DD7"/>
    <w:rsid w:val="0078530D"/>
    <w:rsid w:val="00785859"/>
    <w:rsid w:val="0078591A"/>
    <w:rsid w:val="0078599D"/>
    <w:rsid w:val="00785D17"/>
    <w:rsid w:val="007861AD"/>
    <w:rsid w:val="007863E9"/>
    <w:rsid w:val="0078654B"/>
    <w:rsid w:val="0078655A"/>
    <w:rsid w:val="007867B1"/>
    <w:rsid w:val="00786823"/>
    <w:rsid w:val="00786B6E"/>
    <w:rsid w:val="00786D64"/>
    <w:rsid w:val="00787415"/>
    <w:rsid w:val="00787446"/>
    <w:rsid w:val="00787ADF"/>
    <w:rsid w:val="00787D85"/>
    <w:rsid w:val="00787DB6"/>
    <w:rsid w:val="0079023C"/>
    <w:rsid w:val="0079047F"/>
    <w:rsid w:val="00790AC0"/>
    <w:rsid w:val="00790D3F"/>
    <w:rsid w:val="007910C3"/>
    <w:rsid w:val="00791574"/>
    <w:rsid w:val="00791619"/>
    <w:rsid w:val="00792044"/>
    <w:rsid w:val="00792095"/>
    <w:rsid w:val="00792669"/>
    <w:rsid w:val="00792754"/>
    <w:rsid w:val="007929CD"/>
    <w:rsid w:val="00792A80"/>
    <w:rsid w:val="00792BE3"/>
    <w:rsid w:val="00792CA1"/>
    <w:rsid w:val="00792D76"/>
    <w:rsid w:val="00792E7F"/>
    <w:rsid w:val="00793251"/>
    <w:rsid w:val="00793A83"/>
    <w:rsid w:val="00793AD1"/>
    <w:rsid w:val="00793E6B"/>
    <w:rsid w:val="00793E9E"/>
    <w:rsid w:val="0079404C"/>
    <w:rsid w:val="00794266"/>
    <w:rsid w:val="00794290"/>
    <w:rsid w:val="00795022"/>
    <w:rsid w:val="00795269"/>
    <w:rsid w:val="007958E4"/>
    <w:rsid w:val="00795908"/>
    <w:rsid w:val="0079631B"/>
    <w:rsid w:val="0079650F"/>
    <w:rsid w:val="0079660A"/>
    <w:rsid w:val="00796722"/>
    <w:rsid w:val="00796857"/>
    <w:rsid w:val="007969B2"/>
    <w:rsid w:val="00796AC5"/>
    <w:rsid w:val="00796D57"/>
    <w:rsid w:val="00796DA7"/>
    <w:rsid w:val="0079717D"/>
    <w:rsid w:val="007971ED"/>
    <w:rsid w:val="00797EAE"/>
    <w:rsid w:val="007A00DF"/>
    <w:rsid w:val="007A07DA"/>
    <w:rsid w:val="007A0AEA"/>
    <w:rsid w:val="007A0BCB"/>
    <w:rsid w:val="007A0FE0"/>
    <w:rsid w:val="007A1182"/>
    <w:rsid w:val="007A171B"/>
    <w:rsid w:val="007A181A"/>
    <w:rsid w:val="007A1B6E"/>
    <w:rsid w:val="007A1C15"/>
    <w:rsid w:val="007A1E23"/>
    <w:rsid w:val="007A1EB4"/>
    <w:rsid w:val="007A2254"/>
    <w:rsid w:val="007A2343"/>
    <w:rsid w:val="007A2B27"/>
    <w:rsid w:val="007A2FA8"/>
    <w:rsid w:val="007A31DD"/>
    <w:rsid w:val="007A356A"/>
    <w:rsid w:val="007A360D"/>
    <w:rsid w:val="007A448E"/>
    <w:rsid w:val="007A463B"/>
    <w:rsid w:val="007A4942"/>
    <w:rsid w:val="007A494B"/>
    <w:rsid w:val="007A4DAA"/>
    <w:rsid w:val="007A5312"/>
    <w:rsid w:val="007A553C"/>
    <w:rsid w:val="007A571A"/>
    <w:rsid w:val="007A5B4E"/>
    <w:rsid w:val="007A5EA4"/>
    <w:rsid w:val="007A60DF"/>
    <w:rsid w:val="007A6318"/>
    <w:rsid w:val="007A639A"/>
    <w:rsid w:val="007A6600"/>
    <w:rsid w:val="007A689C"/>
    <w:rsid w:val="007A68A3"/>
    <w:rsid w:val="007A6BA8"/>
    <w:rsid w:val="007A6D56"/>
    <w:rsid w:val="007A77FF"/>
    <w:rsid w:val="007A7B63"/>
    <w:rsid w:val="007B04BA"/>
    <w:rsid w:val="007B0536"/>
    <w:rsid w:val="007B089F"/>
    <w:rsid w:val="007B111A"/>
    <w:rsid w:val="007B11CF"/>
    <w:rsid w:val="007B1334"/>
    <w:rsid w:val="007B1470"/>
    <w:rsid w:val="007B14B2"/>
    <w:rsid w:val="007B1942"/>
    <w:rsid w:val="007B1C7F"/>
    <w:rsid w:val="007B1EE8"/>
    <w:rsid w:val="007B2140"/>
    <w:rsid w:val="007B2615"/>
    <w:rsid w:val="007B3448"/>
    <w:rsid w:val="007B37AB"/>
    <w:rsid w:val="007B3896"/>
    <w:rsid w:val="007B3CD9"/>
    <w:rsid w:val="007B3D09"/>
    <w:rsid w:val="007B437D"/>
    <w:rsid w:val="007B4398"/>
    <w:rsid w:val="007B48AD"/>
    <w:rsid w:val="007B4C07"/>
    <w:rsid w:val="007B4E31"/>
    <w:rsid w:val="007B528C"/>
    <w:rsid w:val="007B5582"/>
    <w:rsid w:val="007B5B6C"/>
    <w:rsid w:val="007B5DBD"/>
    <w:rsid w:val="007B5E53"/>
    <w:rsid w:val="007B5EDC"/>
    <w:rsid w:val="007B6211"/>
    <w:rsid w:val="007B63DC"/>
    <w:rsid w:val="007B6405"/>
    <w:rsid w:val="007B64BE"/>
    <w:rsid w:val="007B66A8"/>
    <w:rsid w:val="007B6C26"/>
    <w:rsid w:val="007B6F47"/>
    <w:rsid w:val="007B7300"/>
    <w:rsid w:val="007B7BC8"/>
    <w:rsid w:val="007C0309"/>
    <w:rsid w:val="007C0325"/>
    <w:rsid w:val="007C0B6E"/>
    <w:rsid w:val="007C1029"/>
    <w:rsid w:val="007C10B2"/>
    <w:rsid w:val="007C14C1"/>
    <w:rsid w:val="007C15DC"/>
    <w:rsid w:val="007C1663"/>
    <w:rsid w:val="007C1776"/>
    <w:rsid w:val="007C1B55"/>
    <w:rsid w:val="007C1B5E"/>
    <w:rsid w:val="007C1D27"/>
    <w:rsid w:val="007C1D8E"/>
    <w:rsid w:val="007C23A4"/>
    <w:rsid w:val="007C2555"/>
    <w:rsid w:val="007C258C"/>
    <w:rsid w:val="007C25D1"/>
    <w:rsid w:val="007C277F"/>
    <w:rsid w:val="007C287C"/>
    <w:rsid w:val="007C2B0F"/>
    <w:rsid w:val="007C2DAF"/>
    <w:rsid w:val="007C2FB8"/>
    <w:rsid w:val="007C3369"/>
    <w:rsid w:val="007C36C4"/>
    <w:rsid w:val="007C3755"/>
    <w:rsid w:val="007C377B"/>
    <w:rsid w:val="007C3D1F"/>
    <w:rsid w:val="007C3EAD"/>
    <w:rsid w:val="007C3FAE"/>
    <w:rsid w:val="007C4964"/>
    <w:rsid w:val="007C4D13"/>
    <w:rsid w:val="007C4FE9"/>
    <w:rsid w:val="007C54D8"/>
    <w:rsid w:val="007C5587"/>
    <w:rsid w:val="007C5D6A"/>
    <w:rsid w:val="007C5FA7"/>
    <w:rsid w:val="007C6264"/>
    <w:rsid w:val="007C6325"/>
    <w:rsid w:val="007C63D4"/>
    <w:rsid w:val="007C64A0"/>
    <w:rsid w:val="007C6A89"/>
    <w:rsid w:val="007C6B3C"/>
    <w:rsid w:val="007C6C73"/>
    <w:rsid w:val="007C75ED"/>
    <w:rsid w:val="007C7C37"/>
    <w:rsid w:val="007C7EE0"/>
    <w:rsid w:val="007D009D"/>
    <w:rsid w:val="007D011C"/>
    <w:rsid w:val="007D03B3"/>
    <w:rsid w:val="007D040C"/>
    <w:rsid w:val="007D094A"/>
    <w:rsid w:val="007D0A10"/>
    <w:rsid w:val="007D0CE6"/>
    <w:rsid w:val="007D0DD4"/>
    <w:rsid w:val="007D0EBD"/>
    <w:rsid w:val="007D1022"/>
    <w:rsid w:val="007D200E"/>
    <w:rsid w:val="007D2328"/>
    <w:rsid w:val="007D2C67"/>
    <w:rsid w:val="007D30F8"/>
    <w:rsid w:val="007D3109"/>
    <w:rsid w:val="007D31E2"/>
    <w:rsid w:val="007D33BA"/>
    <w:rsid w:val="007D35B8"/>
    <w:rsid w:val="007D3856"/>
    <w:rsid w:val="007D3A79"/>
    <w:rsid w:val="007D3C25"/>
    <w:rsid w:val="007D3F93"/>
    <w:rsid w:val="007D42E5"/>
    <w:rsid w:val="007D466B"/>
    <w:rsid w:val="007D496C"/>
    <w:rsid w:val="007D4AF4"/>
    <w:rsid w:val="007D4CEB"/>
    <w:rsid w:val="007D5161"/>
    <w:rsid w:val="007D53FA"/>
    <w:rsid w:val="007D56A1"/>
    <w:rsid w:val="007D56F1"/>
    <w:rsid w:val="007D5A00"/>
    <w:rsid w:val="007D5A3B"/>
    <w:rsid w:val="007D5BAC"/>
    <w:rsid w:val="007D5D74"/>
    <w:rsid w:val="007D5FA7"/>
    <w:rsid w:val="007D68A6"/>
    <w:rsid w:val="007D6C0D"/>
    <w:rsid w:val="007D6C97"/>
    <w:rsid w:val="007D6DC9"/>
    <w:rsid w:val="007D6FB9"/>
    <w:rsid w:val="007D763B"/>
    <w:rsid w:val="007D7F0D"/>
    <w:rsid w:val="007E0309"/>
    <w:rsid w:val="007E03D6"/>
    <w:rsid w:val="007E07E0"/>
    <w:rsid w:val="007E0AD5"/>
    <w:rsid w:val="007E0E69"/>
    <w:rsid w:val="007E1186"/>
    <w:rsid w:val="007E16F2"/>
    <w:rsid w:val="007E1764"/>
    <w:rsid w:val="007E18B8"/>
    <w:rsid w:val="007E18EE"/>
    <w:rsid w:val="007E1A79"/>
    <w:rsid w:val="007E1DA8"/>
    <w:rsid w:val="007E2420"/>
    <w:rsid w:val="007E2527"/>
    <w:rsid w:val="007E2550"/>
    <w:rsid w:val="007E2BB7"/>
    <w:rsid w:val="007E33CD"/>
    <w:rsid w:val="007E3CB4"/>
    <w:rsid w:val="007E3D21"/>
    <w:rsid w:val="007E421A"/>
    <w:rsid w:val="007E4675"/>
    <w:rsid w:val="007E4CB3"/>
    <w:rsid w:val="007E55B2"/>
    <w:rsid w:val="007E63C2"/>
    <w:rsid w:val="007E657E"/>
    <w:rsid w:val="007E65D3"/>
    <w:rsid w:val="007E6A36"/>
    <w:rsid w:val="007E6FB6"/>
    <w:rsid w:val="007E723A"/>
    <w:rsid w:val="007E769D"/>
    <w:rsid w:val="007E773E"/>
    <w:rsid w:val="007E7D94"/>
    <w:rsid w:val="007E7EAA"/>
    <w:rsid w:val="007F06F5"/>
    <w:rsid w:val="007F078C"/>
    <w:rsid w:val="007F0CC2"/>
    <w:rsid w:val="007F0D45"/>
    <w:rsid w:val="007F119A"/>
    <w:rsid w:val="007F12F7"/>
    <w:rsid w:val="007F14DA"/>
    <w:rsid w:val="007F1585"/>
    <w:rsid w:val="007F18A0"/>
    <w:rsid w:val="007F19EC"/>
    <w:rsid w:val="007F1AD1"/>
    <w:rsid w:val="007F1E1C"/>
    <w:rsid w:val="007F20EE"/>
    <w:rsid w:val="007F2347"/>
    <w:rsid w:val="007F2B09"/>
    <w:rsid w:val="007F2D47"/>
    <w:rsid w:val="007F2D7B"/>
    <w:rsid w:val="007F3184"/>
    <w:rsid w:val="007F33A0"/>
    <w:rsid w:val="007F3957"/>
    <w:rsid w:val="007F3B95"/>
    <w:rsid w:val="007F3F9A"/>
    <w:rsid w:val="007F4944"/>
    <w:rsid w:val="007F5256"/>
    <w:rsid w:val="007F53D1"/>
    <w:rsid w:val="007F5651"/>
    <w:rsid w:val="007F5709"/>
    <w:rsid w:val="007F5F1B"/>
    <w:rsid w:val="007F6404"/>
    <w:rsid w:val="007F6D8E"/>
    <w:rsid w:val="007F72E9"/>
    <w:rsid w:val="007F75A1"/>
    <w:rsid w:val="007F78D0"/>
    <w:rsid w:val="007F7EA8"/>
    <w:rsid w:val="0080054F"/>
    <w:rsid w:val="00800972"/>
    <w:rsid w:val="00800E04"/>
    <w:rsid w:val="00800E36"/>
    <w:rsid w:val="00800E65"/>
    <w:rsid w:val="00801062"/>
    <w:rsid w:val="00801132"/>
    <w:rsid w:val="008013DF"/>
    <w:rsid w:val="00801C30"/>
    <w:rsid w:val="0080216E"/>
    <w:rsid w:val="00802339"/>
    <w:rsid w:val="00802803"/>
    <w:rsid w:val="00802A2F"/>
    <w:rsid w:val="00802D8B"/>
    <w:rsid w:val="00802DA2"/>
    <w:rsid w:val="00802F82"/>
    <w:rsid w:val="00802FFA"/>
    <w:rsid w:val="00803044"/>
    <w:rsid w:val="00803269"/>
    <w:rsid w:val="00803824"/>
    <w:rsid w:val="0080391C"/>
    <w:rsid w:val="008039F9"/>
    <w:rsid w:val="00803F51"/>
    <w:rsid w:val="00804322"/>
    <w:rsid w:val="00804B58"/>
    <w:rsid w:val="008051F6"/>
    <w:rsid w:val="00805285"/>
    <w:rsid w:val="008052A9"/>
    <w:rsid w:val="008052D7"/>
    <w:rsid w:val="00805AA3"/>
    <w:rsid w:val="00805B82"/>
    <w:rsid w:val="00805BA1"/>
    <w:rsid w:val="00806299"/>
    <w:rsid w:val="008064BF"/>
    <w:rsid w:val="008069A3"/>
    <w:rsid w:val="00806E46"/>
    <w:rsid w:val="0080761A"/>
    <w:rsid w:val="00807675"/>
    <w:rsid w:val="008079AF"/>
    <w:rsid w:val="00807DBA"/>
    <w:rsid w:val="00807ED4"/>
    <w:rsid w:val="0081008E"/>
    <w:rsid w:val="008100B4"/>
    <w:rsid w:val="008108B1"/>
    <w:rsid w:val="00811446"/>
    <w:rsid w:val="00811E97"/>
    <w:rsid w:val="00812303"/>
    <w:rsid w:val="00812B04"/>
    <w:rsid w:val="00812FA0"/>
    <w:rsid w:val="008130AC"/>
    <w:rsid w:val="00813317"/>
    <w:rsid w:val="0081349B"/>
    <w:rsid w:val="00813FCB"/>
    <w:rsid w:val="008140AA"/>
    <w:rsid w:val="00814567"/>
    <w:rsid w:val="00814583"/>
    <w:rsid w:val="00814839"/>
    <w:rsid w:val="00814999"/>
    <w:rsid w:val="00815467"/>
    <w:rsid w:val="00815992"/>
    <w:rsid w:val="00815D53"/>
    <w:rsid w:val="00815F02"/>
    <w:rsid w:val="00816385"/>
    <w:rsid w:val="00816898"/>
    <w:rsid w:val="00816A64"/>
    <w:rsid w:val="00816C08"/>
    <w:rsid w:val="00816D2D"/>
    <w:rsid w:val="00816F03"/>
    <w:rsid w:val="008171CF"/>
    <w:rsid w:val="008172F4"/>
    <w:rsid w:val="0081733E"/>
    <w:rsid w:val="00817488"/>
    <w:rsid w:val="0081781F"/>
    <w:rsid w:val="00820142"/>
    <w:rsid w:val="008207BD"/>
    <w:rsid w:val="00820D21"/>
    <w:rsid w:val="008212B9"/>
    <w:rsid w:val="008215C1"/>
    <w:rsid w:val="008215D6"/>
    <w:rsid w:val="00821633"/>
    <w:rsid w:val="008218D6"/>
    <w:rsid w:val="00821B0C"/>
    <w:rsid w:val="00822655"/>
    <w:rsid w:val="0082268D"/>
    <w:rsid w:val="00822BCB"/>
    <w:rsid w:val="00822C44"/>
    <w:rsid w:val="00822CDB"/>
    <w:rsid w:val="00822FEF"/>
    <w:rsid w:val="008233D6"/>
    <w:rsid w:val="008236C7"/>
    <w:rsid w:val="00823887"/>
    <w:rsid w:val="0082394D"/>
    <w:rsid w:val="008240F8"/>
    <w:rsid w:val="00824C32"/>
    <w:rsid w:val="008250C4"/>
    <w:rsid w:val="00825686"/>
    <w:rsid w:val="00825762"/>
    <w:rsid w:val="008257C7"/>
    <w:rsid w:val="008258AB"/>
    <w:rsid w:val="00825CAE"/>
    <w:rsid w:val="00826FD8"/>
    <w:rsid w:val="0082746C"/>
    <w:rsid w:val="008277BA"/>
    <w:rsid w:val="00827882"/>
    <w:rsid w:val="00827CE9"/>
    <w:rsid w:val="00827D83"/>
    <w:rsid w:val="00830C5D"/>
    <w:rsid w:val="00830CA9"/>
    <w:rsid w:val="00830E69"/>
    <w:rsid w:val="00830ED8"/>
    <w:rsid w:val="0083164D"/>
    <w:rsid w:val="00831930"/>
    <w:rsid w:val="00831C0D"/>
    <w:rsid w:val="00832459"/>
    <w:rsid w:val="008326B8"/>
    <w:rsid w:val="008326D0"/>
    <w:rsid w:val="00832E65"/>
    <w:rsid w:val="008331B3"/>
    <w:rsid w:val="008335A2"/>
    <w:rsid w:val="008335B8"/>
    <w:rsid w:val="008338A4"/>
    <w:rsid w:val="00833D70"/>
    <w:rsid w:val="008346D8"/>
    <w:rsid w:val="00834B23"/>
    <w:rsid w:val="00835223"/>
    <w:rsid w:val="00835679"/>
    <w:rsid w:val="008358A5"/>
    <w:rsid w:val="00835D78"/>
    <w:rsid w:val="008361B1"/>
    <w:rsid w:val="0083673F"/>
    <w:rsid w:val="00836A9E"/>
    <w:rsid w:val="008373A5"/>
    <w:rsid w:val="008374A0"/>
    <w:rsid w:val="008378B2"/>
    <w:rsid w:val="008379A4"/>
    <w:rsid w:val="00837A83"/>
    <w:rsid w:val="00837F9C"/>
    <w:rsid w:val="00837FC2"/>
    <w:rsid w:val="00840414"/>
    <w:rsid w:val="00840B98"/>
    <w:rsid w:val="00840C0E"/>
    <w:rsid w:val="00841225"/>
    <w:rsid w:val="0084123E"/>
    <w:rsid w:val="008413E1"/>
    <w:rsid w:val="0084148D"/>
    <w:rsid w:val="00841802"/>
    <w:rsid w:val="00841820"/>
    <w:rsid w:val="00841927"/>
    <w:rsid w:val="00841954"/>
    <w:rsid w:val="00841D7A"/>
    <w:rsid w:val="00842035"/>
    <w:rsid w:val="00842461"/>
    <w:rsid w:val="00842603"/>
    <w:rsid w:val="00842ACE"/>
    <w:rsid w:val="00842B7B"/>
    <w:rsid w:val="00842D1F"/>
    <w:rsid w:val="00843004"/>
    <w:rsid w:val="008431D2"/>
    <w:rsid w:val="0084328D"/>
    <w:rsid w:val="008433F2"/>
    <w:rsid w:val="0084345C"/>
    <w:rsid w:val="008438E5"/>
    <w:rsid w:val="008441A1"/>
    <w:rsid w:val="008449A4"/>
    <w:rsid w:val="00844CE0"/>
    <w:rsid w:val="008450D3"/>
    <w:rsid w:val="00845740"/>
    <w:rsid w:val="00845768"/>
    <w:rsid w:val="00845A88"/>
    <w:rsid w:val="00845BD3"/>
    <w:rsid w:val="00846451"/>
    <w:rsid w:val="00846757"/>
    <w:rsid w:val="00846B48"/>
    <w:rsid w:val="00846F09"/>
    <w:rsid w:val="008475A3"/>
    <w:rsid w:val="00847642"/>
    <w:rsid w:val="00847783"/>
    <w:rsid w:val="0085042F"/>
    <w:rsid w:val="008505D6"/>
    <w:rsid w:val="008508A8"/>
    <w:rsid w:val="0085090E"/>
    <w:rsid w:val="00850CC3"/>
    <w:rsid w:val="00850D8A"/>
    <w:rsid w:val="0085106F"/>
    <w:rsid w:val="00851171"/>
    <w:rsid w:val="00851426"/>
    <w:rsid w:val="00851922"/>
    <w:rsid w:val="00851D42"/>
    <w:rsid w:val="0085240A"/>
    <w:rsid w:val="00852727"/>
    <w:rsid w:val="00852A8B"/>
    <w:rsid w:val="00852C70"/>
    <w:rsid w:val="00852E52"/>
    <w:rsid w:val="00852FB6"/>
    <w:rsid w:val="0085329E"/>
    <w:rsid w:val="00853B79"/>
    <w:rsid w:val="00853C6B"/>
    <w:rsid w:val="008540F2"/>
    <w:rsid w:val="00854331"/>
    <w:rsid w:val="00854401"/>
    <w:rsid w:val="0085477C"/>
    <w:rsid w:val="008547FF"/>
    <w:rsid w:val="008549FA"/>
    <w:rsid w:val="00855253"/>
    <w:rsid w:val="0085539D"/>
    <w:rsid w:val="008555B6"/>
    <w:rsid w:val="0085575A"/>
    <w:rsid w:val="00855B04"/>
    <w:rsid w:val="00855E19"/>
    <w:rsid w:val="00855F2B"/>
    <w:rsid w:val="00856195"/>
    <w:rsid w:val="00856218"/>
    <w:rsid w:val="008566CE"/>
    <w:rsid w:val="00856A1C"/>
    <w:rsid w:val="00856A5B"/>
    <w:rsid w:val="00856FA8"/>
    <w:rsid w:val="00856FAE"/>
    <w:rsid w:val="008570FB"/>
    <w:rsid w:val="008572D9"/>
    <w:rsid w:val="0085789C"/>
    <w:rsid w:val="0086031F"/>
    <w:rsid w:val="00860BB6"/>
    <w:rsid w:val="00861496"/>
    <w:rsid w:val="00861B6D"/>
    <w:rsid w:val="00861B9A"/>
    <w:rsid w:val="00861F9C"/>
    <w:rsid w:val="00861FCB"/>
    <w:rsid w:val="0086256C"/>
    <w:rsid w:val="00862834"/>
    <w:rsid w:val="0086295F"/>
    <w:rsid w:val="00862978"/>
    <w:rsid w:val="00862CDE"/>
    <w:rsid w:val="00862FE0"/>
    <w:rsid w:val="008635B5"/>
    <w:rsid w:val="008635D7"/>
    <w:rsid w:val="00863B1D"/>
    <w:rsid w:val="00863C56"/>
    <w:rsid w:val="00863D1E"/>
    <w:rsid w:val="00863DD0"/>
    <w:rsid w:val="00864B62"/>
    <w:rsid w:val="00865093"/>
    <w:rsid w:val="00865487"/>
    <w:rsid w:val="008658FF"/>
    <w:rsid w:val="00866402"/>
    <w:rsid w:val="00866832"/>
    <w:rsid w:val="00866BEE"/>
    <w:rsid w:val="00867054"/>
    <w:rsid w:val="00867113"/>
    <w:rsid w:val="008672FC"/>
    <w:rsid w:val="00867567"/>
    <w:rsid w:val="008677BB"/>
    <w:rsid w:val="00870480"/>
    <w:rsid w:val="0087065C"/>
    <w:rsid w:val="00870675"/>
    <w:rsid w:val="00870C01"/>
    <w:rsid w:val="00870FB2"/>
    <w:rsid w:val="00871C45"/>
    <w:rsid w:val="00871C8E"/>
    <w:rsid w:val="00871DBD"/>
    <w:rsid w:val="0087268E"/>
    <w:rsid w:val="008729E3"/>
    <w:rsid w:val="00872CC8"/>
    <w:rsid w:val="00872E72"/>
    <w:rsid w:val="00872F83"/>
    <w:rsid w:val="00873085"/>
    <w:rsid w:val="008732E4"/>
    <w:rsid w:val="008733B0"/>
    <w:rsid w:val="008736D6"/>
    <w:rsid w:val="008737E4"/>
    <w:rsid w:val="00873A18"/>
    <w:rsid w:val="00873F6E"/>
    <w:rsid w:val="008746A4"/>
    <w:rsid w:val="00874916"/>
    <w:rsid w:val="00874CE4"/>
    <w:rsid w:val="00874CF4"/>
    <w:rsid w:val="008752E7"/>
    <w:rsid w:val="00875E88"/>
    <w:rsid w:val="00876210"/>
    <w:rsid w:val="008764C1"/>
    <w:rsid w:val="00876929"/>
    <w:rsid w:val="00876CA6"/>
    <w:rsid w:val="00876E5C"/>
    <w:rsid w:val="00876F3E"/>
    <w:rsid w:val="00876F7E"/>
    <w:rsid w:val="00877496"/>
    <w:rsid w:val="0088072A"/>
    <w:rsid w:val="0088078E"/>
    <w:rsid w:val="008809F1"/>
    <w:rsid w:val="00880C19"/>
    <w:rsid w:val="00880F9A"/>
    <w:rsid w:val="0088110F"/>
    <w:rsid w:val="0088124D"/>
    <w:rsid w:val="00881651"/>
    <w:rsid w:val="00881971"/>
    <w:rsid w:val="00881D55"/>
    <w:rsid w:val="008822C3"/>
    <w:rsid w:val="008823D7"/>
    <w:rsid w:val="00882969"/>
    <w:rsid w:val="00883751"/>
    <w:rsid w:val="0088485F"/>
    <w:rsid w:val="008849A3"/>
    <w:rsid w:val="00884AD4"/>
    <w:rsid w:val="00884CAA"/>
    <w:rsid w:val="00884CB4"/>
    <w:rsid w:val="00885356"/>
    <w:rsid w:val="00885B32"/>
    <w:rsid w:val="0088661D"/>
    <w:rsid w:val="008866AE"/>
    <w:rsid w:val="0088672B"/>
    <w:rsid w:val="0088698F"/>
    <w:rsid w:val="00886D86"/>
    <w:rsid w:val="00886E73"/>
    <w:rsid w:val="00886F4D"/>
    <w:rsid w:val="00887382"/>
    <w:rsid w:val="0088747C"/>
    <w:rsid w:val="00887560"/>
    <w:rsid w:val="00887585"/>
    <w:rsid w:val="00887C42"/>
    <w:rsid w:val="0089003B"/>
    <w:rsid w:val="00890142"/>
    <w:rsid w:val="00890936"/>
    <w:rsid w:val="00890D6F"/>
    <w:rsid w:val="008910DA"/>
    <w:rsid w:val="008913D1"/>
    <w:rsid w:val="008913D7"/>
    <w:rsid w:val="00891428"/>
    <w:rsid w:val="00891629"/>
    <w:rsid w:val="00891A0D"/>
    <w:rsid w:val="008922C4"/>
    <w:rsid w:val="008926A9"/>
    <w:rsid w:val="008928BB"/>
    <w:rsid w:val="0089294F"/>
    <w:rsid w:val="00892F95"/>
    <w:rsid w:val="0089308B"/>
    <w:rsid w:val="0089321A"/>
    <w:rsid w:val="00893637"/>
    <w:rsid w:val="00893800"/>
    <w:rsid w:val="00893807"/>
    <w:rsid w:val="0089381F"/>
    <w:rsid w:val="00893958"/>
    <w:rsid w:val="00893E29"/>
    <w:rsid w:val="00893F29"/>
    <w:rsid w:val="0089452A"/>
    <w:rsid w:val="008945AE"/>
    <w:rsid w:val="0089510E"/>
    <w:rsid w:val="0089530C"/>
    <w:rsid w:val="008956AF"/>
    <w:rsid w:val="008958E3"/>
    <w:rsid w:val="00895F37"/>
    <w:rsid w:val="00895F7A"/>
    <w:rsid w:val="00896371"/>
    <w:rsid w:val="0089689B"/>
    <w:rsid w:val="00896C62"/>
    <w:rsid w:val="00896D0C"/>
    <w:rsid w:val="008974DF"/>
    <w:rsid w:val="0089760A"/>
    <w:rsid w:val="00897668"/>
    <w:rsid w:val="00897A0F"/>
    <w:rsid w:val="00897CA6"/>
    <w:rsid w:val="008A00D9"/>
    <w:rsid w:val="008A0CBA"/>
    <w:rsid w:val="008A109B"/>
    <w:rsid w:val="008A13F7"/>
    <w:rsid w:val="008A1514"/>
    <w:rsid w:val="008A16D2"/>
    <w:rsid w:val="008A1856"/>
    <w:rsid w:val="008A1919"/>
    <w:rsid w:val="008A1A06"/>
    <w:rsid w:val="008A1AD2"/>
    <w:rsid w:val="008A1BD9"/>
    <w:rsid w:val="008A1D07"/>
    <w:rsid w:val="008A1E64"/>
    <w:rsid w:val="008A207B"/>
    <w:rsid w:val="008A2BEF"/>
    <w:rsid w:val="008A2EE3"/>
    <w:rsid w:val="008A3185"/>
    <w:rsid w:val="008A33B2"/>
    <w:rsid w:val="008A343B"/>
    <w:rsid w:val="008A3485"/>
    <w:rsid w:val="008A3C96"/>
    <w:rsid w:val="008A3FAD"/>
    <w:rsid w:val="008A40CF"/>
    <w:rsid w:val="008A40D9"/>
    <w:rsid w:val="008A443E"/>
    <w:rsid w:val="008A4520"/>
    <w:rsid w:val="008A465C"/>
    <w:rsid w:val="008A481C"/>
    <w:rsid w:val="008A4AA1"/>
    <w:rsid w:val="008A4BDD"/>
    <w:rsid w:val="008A4C42"/>
    <w:rsid w:val="008A5032"/>
    <w:rsid w:val="008A5234"/>
    <w:rsid w:val="008A5507"/>
    <w:rsid w:val="008A5D4D"/>
    <w:rsid w:val="008A5D84"/>
    <w:rsid w:val="008A5EB3"/>
    <w:rsid w:val="008A637E"/>
    <w:rsid w:val="008A6676"/>
    <w:rsid w:val="008A6F5A"/>
    <w:rsid w:val="008A7007"/>
    <w:rsid w:val="008A71FE"/>
    <w:rsid w:val="008A7664"/>
    <w:rsid w:val="008A77C9"/>
    <w:rsid w:val="008A7800"/>
    <w:rsid w:val="008A7CCB"/>
    <w:rsid w:val="008A7E66"/>
    <w:rsid w:val="008B0262"/>
    <w:rsid w:val="008B03EB"/>
    <w:rsid w:val="008B04B3"/>
    <w:rsid w:val="008B09A5"/>
    <w:rsid w:val="008B0B77"/>
    <w:rsid w:val="008B0EA6"/>
    <w:rsid w:val="008B14C9"/>
    <w:rsid w:val="008B1912"/>
    <w:rsid w:val="008B1ACD"/>
    <w:rsid w:val="008B1CCC"/>
    <w:rsid w:val="008B1F64"/>
    <w:rsid w:val="008B21EC"/>
    <w:rsid w:val="008B237A"/>
    <w:rsid w:val="008B26AB"/>
    <w:rsid w:val="008B2B66"/>
    <w:rsid w:val="008B2BB4"/>
    <w:rsid w:val="008B2D4D"/>
    <w:rsid w:val="008B34F1"/>
    <w:rsid w:val="008B3530"/>
    <w:rsid w:val="008B369D"/>
    <w:rsid w:val="008B3A24"/>
    <w:rsid w:val="008B3D14"/>
    <w:rsid w:val="008B3D9E"/>
    <w:rsid w:val="008B448B"/>
    <w:rsid w:val="008B4536"/>
    <w:rsid w:val="008B454B"/>
    <w:rsid w:val="008B4740"/>
    <w:rsid w:val="008B475C"/>
    <w:rsid w:val="008B49BA"/>
    <w:rsid w:val="008B4C80"/>
    <w:rsid w:val="008B5129"/>
    <w:rsid w:val="008B5881"/>
    <w:rsid w:val="008B596F"/>
    <w:rsid w:val="008B5AE0"/>
    <w:rsid w:val="008B5D21"/>
    <w:rsid w:val="008B5D37"/>
    <w:rsid w:val="008B5EB3"/>
    <w:rsid w:val="008B672A"/>
    <w:rsid w:val="008B6A31"/>
    <w:rsid w:val="008B6ED3"/>
    <w:rsid w:val="008B7585"/>
    <w:rsid w:val="008B75D4"/>
    <w:rsid w:val="008B7600"/>
    <w:rsid w:val="008B7C3E"/>
    <w:rsid w:val="008C0253"/>
    <w:rsid w:val="008C0759"/>
    <w:rsid w:val="008C0807"/>
    <w:rsid w:val="008C0DDF"/>
    <w:rsid w:val="008C0EF5"/>
    <w:rsid w:val="008C0F8E"/>
    <w:rsid w:val="008C12D9"/>
    <w:rsid w:val="008C1453"/>
    <w:rsid w:val="008C1548"/>
    <w:rsid w:val="008C183C"/>
    <w:rsid w:val="008C18FE"/>
    <w:rsid w:val="008C1BBC"/>
    <w:rsid w:val="008C1FE7"/>
    <w:rsid w:val="008C2588"/>
    <w:rsid w:val="008C275A"/>
    <w:rsid w:val="008C2799"/>
    <w:rsid w:val="008C300D"/>
    <w:rsid w:val="008C3169"/>
    <w:rsid w:val="008C3558"/>
    <w:rsid w:val="008C3C8C"/>
    <w:rsid w:val="008C3C9E"/>
    <w:rsid w:val="008C3D07"/>
    <w:rsid w:val="008C42F6"/>
    <w:rsid w:val="008C4309"/>
    <w:rsid w:val="008C4575"/>
    <w:rsid w:val="008C4F15"/>
    <w:rsid w:val="008C5518"/>
    <w:rsid w:val="008C5614"/>
    <w:rsid w:val="008C5628"/>
    <w:rsid w:val="008C5634"/>
    <w:rsid w:val="008C5757"/>
    <w:rsid w:val="008C57E5"/>
    <w:rsid w:val="008C580A"/>
    <w:rsid w:val="008C5ABD"/>
    <w:rsid w:val="008C5F2B"/>
    <w:rsid w:val="008C5F5A"/>
    <w:rsid w:val="008C6178"/>
    <w:rsid w:val="008C637D"/>
    <w:rsid w:val="008C64DD"/>
    <w:rsid w:val="008C66A5"/>
    <w:rsid w:val="008C66C3"/>
    <w:rsid w:val="008C6AAE"/>
    <w:rsid w:val="008C6B16"/>
    <w:rsid w:val="008C6BAC"/>
    <w:rsid w:val="008C708A"/>
    <w:rsid w:val="008C7568"/>
    <w:rsid w:val="008C7587"/>
    <w:rsid w:val="008C7872"/>
    <w:rsid w:val="008C79D7"/>
    <w:rsid w:val="008C7A45"/>
    <w:rsid w:val="008C7B72"/>
    <w:rsid w:val="008D00E0"/>
    <w:rsid w:val="008D04A7"/>
    <w:rsid w:val="008D092F"/>
    <w:rsid w:val="008D09DA"/>
    <w:rsid w:val="008D0B62"/>
    <w:rsid w:val="008D0C51"/>
    <w:rsid w:val="008D1141"/>
    <w:rsid w:val="008D13F1"/>
    <w:rsid w:val="008D15B4"/>
    <w:rsid w:val="008D18E5"/>
    <w:rsid w:val="008D1CC1"/>
    <w:rsid w:val="008D2563"/>
    <w:rsid w:val="008D2621"/>
    <w:rsid w:val="008D28BF"/>
    <w:rsid w:val="008D2942"/>
    <w:rsid w:val="008D2A4A"/>
    <w:rsid w:val="008D2BC7"/>
    <w:rsid w:val="008D2C41"/>
    <w:rsid w:val="008D2CDC"/>
    <w:rsid w:val="008D2D4A"/>
    <w:rsid w:val="008D3292"/>
    <w:rsid w:val="008D3641"/>
    <w:rsid w:val="008D3AE5"/>
    <w:rsid w:val="008D3CAE"/>
    <w:rsid w:val="008D4181"/>
    <w:rsid w:val="008D4351"/>
    <w:rsid w:val="008D43AD"/>
    <w:rsid w:val="008D4A25"/>
    <w:rsid w:val="008D4EBD"/>
    <w:rsid w:val="008D5A16"/>
    <w:rsid w:val="008D5A1C"/>
    <w:rsid w:val="008D5A1D"/>
    <w:rsid w:val="008D5D70"/>
    <w:rsid w:val="008D5D99"/>
    <w:rsid w:val="008D5DBE"/>
    <w:rsid w:val="008D6D8F"/>
    <w:rsid w:val="008D6FB1"/>
    <w:rsid w:val="008D701F"/>
    <w:rsid w:val="008D737D"/>
    <w:rsid w:val="008D7D1C"/>
    <w:rsid w:val="008D7D2C"/>
    <w:rsid w:val="008E0262"/>
    <w:rsid w:val="008E0653"/>
    <w:rsid w:val="008E078C"/>
    <w:rsid w:val="008E07B4"/>
    <w:rsid w:val="008E0945"/>
    <w:rsid w:val="008E0A66"/>
    <w:rsid w:val="008E0C82"/>
    <w:rsid w:val="008E0E30"/>
    <w:rsid w:val="008E12BB"/>
    <w:rsid w:val="008E1668"/>
    <w:rsid w:val="008E17A1"/>
    <w:rsid w:val="008E1922"/>
    <w:rsid w:val="008E1A5E"/>
    <w:rsid w:val="008E1D51"/>
    <w:rsid w:val="008E23B5"/>
    <w:rsid w:val="008E24B0"/>
    <w:rsid w:val="008E28A5"/>
    <w:rsid w:val="008E2E75"/>
    <w:rsid w:val="008E2F3D"/>
    <w:rsid w:val="008E304E"/>
    <w:rsid w:val="008E3441"/>
    <w:rsid w:val="008E3581"/>
    <w:rsid w:val="008E3C68"/>
    <w:rsid w:val="008E45CD"/>
    <w:rsid w:val="008E4C22"/>
    <w:rsid w:val="008E4D6F"/>
    <w:rsid w:val="008E4DA1"/>
    <w:rsid w:val="008E50A2"/>
    <w:rsid w:val="008E52C0"/>
    <w:rsid w:val="008E5A1D"/>
    <w:rsid w:val="008E5E63"/>
    <w:rsid w:val="008E61AC"/>
    <w:rsid w:val="008E64D4"/>
    <w:rsid w:val="008E6806"/>
    <w:rsid w:val="008E6888"/>
    <w:rsid w:val="008E6D02"/>
    <w:rsid w:val="008E7431"/>
    <w:rsid w:val="008E770C"/>
    <w:rsid w:val="008F0BB9"/>
    <w:rsid w:val="008F0BF5"/>
    <w:rsid w:val="008F0C26"/>
    <w:rsid w:val="008F0FE9"/>
    <w:rsid w:val="008F1529"/>
    <w:rsid w:val="008F17BB"/>
    <w:rsid w:val="008F18F3"/>
    <w:rsid w:val="008F19FE"/>
    <w:rsid w:val="008F2098"/>
    <w:rsid w:val="008F2172"/>
    <w:rsid w:val="008F24AF"/>
    <w:rsid w:val="008F258C"/>
    <w:rsid w:val="008F2591"/>
    <w:rsid w:val="008F27FE"/>
    <w:rsid w:val="008F2A36"/>
    <w:rsid w:val="008F2F1E"/>
    <w:rsid w:val="008F3412"/>
    <w:rsid w:val="008F35F4"/>
    <w:rsid w:val="008F3864"/>
    <w:rsid w:val="008F4B78"/>
    <w:rsid w:val="008F4BA6"/>
    <w:rsid w:val="008F53CC"/>
    <w:rsid w:val="008F5580"/>
    <w:rsid w:val="008F593C"/>
    <w:rsid w:val="008F59FF"/>
    <w:rsid w:val="008F5BA6"/>
    <w:rsid w:val="008F5FB3"/>
    <w:rsid w:val="008F629B"/>
    <w:rsid w:val="008F635C"/>
    <w:rsid w:val="008F6BCA"/>
    <w:rsid w:val="008F6DE0"/>
    <w:rsid w:val="008F727C"/>
    <w:rsid w:val="008F7C45"/>
    <w:rsid w:val="00900462"/>
    <w:rsid w:val="00900474"/>
    <w:rsid w:val="00900C0D"/>
    <w:rsid w:val="0090107F"/>
    <w:rsid w:val="00901F9E"/>
    <w:rsid w:val="009020AD"/>
    <w:rsid w:val="009023F4"/>
    <w:rsid w:val="0090255C"/>
    <w:rsid w:val="00902D0A"/>
    <w:rsid w:val="00902DBE"/>
    <w:rsid w:val="00903020"/>
    <w:rsid w:val="00903967"/>
    <w:rsid w:val="009041C9"/>
    <w:rsid w:val="00904C99"/>
    <w:rsid w:val="00904E27"/>
    <w:rsid w:val="00905436"/>
    <w:rsid w:val="009054D4"/>
    <w:rsid w:val="0090580D"/>
    <w:rsid w:val="0090598D"/>
    <w:rsid w:val="00905A7D"/>
    <w:rsid w:val="00905D04"/>
    <w:rsid w:val="00905F92"/>
    <w:rsid w:val="00906238"/>
    <w:rsid w:val="00906247"/>
    <w:rsid w:val="009063F0"/>
    <w:rsid w:val="00906A84"/>
    <w:rsid w:val="00906BFC"/>
    <w:rsid w:val="00906C7E"/>
    <w:rsid w:val="00906CE8"/>
    <w:rsid w:val="00906F72"/>
    <w:rsid w:val="00906FC5"/>
    <w:rsid w:val="009075C7"/>
    <w:rsid w:val="00907BCB"/>
    <w:rsid w:val="00907C54"/>
    <w:rsid w:val="00910334"/>
    <w:rsid w:val="0091037F"/>
    <w:rsid w:val="00910416"/>
    <w:rsid w:val="00910F8E"/>
    <w:rsid w:val="00910FF4"/>
    <w:rsid w:val="00911239"/>
    <w:rsid w:val="00911587"/>
    <w:rsid w:val="009115D8"/>
    <w:rsid w:val="0091174F"/>
    <w:rsid w:val="0091190E"/>
    <w:rsid w:val="00911BBE"/>
    <w:rsid w:val="00911FA4"/>
    <w:rsid w:val="0091240D"/>
    <w:rsid w:val="00912919"/>
    <w:rsid w:val="00912C9F"/>
    <w:rsid w:val="009130E1"/>
    <w:rsid w:val="0091321F"/>
    <w:rsid w:val="0091341F"/>
    <w:rsid w:val="0091391B"/>
    <w:rsid w:val="00913958"/>
    <w:rsid w:val="00913A8E"/>
    <w:rsid w:val="00913FCC"/>
    <w:rsid w:val="009140B7"/>
    <w:rsid w:val="00914172"/>
    <w:rsid w:val="0091445D"/>
    <w:rsid w:val="00914912"/>
    <w:rsid w:val="0091492B"/>
    <w:rsid w:val="00914E70"/>
    <w:rsid w:val="00915149"/>
    <w:rsid w:val="00915227"/>
    <w:rsid w:val="00915285"/>
    <w:rsid w:val="00915406"/>
    <w:rsid w:val="00915773"/>
    <w:rsid w:val="009158A8"/>
    <w:rsid w:val="00915BA4"/>
    <w:rsid w:val="00915CCF"/>
    <w:rsid w:val="00915FF1"/>
    <w:rsid w:val="0091612B"/>
    <w:rsid w:val="009165CB"/>
    <w:rsid w:val="00916884"/>
    <w:rsid w:val="00916A7E"/>
    <w:rsid w:val="00916B31"/>
    <w:rsid w:val="00916B6D"/>
    <w:rsid w:val="00916F2C"/>
    <w:rsid w:val="009173C6"/>
    <w:rsid w:val="00917583"/>
    <w:rsid w:val="009178F9"/>
    <w:rsid w:val="00917B93"/>
    <w:rsid w:val="00917C03"/>
    <w:rsid w:val="00917C19"/>
    <w:rsid w:val="00917F12"/>
    <w:rsid w:val="0092027E"/>
    <w:rsid w:val="009203EB"/>
    <w:rsid w:val="0092056D"/>
    <w:rsid w:val="0092067B"/>
    <w:rsid w:val="009208AF"/>
    <w:rsid w:val="00920CF4"/>
    <w:rsid w:val="00920E62"/>
    <w:rsid w:val="00920F4E"/>
    <w:rsid w:val="0092103D"/>
    <w:rsid w:val="0092149B"/>
    <w:rsid w:val="009216C3"/>
    <w:rsid w:val="009217DF"/>
    <w:rsid w:val="00921F66"/>
    <w:rsid w:val="00921FAA"/>
    <w:rsid w:val="0092253F"/>
    <w:rsid w:val="00922A4A"/>
    <w:rsid w:val="009230D1"/>
    <w:rsid w:val="00923163"/>
    <w:rsid w:val="00923204"/>
    <w:rsid w:val="00923251"/>
    <w:rsid w:val="009233C0"/>
    <w:rsid w:val="0092399E"/>
    <w:rsid w:val="00923AF8"/>
    <w:rsid w:val="00924108"/>
    <w:rsid w:val="00924210"/>
    <w:rsid w:val="009242C4"/>
    <w:rsid w:val="00924677"/>
    <w:rsid w:val="009247B6"/>
    <w:rsid w:val="009247F7"/>
    <w:rsid w:val="00924A8B"/>
    <w:rsid w:val="00924CC9"/>
    <w:rsid w:val="00924DA9"/>
    <w:rsid w:val="00924EBB"/>
    <w:rsid w:val="00924FA9"/>
    <w:rsid w:val="00925598"/>
    <w:rsid w:val="00925798"/>
    <w:rsid w:val="009257C0"/>
    <w:rsid w:val="00925EC8"/>
    <w:rsid w:val="00926173"/>
    <w:rsid w:val="009265A4"/>
    <w:rsid w:val="00926871"/>
    <w:rsid w:val="00926AEF"/>
    <w:rsid w:val="009271AF"/>
    <w:rsid w:val="009272A4"/>
    <w:rsid w:val="00927CF5"/>
    <w:rsid w:val="00927ECE"/>
    <w:rsid w:val="009300A6"/>
    <w:rsid w:val="009304AC"/>
    <w:rsid w:val="00930877"/>
    <w:rsid w:val="00930A77"/>
    <w:rsid w:val="00931354"/>
    <w:rsid w:val="00931465"/>
    <w:rsid w:val="009322D7"/>
    <w:rsid w:val="00932482"/>
    <w:rsid w:val="00932502"/>
    <w:rsid w:val="0093298F"/>
    <w:rsid w:val="00933207"/>
    <w:rsid w:val="00933258"/>
    <w:rsid w:val="00933525"/>
    <w:rsid w:val="009338AA"/>
    <w:rsid w:val="00933F31"/>
    <w:rsid w:val="00933F6D"/>
    <w:rsid w:val="00934660"/>
    <w:rsid w:val="0093491E"/>
    <w:rsid w:val="009351E7"/>
    <w:rsid w:val="009351EB"/>
    <w:rsid w:val="0093526E"/>
    <w:rsid w:val="0093538C"/>
    <w:rsid w:val="009356BE"/>
    <w:rsid w:val="00935B44"/>
    <w:rsid w:val="009367D7"/>
    <w:rsid w:val="009368A9"/>
    <w:rsid w:val="00936E94"/>
    <w:rsid w:val="00936FD1"/>
    <w:rsid w:val="00937DA6"/>
    <w:rsid w:val="009401ED"/>
    <w:rsid w:val="0094052D"/>
    <w:rsid w:val="009406F4"/>
    <w:rsid w:val="00940B9D"/>
    <w:rsid w:val="00941547"/>
    <w:rsid w:val="0094163A"/>
    <w:rsid w:val="009417D3"/>
    <w:rsid w:val="00942282"/>
    <w:rsid w:val="00942872"/>
    <w:rsid w:val="009428F7"/>
    <w:rsid w:val="00942DE0"/>
    <w:rsid w:val="00942DFB"/>
    <w:rsid w:val="0094301A"/>
    <w:rsid w:val="00943250"/>
    <w:rsid w:val="00943A11"/>
    <w:rsid w:val="00943C2B"/>
    <w:rsid w:val="00944528"/>
    <w:rsid w:val="00944698"/>
    <w:rsid w:val="00944A6C"/>
    <w:rsid w:val="00944AFD"/>
    <w:rsid w:val="00944E24"/>
    <w:rsid w:val="00945023"/>
    <w:rsid w:val="009450EC"/>
    <w:rsid w:val="00945100"/>
    <w:rsid w:val="00945878"/>
    <w:rsid w:val="00946194"/>
    <w:rsid w:val="00946196"/>
    <w:rsid w:val="00946693"/>
    <w:rsid w:val="0094687C"/>
    <w:rsid w:val="00946942"/>
    <w:rsid w:val="00946A1E"/>
    <w:rsid w:val="00946B14"/>
    <w:rsid w:val="00946C6F"/>
    <w:rsid w:val="009471C0"/>
    <w:rsid w:val="00947F54"/>
    <w:rsid w:val="009500B0"/>
    <w:rsid w:val="00950319"/>
    <w:rsid w:val="009505E8"/>
    <w:rsid w:val="0095071B"/>
    <w:rsid w:val="00950758"/>
    <w:rsid w:val="00950C9F"/>
    <w:rsid w:val="00950DF4"/>
    <w:rsid w:val="009517C6"/>
    <w:rsid w:val="0095191C"/>
    <w:rsid w:val="00951B34"/>
    <w:rsid w:val="009525AB"/>
    <w:rsid w:val="009526BA"/>
    <w:rsid w:val="00952D3D"/>
    <w:rsid w:val="0095322C"/>
    <w:rsid w:val="0095360A"/>
    <w:rsid w:val="00953687"/>
    <w:rsid w:val="00953852"/>
    <w:rsid w:val="00953A53"/>
    <w:rsid w:val="00953BDB"/>
    <w:rsid w:val="00953C36"/>
    <w:rsid w:val="00953C3D"/>
    <w:rsid w:val="00953FBD"/>
    <w:rsid w:val="009540E6"/>
    <w:rsid w:val="00954748"/>
    <w:rsid w:val="00954A66"/>
    <w:rsid w:val="00954DA4"/>
    <w:rsid w:val="00954EE0"/>
    <w:rsid w:val="00955771"/>
    <w:rsid w:val="0095585F"/>
    <w:rsid w:val="00955CB8"/>
    <w:rsid w:val="00955F4E"/>
    <w:rsid w:val="00956DE0"/>
    <w:rsid w:val="00956E13"/>
    <w:rsid w:val="00957035"/>
    <w:rsid w:val="009573D4"/>
    <w:rsid w:val="009576BE"/>
    <w:rsid w:val="00957B27"/>
    <w:rsid w:val="00957C32"/>
    <w:rsid w:val="00960096"/>
    <w:rsid w:val="00960794"/>
    <w:rsid w:val="0096084D"/>
    <w:rsid w:val="00960CE7"/>
    <w:rsid w:val="00961292"/>
    <w:rsid w:val="009614EE"/>
    <w:rsid w:val="0096203D"/>
    <w:rsid w:val="00962361"/>
    <w:rsid w:val="00962429"/>
    <w:rsid w:val="00962C7B"/>
    <w:rsid w:val="0096306C"/>
    <w:rsid w:val="00963413"/>
    <w:rsid w:val="00963447"/>
    <w:rsid w:val="009637B4"/>
    <w:rsid w:val="009637C0"/>
    <w:rsid w:val="009638C2"/>
    <w:rsid w:val="00963A9E"/>
    <w:rsid w:val="00963C01"/>
    <w:rsid w:val="009644DE"/>
    <w:rsid w:val="0096454B"/>
    <w:rsid w:val="0096522F"/>
    <w:rsid w:val="009652DA"/>
    <w:rsid w:val="0096545E"/>
    <w:rsid w:val="009655FE"/>
    <w:rsid w:val="00965CEB"/>
    <w:rsid w:val="00965F8B"/>
    <w:rsid w:val="00966184"/>
    <w:rsid w:val="0096649B"/>
    <w:rsid w:val="00966761"/>
    <w:rsid w:val="009669F6"/>
    <w:rsid w:val="009671B1"/>
    <w:rsid w:val="009679F7"/>
    <w:rsid w:val="00967A34"/>
    <w:rsid w:val="0097002B"/>
    <w:rsid w:val="009701C6"/>
    <w:rsid w:val="00970490"/>
    <w:rsid w:val="00970D17"/>
    <w:rsid w:val="00970D1E"/>
    <w:rsid w:val="00971183"/>
    <w:rsid w:val="00971312"/>
    <w:rsid w:val="00971773"/>
    <w:rsid w:val="00971D4B"/>
    <w:rsid w:val="00972361"/>
    <w:rsid w:val="009730E1"/>
    <w:rsid w:val="00973574"/>
    <w:rsid w:val="0097399F"/>
    <w:rsid w:val="00973ED8"/>
    <w:rsid w:val="00973F21"/>
    <w:rsid w:val="009742C6"/>
    <w:rsid w:val="009744B6"/>
    <w:rsid w:val="00974EFD"/>
    <w:rsid w:val="00974FAE"/>
    <w:rsid w:val="0097539F"/>
    <w:rsid w:val="009755C7"/>
    <w:rsid w:val="00975608"/>
    <w:rsid w:val="00975A42"/>
    <w:rsid w:val="00976402"/>
    <w:rsid w:val="009766D7"/>
    <w:rsid w:val="00976A72"/>
    <w:rsid w:val="00976CDD"/>
    <w:rsid w:val="00976D28"/>
    <w:rsid w:val="00977000"/>
    <w:rsid w:val="00977280"/>
    <w:rsid w:val="0097764F"/>
    <w:rsid w:val="00977CF6"/>
    <w:rsid w:val="00977D33"/>
    <w:rsid w:val="00977F10"/>
    <w:rsid w:val="009800BB"/>
    <w:rsid w:val="009800E3"/>
    <w:rsid w:val="00980333"/>
    <w:rsid w:val="009807B6"/>
    <w:rsid w:val="009809FF"/>
    <w:rsid w:val="00980A3E"/>
    <w:rsid w:val="00980BC4"/>
    <w:rsid w:val="00980DD4"/>
    <w:rsid w:val="00980E38"/>
    <w:rsid w:val="009811FD"/>
    <w:rsid w:val="0098132E"/>
    <w:rsid w:val="0098157F"/>
    <w:rsid w:val="0098186F"/>
    <w:rsid w:val="00981997"/>
    <w:rsid w:val="00981F98"/>
    <w:rsid w:val="00981FE8"/>
    <w:rsid w:val="0098228F"/>
    <w:rsid w:val="00982696"/>
    <w:rsid w:val="00982717"/>
    <w:rsid w:val="009829E5"/>
    <w:rsid w:val="00982A5C"/>
    <w:rsid w:val="00982D20"/>
    <w:rsid w:val="009832A8"/>
    <w:rsid w:val="009835C0"/>
    <w:rsid w:val="00983D82"/>
    <w:rsid w:val="0098400A"/>
    <w:rsid w:val="009840C9"/>
    <w:rsid w:val="009842C3"/>
    <w:rsid w:val="0098452D"/>
    <w:rsid w:val="00984559"/>
    <w:rsid w:val="009846AB"/>
    <w:rsid w:val="0098490C"/>
    <w:rsid w:val="00984CE6"/>
    <w:rsid w:val="00984EAE"/>
    <w:rsid w:val="009850AC"/>
    <w:rsid w:val="00985862"/>
    <w:rsid w:val="00985B93"/>
    <w:rsid w:val="00985BE7"/>
    <w:rsid w:val="00985DF7"/>
    <w:rsid w:val="00985E7E"/>
    <w:rsid w:val="00985EC6"/>
    <w:rsid w:val="009864AF"/>
    <w:rsid w:val="009867B0"/>
    <w:rsid w:val="00986801"/>
    <w:rsid w:val="009868E4"/>
    <w:rsid w:val="00986984"/>
    <w:rsid w:val="00986AAC"/>
    <w:rsid w:val="00986BA6"/>
    <w:rsid w:val="00986F5D"/>
    <w:rsid w:val="0098747D"/>
    <w:rsid w:val="00987522"/>
    <w:rsid w:val="00987591"/>
    <w:rsid w:val="009875F7"/>
    <w:rsid w:val="00987B0C"/>
    <w:rsid w:val="00987DE1"/>
    <w:rsid w:val="00987E77"/>
    <w:rsid w:val="00990120"/>
    <w:rsid w:val="0099051A"/>
    <w:rsid w:val="00990821"/>
    <w:rsid w:val="00991089"/>
    <w:rsid w:val="0099181F"/>
    <w:rsid w:val="00991CA8"/>
    <w:rsid w:val="00991F54"/>
    <w:rsid w:val="00992164"/>
    <w:rsid w:val="0099245D"/>
    <w:rsid w:val="009927D2"/>
    <w:rsid w:val="0099296C"/>
    <w:rsid w:val="00992998"/>
    <w:rsid w:val="00992B74"/>
    <w:rsid w:val="00992D29"/>
    <w:rsid w:val="00992E41"/>
    <w:rsid w:val="00992FF0"/>
    <w:rsid w:val="00993069"/>
    <w:rsid w:val="009932BD"/>
    <w:rsid w:val="009933B3"/>
    <w:rsid w:val="00993CF9"/>
    <w:rsid w:val="00993E71"/>
    <w:rsid w:val="00994065"/>
    <w:rsid w:val="00994380"/>
    <w:rsid w:val="00994AE5"/>
    <w:rsid w:val="00994C75"/>
    <w:rsid w:val="009955A8"/>
    <w:rsid w:val="00996627"/>
    <w:rsid w:val="009967B3"/>
    <w:rsid w:val="00996963"/>
    <w:rsid w:val="00996C27"/>
    <w:rsid w:val="00996C3E"/>
    <w:rsid w:val="00997154"/>
    <w:rsid w:val="009973B7"/>
    <w:rsid w:val="00997BAD"/>
    <w:rsid w:val="00997BB0"/>
    <w:rsid w:val="009A0071"/>
    <w:rsid w:val="009A011D"/>
    <w:rsid w:val="009A0BF7"/>
    <w:rsid w:val="009A0CCB"/>
    <w:rsid w:val="009A0D07"/>
    <w:rsid w:val="009A0D79"/>
    <w:rsid w:val="009A0EF6"/>
    <w:rsid w:val="009A10B6"/>
    <w:rsid w:val="009A1470"/>
    <w:rsid w:val="009A168C"/>
    <w:rsid w:val="009A16A3"/>
    <w:rsid w:val="009A18F0"/>
    <w:rsid w:val="009A1AA8"/>
    <w:rsid w:val="009A1D69"/>
    <w:rsid w:val="009A1EDB"/>
    <w:rsid w:val="009A243A"/>
    <w:rsid w:val="009A2DCD"/>
    <w:rsid w:val="009A2F89"/>
    <w:rsid w:val="009A3A52"/>
    <w:rsid w:val="009A3CC8"/>
    <w:rsid w:val="009A4473"/>
    <w:rsid w:val="009A45CB"/>
    <w:rsid w:val="009A4624"/>
    <w:rsid w:val="009A4B16"/>
    <w:rsid w:val="009A512D"/>
    <w:rsid w:val="009A540C"/>
    <w:rsid w:val="009A5421"/>
    <w:rsid w:val="009A5554"/>
    <w:rsid w:val="009A5A2B"/>
    <w:rsid w:val="009A5D40"/>
    <w:rsid w:val="009A6174"/>
    <w:rsid w:val="009A625A"/>
    <w:rsid w:val="009A630E"/>
    <w:rsid w:val="009A6496"/>
    <w:rsid w:val="009A64FA"/>
    <w:rsid w:val="009A6625"/>
    <w:rsid w:val="009A6BD1"/>
    <w:rsid w:val="009A6BE2"/>
    <w:rsid w:val="009A6C94"/>
    <w:rsid w:val="009A7217"/>
    <w:rsid w:val="009A72C8"/>
    <w:rsid w:val="009A7316"/>
    <w:rsid w:val="009A78A2"/>
    <w:rsid w:val="009A790F"/>
    <w:rsid w:val="009A7B3F"/>
    <w:rsid w:val="009A7C6A"/>
    <w:rsid w:val="009B038B"/>
    <w:rsid w:val="009B0A38"/>
    <w:rsid w:val="009B0B9D"/>
    <w:rsid w:val="009B0C26"/>
    <w:rsid w:val="009B11B8"/>
    <w:rsid w:val="009B1B7C"/>
    <w:rsid w:val="009B1CB1"/>
    <w:rsid w:val="009B1DB6"/>
    <w:rsid w:val="009B2335"/>
    <w:rsid w:val="009B2394"/>
    <w:rsid w:val="009B2946"/>
    <w:rsid w:val="009B296B"/>
    <w:rsid w:val="009B2B2E"/>
    <w:rsid w:val="009B31BC"/>
    <w:rsid w:val="009B35EB"/>
    <w:rsid w:val="009B38EA"/>
    <w:rsid w:val="009B4671"/>
    <w:rsid w:val="009B47B1"/>
    <w:rsid w:val="009B4DCC"/>
    <w:rsid w:val="009B4DCD"/>
    <w:rsid w:val="009B4E81"/>
    <w:rsid w:val="009B503A"/>
    <w:rsid w:val="009B50BE"/>
    <w:rsid w:val="009B51B8"/>
    <w:rsid w:val="009B5681"/>
    <w:rsid w:val="009B56DE"/>
    <w:rsid w:val="009B5A2C"/>
    <w:rsid w:val="009B5B0B"/>
    <w:rsid w:val="009B66AF"/>
    <w:rsid w:val="009B6AC7"/>
    <w:rsid w:val="009B6BA9"/>
    <w:rsid w:val="009B6FC6"/>
    <w:rsid w:val="009B72BC"/>
    <w:rsid w:val="009B74D5"/>
    <w:rsid w:val="009B7510"/>
    <w:rsid w:val="009B7808"/>
    <w:rsid w:val="009B7C89"/>
    <w:rsid w:val="009B7DEC"/>
    <w:rsid w:val="009B7FAB"/>
    <w:rsid w:val="009C107C"/>
    <w:rsid w:val="009C11D4"/>
    <w:rsid w:val="009C1F11"/>
    <w:rsid w:val="009C21FF"/>
    <w:rsid w:val="009C2B1C"/>
    <w:rsid w:val="009C2CBF"/>
    <w:rsid w:val="009C2F76"/>
    <w:rsid w:val="009C346F"/>
    <w:rsid w:val="009C3893"/>
    <w:rsid w:val="009C39A4"/>
    <w:rsid w:val="009C4153"/>
    <w:rsid w:val="009C486D"/>
    <w:rsid w:val="009C4894"/>
    <w:rsid w:val="009C4B20"/>
    <w:rsid w:val="009C4B37"/>
    <w:rsid w:val="009C596D"/>
    <w:rsid w:val="009C5A98"/>
    <w:rsid w:val="009C5C63"/>
    <w:rsid w:val="009C6271"/>
    <w:rsid w:val="009C648A"/>
    <w:rsid w:val="009C6575"/>
    <w:rsid w:val="009C65C9"/>
    <w:rsid w:val="009C67AD"/>
    <w:rsid w:val="009C6CF6"/>
    <w:rsid w:val="009C6E25"/>
    <w:rsid w:val="009C7303"/>
    <w:rsid w:val="009C758F"/>
    <w:rsid w:val="009C79C8"/>
    <w:rsid w:val="009D014E"/>
    <w:rsid w:val="009D018F"/>
    <w:rsid w:val="009D0236"/>
    <w:rsid w:val="009D08C9"/>
    <w:rsid w:val="009D1257"/>
    <w:rsid w:val="009D16B9"/>
    <w:rsid w:val="009D186C"/>
    <w:rsid w:val="009D19A8"/>
    <w:rsid w:val="009D1BB8"/>
    <w:rsid w:val="009D1BEF"/>
    <w:rsid w:val="009D1E24"/>
    <w:rsid w:val="009D2908"/>
    <w:rsid w:val="009D299A"/>
    <w:rsid w:val="009D2A5A"/>
    <w:rsid w:val="009D2FD1"/>
    <w:rsid w:val="009D3EAA"/>
    <w:rsid w:val="009D4130"/>
    <w:rsid w:val="009D453D"/>
    <w:rsid w:val="009D48E2"/>
    <w:rsid w:val="009D4964"/>
    <w:rsid w:val="009D4A5D"/>
    <w:rsid w:val="009D4E5C"/>
    <w:rsid w:val="009D52DD"/>
    <w:rsid w:val="009D5560"/>
    <w:rsid w:val="009D5AF8"/>
    <w:rsid w:val="009D5B75"/>
    <w:rsid w:val="009D5D1D"/>
    <w:rsid w:val="009D5FEE"/>
    <w:rsid w:val="009D62BE"/>
    <w:rsid w:val="009D6509"/>
    <w:rsid w:val="009D66C5"/>
    <w:rsid w:val="009D6AAD"/>
    <w:rsid w:val="009D6B01"/>
    <w:rsid w:val="009D6B3E"/>
    <w:rsid w:val="009D7070"/>
    <w:rsid w:val="009D710B"/>
    <w:rsid w:val="009D72FA"/>
    <w:rsid w:val="009D7449"/>
    <w:rsid w:val="009D746D"/>
    <w:rsid w:val="009D76D8"/>
    <w:rsid w:val="009D7C42"/>
    <w:rsid w:val="009E0272"/>
    <w:rsid w:val="009E02DB"/>
    <w:rsid w:val="009E08BE"/>
    <w:rsid w:val="009E0CA7"/>
    <w:rsid w:val="009E12D2"/>
    <w:rsid w:val="009E13E2"/>
    <w:rsid w:val="009E1541"/>
    <w:rsid w:val="009E186C"/>
    <w:rsid w:val="009E2503"/>
    <w:rsid w:val="009E2866"/>
    <w:rsid w:val="009E29A7"/>
    <w:rsid w:val="009E2BD1"/>
    <w:rsid w:val="009E305F"/>
    <w:rsid w:val="009E319E"/>
    <w:rsid w:val="009E3A80"/>
    <w:rsid w:val="009E3ADE"/>
    <w:rsid w:val="009E3C36"/>
    <w:rsid w:val="009E3FBB"/>
    <w:rsid w:val="009E42E2"/>
    <w:rsid w:val="009E44C3"/>
    <w:rsid w:val="009E460B"/>
    <w:rsid w:val="009E46D8"/>
    <w:rsid w:val="009E4A9C"/>
    <w:rsid w:val="009E4CE0"/>
    <w:rsid w:val="009E4EE5"/>
    <w:rsid w:val="009E5157"/>
    <w:rsid w:val="009E5342"/>
    <w:rsid w:val="009E5DD1"/>
    <w:rsid w:val="009E5F7B"/>
    <w:rsid w:val="009E6059"/>
    <w:rsid w:val="009E62CE"/>
    <w:rsid w:val="009E6559"/>
    <w:rsid w:val="009E6925"/>
    <w:rsid w:val="009E6D96"/>
    <w:rsid w:val="009E6DEE"/>
    <w:rsid w:val="009E6FCB"/>
    <w:rsid w:val="009E7012"/>
    <w:rsid w:val="009E7317"/>
    <w:rsid w:val="009E77D9"/>
    <w:rsid w:val="009E7E18"/>
    <w:rsid w:val="009F0567"/>
    <w:rsid w:val="009F0730"/>
    <w:rsid w:val="009F0E50"/>
    <w:rsid w:val="009F191F"/>
    <w:rsid w:val="009F194A"/>
    <w:rsid w:val="009F1C12"/>
    <w:rsid w:val="009F1DFF"/>
    <w:rsid w:val="009F2676"/>
    <w:rsid w:val="009F2BE1"/>
    <w:rsid w:val="009F3161"/>
    <w:rsid w:val="009F427E"/>
    <w:rsid w:val="009F4564"/>
    <w:rsid w:val="009F46C5"/>
    <w:rsid w:val="009F4711"/>
    <w:rsid w:val="009F4E95"/>
    <w:rsid w:val="009F4F5C"/>
    <w:rsid w:val="009F5089"/>
    <w:rsid w:val="009F6126"/>
    <w:rsid w:val="009F6A07"/>
    <w:rsid w:val="009F6A59"/>
    <w:rsid w:val="009F6B91"/>
    <w:rsid w:val="009F6BDD"/>
    <w:rsid w:val="009F7568"/>
    <w:rsid w:val="009F770A"/>
    <w:rsid w:val="009F792F"/>
    <w:rsid w:val="009F7AD4"/>
    <w:rsid w:val="009F7AFD"/>
    <w:rsid w:val="009F7ED9"/>
    <w:rsid w:val="009F7F02"/>
    <w:rsid w:val="00A00340"/>
    <w:rsid w:val="00A00BA0"/>
    <w:rsid w:val="00A00D1B"/>
    <w:rsid w:val="00A019F1"/>
    <w:rsid w:val="00A01C3A"/>
    <w:rsid w:val="00A02102"/>
    <w:rsid w:val="00A02213"/>
    <w:rsid w:val="00A025D8"/>
    <w:rsid w:val="00A032B5"/>
    <w:rsid w:val="00A03466"/>
    <w:rsid w:val="00A035DA"/>
    <w:rsid w:val="00A03825"/>
    <w:rsid w:val="00A03B91"/>
    <w:rsid w:val="00A0415E"/>
    <w:rsid w:val="00A044F0"/>
    <w:rsid w:val="00A046F4"/>
    <w:rsid w:val="00A04724"/>
    <w:rsid w:val="00A049E8"/>
    <w:rsid w:val="00A04F2F"/>
    <w:rsid w:val="00A05C14"/>
    <w:rsid w:val="00A0623F"/>
    <w:rsid w:val="00A06505"/>
    <w:rsid w:val="00A068C3"/>
    <w:rsid w:val="00A0696F"/>
    <w:rsid w:val="00A076D5"/>
    <w:rsid w:val="00A077BA"/>
    <w:rsid w:val="00A078DD"/>
    <w:rsid w:val="00A07DF0"/>
    <w:rsid w:val="00A07E2D"/>
    <w:rsid w:val="00A07E6D"/>
    <w:rsid w:val="00A1101B"/>
    <w:rsid w:val="00A1157D"/>
    <w:rsid w:val="00A11583"/>
    <w:rsid w:val="00A1198C"/>
    <w:rsid w:val="00A11BFA"/>
    <w:rsid w:val="00A11E41"/>
    <w:rsid w:val="00A1224E"/>
    <w:rsid w:val="00A12593"/>
    <w:rsid w:val="00A125F2"/>
    <w:rsid w:val="00A12AE1"/>
    <w:rsid w:val="00A12B14"/>
    <w:rsid w:val="00A12B1A"/>
    <w:rsid w:val="00A12C50"/>
    <w:rsid w:val="00A12F1B"/>
    <w:rsid w:val="00A132C1"/>
    <w:rsid w:val="00A13A9A"/>
    <w:rsid w:val="00A1430F"/>
    <w:rsid w:val="00A1445A"/>
    <w:rsid w:val="00A14673"/>
    <w:rsid w:val="00A14768"/>
    <w:rsid w:val="00A14782"/>
    <w:rsid w:val="00A14F19"/>
    <w:rsid w:val="00A1520F"/>
    <w:rsid w:val="00A15512"/>
    <w:rsid w:val="00A159B1"/>
    <w:rsid w:val="00A15B75"/>
    <w:rsid w:val="00A15C23"/>
    <w:rsid w:val="00A16C67"/>
    <w:rsid w:val="00A16F4D"/>
    <w:rsid w:val="00A17316"/>
    <w:rsid w:val="00A17353"/>
    <w:rsid w:val="00A17957"/>
    <w:rsid w:val="00A17A63"/>
    <w:rsid w:val="00A17CB7"/>
    <w:rsid w:val="00A17D09"/>
    <w:rsid w:val="00A17F19"/>
    <w:rsid w:val="00A17FD3"/>
    <w:rsid w:val="00A200A0"/>
    <w:rsid w:val="00A201B3"/>
    <w:rsid w:val="00A20630"/>
    <w:rsid w:val="00A208C5"/>
    <w:rsid w:val="00A216F4"/>
    <w:rsid w:val="00A21F0E"/>
    <w:rsid w:val="00A21F44"/>
    <w:rsid w:val="00A228C0"/>
    <w:rsid w:val="00A22B44"/>
    <w:rsid w:val="00A22EBB"/>
    <w:rsid w:val="00A232C6"/>
    <w:rsid w:val="00A23305"/>
    <w:rsid w:val="00A235DA"/>
    <w:rsid w:val="00A23B6D"/>
    <w:rsid w:val="00A23E70"/>
    <w:rsid w:val="00A23F2A"/>
    <w:rsid w:val="00A23FEE"/>
    <w:rsid w:val="00A2404B"/>
    <w:rsid w:val="00A2472F"/>
    <w:rsid w:val="00A24A74"/>
    <w:rsid w:val="00A24AFF"/>
    <w:rsid w:val="00A24DCF"/>
    <w:rsid w:val="00A25381"/>
    <w:rsid w:val="00A253D8"/>
    <w:rsid w:val="00A255B4"/>
    <w:rsid w:val="00A257D4"/>
    <w:rsid w:val="00A258F0"/>
    <w:rsid w:val="00A25937"/>
    <w:rsid w:val="00A25BD5"/>
    <w:rsid w:val="00A2655D"/>
    <w:rsid w:val="00A265D2"/>
    <w:rsid w:val="00A266DF"/>
    <w:rsid w:val="00A2676A"/>
    <w:rsid w:val="00A267D5"/>
    <w:rsid w:val="00A26820"/>
    <w:rsid w:val="00A268FA"/>
    <w:rsid w:val="00A26914"/>
    <w:rsid w:val="00A26D39"/>
    <w:rsid w:val="00A27212"/>
    <w:rsid w:val="00A272AF"/>
    <w:rsid w:val="00A27A86"/>
    <w:rsid w:val="00A27B34"/>
    <w:rsid w:val="00A30867"/>
    <w:rsid w:val="00A30B59"/>
    <w:rsid w:val="00A30E1A"/>
    <w:rsid w:val="00A30E81"/>
    <w:rsid w:val="00A31104"/>
    <w:rsid w:val="00A3136B"/>
    <w:rsid w:val="00A314A4"/>
    <w:rsid w:val="00A322D2"/>
    <w:rsid w:val="00A32381"/>
    <w:rsid w:val="00A3249A"/>
    <w:rsid w:val="00A32517"/>
    <w:rsid w:val="00A32886"/>
    <w:rsid w:val="00A32969"/>
    <w:rsid w:val="00A333D3"/>
    <w:rsid w:val="00A3376A"/>
    <w:rsid w:val="00A33785"/>
    <w:rsid w:val="00A33A6F"/>
    <w:rsid w:val="00A33E56"/>
    <w:rsid w:val="00A33F0D"/>
    <w:rsid w:val="00A340CA"/>
    <w:rsid w:val="00A341D7"/>
    <w:rsid w:val="00A34AD7"/>
    <w:rsid w:val="00A35018"/>
    <w:rsid w:val="00A3558E"/>
    <w:rsid w:val="00A35BB1"/>
    <w:rsid w:val="00A35D2A"/>
    <w:rsid w:val="00A36C79"/>
    <w:rsid w:val="00A36D2E"/>
    <w:rsid w:val="00A36F8D"/>
    <w:rsid w:val="00A37241"/>
    <w:rsid w:val="00A3791D"/>
    <w:rsid w:val="00A37C60"/>
    <w:rsid w:val="00A40145"/>
    <w:rsid w:val="00A4039F"/>
    <w:rsid w:val="00A41084"/>
    <w:rsid w:val="00A4143D"/>
    <w:rsid w:val="00A41608"/>
    <w:rsid w:val="00A418D8"/>
    <w:rsid w:val="00A41941"/>
    <w:rsid w:val="00A41A17"/>
    <w:rsid w:val="00A41B2D"/>
    <w:rsid w:val="00A4204C"/>
    <w:rsid w:val="00A4210B"/>
    <w:rsid w:val="00A4248B"/>
    <w:rsid w:val="00A429D9"/>
    <w:rsid w:val="00A42CFA"/>
    <w:rsid w:val="00A42D47"/>
    <w:rsid w:val="00A4300D"/>
    <w:rsid w:val="00A43187"/>
    <w:rsid w:val="00A43569"/>
    <w:rsid w:val="00A4359C"/>
    <w:rsid w:val="00A435AB"/>
    <w:rsid w:val="00A43865"/>
    <w:rsid w:val="00A43959"/>
    <w:rsid w:val="00A43B03"/>
    <w:rsid w:val="00A43F7C"/>
    <w:rsid w:val="00A44145"/>
    <w:rsid w:val="00A4418F"/>
    <w:rsid w:val="00A4437E"/>
    <w:rsid w:val="00A4482D"/>
    <w:rsid w:val="00A4489A"/>
    <w:rsid w:val="00A44949"/>
    <w:rsid w:val="00A4496A"/>
    <w:rsid w:val="00A44D20"/>
    <w:rsid w:val="00A44E3C"/>
    <w:rsid w:val="00A450C8"/>
    <w:rsid w:val="00A4551C"/>
    <w:rsid w:val="00A459B2"/>
    <w:rsid w:val="00A459FD"/>
    <w:rsid w:val="00A45AD0"/>
    <w:rsid w:val="00A4627E"/>
    <w:rsid w:val="00A46463"/>
    <w:rsid w:val="00A46895"/>
    <w:rsid w:val="00A469B8"/>
    <w:rsid w:val="00A46FD6"/>
    <w:rsid w:val="00A47114"/>
    <w:rsid w:val="00A47250"/>
    <w:rsid w:val="00A47278"/>
    <w:rsid w:val="00A478A1"/>
    <w:rsid w:val="00A47C97"/>
    <w:rsid w:val="00A47DAB"/>
    <w:rsid w:val="00A50568"/>
    <w:rsid w:val="00A50903"/>
    <w:rsid w:val="00A50D5C"/>
    <w:rsid w:val="00A50D9A"/>
    <w:rsid w:val="00A51926"/>
    <w:rsid w:val="00A5230C"/>
    <w:rsid w:val="00A5257D"/>
    <w:rsid w:val="00A52853"/>
    <w:rsid w:val="00A52B93"/>
    <w:rsid w:val="00A52D58"/>
    <w:rsid w:val="00A52E29"/>
    <w:rsid w:val="00A52FA4"/>
    <w:rsid w:val="00A5301C"/>
    <w:rsid w:val="00A5328E"/>
    <w:rsid w:val="00A535B9"/>
    <w:rsid w:val="00A537A5"/>
    <w:rsid w:val="00A53850"/>
    <w:rsid w:val="00A539BE"/>
    <w:rsid w:val="00A53A20"/>
    <w:rsid w:val="00A53DE8"/>
    <w:rsid w:val="00A53EE9"/>
    <w:rsid w:val="00A53F04"/>
    <w:rsid w:val="00A545DC"/>
    <w:rsid w:val="00A546CC"/>
    <w:rsid w:val="00A546DE"/>
    <w:rsid w:val="00A546FE"/>
    <w:rsid w:val="00A54B3B"/>
    <w:rsid w:val="00A550C6"/>
    <w:rsid w:val="00A55270"/>
    <w:rsid w:val="00A5543C"/>
    <w:rsid w:val="00A55800"/>
    <w:rsid w:val="00A56306"/>
    <w:rsid w:val="00A565D0"/>
    <w:rsid w:val="00A567D0"/>
    <w:rsid w:val="00A56806"/>
    <w:rsid w:val="00A56A9E"/>
    <w:rsid w:val="00A56D5A"/>
    <w:rsid w:val="00A56F32"/>
    <w:rsid w:val="00A57554"/>
    <w:rsid w:val="00A57714"/>
    <w:rsid w:val="00A57E5D"/>
    <w:rsid w:val="00A60024"/>
    <w:rsid w:val="00A601AC"/>
    <w:rsid w:val="00A602F5"/>
    <w:rsid w:val="00A603D6"/>
    <w:rsid w:val="00A6055F"/>
    <w:rsid w:val="00A608B6"/>
    <w:rsid w:val="00A609BC"/>
    <w:rsid w:val="00A60A84"/>
    <w:rsid w:val="00A60B64"/>
    <w:rsid w:val="00A61275"/>
    <w:rsid w:val="00A61707"/>
    <w:rsid w:val="00A62133"/>
    <w:rsid w:val="00A62689"/>
    <w:rsid w:val="00A6268E"/>
    <w:rsid w:val="00A6277A"/>
    <w:rsid w:val="00A62AA9"/>
    <w:rsid w:val="00A62B6E"/>
    <w:rsid w:val="00A62DFA"/>
    <w:rsid w:val="00A62F44"/>
    <w:rsid w:val="00A637B6"/>
    <w:rsid w:val="00A63979"/>
    <w:rsid w:val="00A63B73"/>
    <w:rsid w:val="00A63B7C"/>
    <w:rsid w:val="00A63C25"/>
    <w:rsid w:val="00A63CFB"/>
    <w:rsid w:val="00A63E84"/>
    <w:rsid w:val="00A6425A"/>
    <w:rsid w:val="00A644DB"/>
    <w:rsid w:val="00A65390"/>
    <w:rsid w:val="00A6594D"/>
    <w:rsid w:val="00A65E45"/>
    <w:rsid w:val="00A66816"/>
    <w:rsid w:val="00A66BD1"/>
    <w:rsid w:val="00A66F73"/>
    <w:rsid w:val="00A67116"/>
    <w:rsid w:val="00A67296"/>
    <w:rsid w:val="00A677A5"/>
    <w:rsid w:val="00A67890"/>
    <w:rsid w:val="00A70174"/>
    <w:rsid w:val="00A701EB"/>
    <w:rsid w:val="00A70225"/>
    <w:rsid w:val="00A7033D"/>
    <w:rsid w:val="00A7037D"/>
    <w:rsid w:val="00A7059F"/>
    <w:rsid w:val="00A70670"/>
    <w:rsid w:val="00A70F1D"/>
    <w:rsid w:val="00A70F20"/>
    <w:rsid w:val="00A71106"/>
    <w:rsid w:val="00A714F9"/>
    <w:rsid w:val="00A7156D"/>
    <w:rsid w:val="00A7164A"/>
    <w:rsid w:val="00A71809"/>
    <w:rsid w:val="00A71960"/>
    <w:rsid w:val="00A71CA8"/>
    <w:rsid w:val="00A71F8B"/>
    <w:rsid w:val="00A721A0"/>
    <w:rsid w:val="00A722B0"/>
    <w:rsid w:val="00A7234F"/>
    <w:rsid w:val="00A72427"/>
    <w:rsid w:val="00A72900"/>
    <w:rsid w:val="00A72A81"/>
    <w:rsid w:val="00A72D18"/>
    <w:rsid w:val="00A73030"/>
    <w:rsid w:val="00A733EF"/>
    <w:rsid w:val="00A735B5"/>
    <w:rsid w:val="00A73989"/>
    <w:rsid w:val="00A73F61"/>
    <w:rsid w:val="00A73F76"/>
    <w:rsid w:val="00A740BC"/>
    <w:rsid w:val="00A7470A"/>
    <w:rsid w:val="00A7471B"/>
    <w:rsid w:val="00A7492D"/>
    <w:rsid w:val="00A74B64"/>
    <w:rsid w:val="00A74F8C"/>
    <w:rsid w:val="00A75025"/>
    <w:rsid w:val="00A756CC"/>
    <w:rsid w:val="00A75916"/>
    <w:rsid w:val="00A75C13"/>
    <w:rsid w:val="00A75FAD"/>
    <w:rsid w:val="00A76962"/>
    <w:rsid w:val="00A76A5C"/>
    <w:rsid w:val="00A77252"/>
    <w:rsid w:val="00A77266"/>
    <w:rsid w:val="00A77895"/>
    <w:rsid w:val="00A7791D"/>
    <w:rsid w:val="00A77EE9"/>
    <w:rsid w:val="00A77EFA"/>
    <w:rsid w:val="00A8014A"/>
    <w:rsid w:val="00A801B0"/>
    <w:rsid w:val="00A80862"/>
    <w:rsid w:val="00A80867"/>
    <w:rsid w:val="00A80AC0"/>
    <w:rsid w:val="00A81283"/>
    <w:rsid w:val="00A81678"/>
    <w:rsid w:val="00A81802"/>
    <w:rsid w:val="00A81BD2"/>
    <w:rsid w:val="00A81C94"/>
    <w:rsid w:val="00A81E24"/>
    <w:rsid w:val="00A827C0"/>
    <w:rsid w:val="00A827D7"/>
    <w:rsid w:val="00A82E29"/>
    <w:rsid w:val="00A8338A"/>
    <w:rsid w:val="00A83FB2"/>
    <w:rsid w:val="00A844FE"/>
    <w:rsid w:val="00A84543"/>
    <w:rsid w:val="00A848CB"/>
    <w:rsid w:val="00A8501A"/>
    <w:rsid w:val="00A851FE"/>
    <w:rsid w:val="00A85FF0"/>
    <w:rsid w:val="00A860C6"/>
    <w:rsid w:val="00A86264"/>
    <w:rsid w:val="00A86488"/>
    <w:rsid w:val="00A86922"/>
    <w:rsid w:val="00A86C9C"/>
    <w:rsid w:val="00A86D98"/>
    <w:rsid w:val="00A8748E"/>
    <w:rsid w:val="00A900CD"/>
    <w:rsid w:val="00A90167"/>
    <w:rsid w:val="00A90564"/>
    <w:rsid w:val="00A90A3B"/>
    <w:rsid w:val="00A90AFD"/>
    <w:rsid w:val="00A90CF2"/>
    <w:rsid w:val="00A91382"/>
    <w:rsid w:val="00A91490"/>
    <w:rsid w:val="00A914D9"/>
    <w:rsid w:val="00A918D3"/>
    <w:rsid w:val="00A91A5E"/>
    <w:rsid w:val="00A91CBD"/>
    <w:rsid w:val="00A91F35"/>
    <w:rsid w:val="00A92109"/>
    <w:rsid w:val="00A924D2"/>
    <w:rsid w:val="00A93173"/>
    <w:rsid w:val="00A934C0"/>
    <w:rsid w:val="00A935AE"/>
    <w:rsid w:val="00A937FF"/>
    <w:rsid w:val="00A940D9"/>
    <w:rsid w:val="00A94A0B"/>
    <w:rsid w:val="00A94CA1"/>
    <w:rsid w:val="00A94FA0"/>
    <w:rsid w:val="00A95147"/>
    <w:rsid w:val="00A95235"/>
    <w:rsid w:val="00A95237"/>
    <w:rsid w:val="00A9569B"/>
    <w:rsid w:val="00A956E6"/>
    <w:rsid w:val="00A95AD3"/>
    <w:rsid w:val="00A95D79"/>
    <w:rsid w:val="00A95F14"/>
    <w:rsid w:val="00A95F4E"/>
    <w:rsid w:val="00A95FD1"/>
    <w:rsid w:val="00A961F9"/>
    <w:rsid w:val="00A961FA"/>
    <w:rsid w:val="00A9633F"/>
    <w:rsid w:val="00A966A2"/>
    <w:rsid w:val="00A967BC"/>
    <w:rsid w:val="00A96988"/>
    <w:rsid w:val="00A96B0B"/>
    <w:rsid w:val="00A96BE1"/>
    <w:rsid w:val="00A97FCA"/>
    <w:rsid w:val="00AA0339"/>
    <w:rsid w:val="00AA0734"/>
    <w:rsid w:val="00AA0ECA"/>
    <w:rsid w:val="00AA122C"/>
    <w:rsid w:val="00AA14B3"/>
    <w:rsid w:val="00AA14DD"/>
    <w:rsid w:val="00AA1824"/>
    <w:rsid w:val="00AA1A3A"/>
    <w:rsid w:val="00AA1BB0"/>
    <w:rsid w:val="00AA1D71"/>
    <w:rsid w:val="00AA2229"/>
    <w:rsid w:val="00AA2545"/>
    <w:rsid w:val="00AA2E58"/>
    <w:rsid w:val="00AA2F37"/>
    <w:rsid w:val="00AA3A7D"/>
    <w:rsid w:val="00AA3BCB"/>
    <w:rsid w:val="00AA3CEE"/>
    <w:rsid w:val="00AA3F1C"/>
    <w:rsid w:val="00AA443F"/>
    <w:rsid w:val="00AA46C0"/>
    <w:rsid w:val="00AA4AF8"/>
    <w:rsid w:val="00AA4C31"/>
    <w:rsid w:val="00AA4FF2"/>
    <w:rsid w:val="00AA53A2"/>
    <w:rsid w:val="00AA5D74"/>
    <w:rsid w:val="00AA5EFA"/>
    <w:rsid w:val="00AA6291"/>
    <w:rsid w:val="00AA6A45"/>
    <w:rsid w:val="00AA7533"/>
    <w:rsid w:val="00AA7741"/>
    <w:rsid w:val="00AA77ED"/>
    <w:rsid w:val="00AA7965"/>
    <w:rsid w:val="00AA7A6E"/>
    <w:rsid w:val="00AA7C33"/>
    <w:rsid w:val="00AB000E"/>
    <w:rsid w:val="00AB04F9"/>
    <w:rsid w:val="00AB07A1"/>
    <w:rsid w:val="00AB0987"/>
    <w:rsid w:val="00AB0D25"/>
    <w:rsid w:val="00AB0D2B"/>
    <w:rsid w:val="00AB0E71"/>
    <w:rsid w:val="00AB0F88"/>
    <w:rsid w:val="00AB11A5"/>
    <w:rsid w:val="00AB1398"/>
    <w:rsid w:val="00AB1723"/>
    <w:rsid w:val="00AB1A8D"/>
    <w:rsid w:val="00AB233A"/>
    <w:rsid w:val="00AB2345"/>
    <w:rsid w:val="00AB2528"/>
    <w:rsid w:val="00AB2970"/>
    <w:rsid w:val="00AB2DD6"/>
    <w:rsid w:val="00AB2EDC"/>
    <w:rsid w:val="00AB31E5"/>
    <w:rsid w:val="00AB348B"/>
    <w:rsid w:val="00AB3798"/>
    <w:rsid w:val="00AB3917"/>
    <w:rsid w:val="00AB3E10"/>
    <w:rsid w:val="00AB40C4"/>
    <w:rsid w:val="00AB42D7"/>
    <w:rsid w:val="00AB4306"/>
    <w:rsid w:val="00AB4525"/>
    <w:rsid w:val="00AB4681"/>
    <w:rsid w:val="00AB4682"/>
    <w:rsid w:val="00AB47D6"/>
    <w:rsid w:val="00AB47E7"/>
    <w:rsid w:val="00AB48A0"/>
    <w:rsid w:val="00AB4D0F"/>
    <w:rsid w:val="00AB50CA"/>
    <w:rsid w:val="00AB541A"/>
    <w:rsid w:val="00AB5504"/>
    <w:rsid w:val="00AB5517"/>
    <w:rsid w:val="00AB572D"/>
    <w:rsid w:val="00AB5738"/>
    <w:rsid w:val="00AB57BD"/>
    <w:rsid w:val="00AB5876"/>
    <w:rsid w:val="00AB58ED"/>
    <w:rsid w:val="00AB59A7"/>
    <w:rsid w:val="00AB6090"/>
    <w:rsid w:val="00AB6105"/>
    <w:rsid w:val="00AB6C23"/>
    <w:rsid w:val="00AB6DB4"/>
    <w:rsid w:val="00AB6F90"/>
    <w:rsid w:val="00AB716D"/>
    <w:rsid w:val="00AB719F"/>
    <w:rsid w:val="00AB71D8"/>
    <w:rsid w:val="00AB73A9"/>
    <w:rsid w:val="00AB78F3"/>
    <w:rsid w:val="00AB7CE7"/>
    <w:rsid w:val="00AB7EE7"/>
    <w:rsid w:val="00AB7EFD"/>
    <w:rsid w:val="00AB7F1E"/>
    <w:rsid w:val="00AC0705"/>
    <w:rsid w:val="00AC078A"/>
    <w:rsid w:val="00AC0C81"/>
    <w:rsid w:val="00AC0E1D"/>
    <w:rsid w:val="00AC0F0B"/>
    <w:rsid w:val="00AC0F97"/>
    <w:rsid w:val="00AC1048"/>
    <w:rsid w:val="00AC114B"/>
    <w:rsid w:val="00AC1357"/>
    <w:rsid w:val="00AC172E"/>
    <w:rsid w:val="00AC17FF"/>
    <w:rsid w:val="00AC1E2F"/>
    <w:rsid w:val="00AC1E66"/>
    <w:rsid w:val="00AC1FBD"/>
    <w:rsid w:val="00AC24DC"/>
    <w:rsid w:val="00AC2698"/>
    <w:rsid w:val="00AC279E"/>
    <w:rsid w:val="00AC2AD2"/>
    <w:rsid w:val="00AC34FF"/>
    <w:rsid w:val="00AC39E8"/>
    <w:rsid w:val="00AC3A36"/>
    <w:rsid w:val="00AC3AEF"/>
    <w:rsid w:val="00AC3DDB"/>
    <w:rsid w:val="00AC4480"/>
    <w:rsid w:val="00AC45EA"/>
    <w:rsid w:val="00AC491F"/>
    <w:rsid w:val="00AC49ED"/>
    <w:rsid w:val="00AC5094"/>
    <w:rsid w:val="00AC5C87"/>
    <w:rsid w:val="00AC5D64"/>
    <w:rsid w:val="00AC60C8"/>
    <w:rsid w:val="00AC637F"/>
    <w:rsid w:val="00AC6816"/>
    <w:rsid w:val="00AC695D"/>
    <w:rsid w:val="00AC6B87"/>
    <w:rsid w:val="00AC6C8D"/>
    <w:rsid w:val="00AC7505"/>
    <w:rsid w:val="00AC75DD"/>
    <w:rsid w:val="00AD0C98"/>
    <w:rsid w:val="00AD15A5"/>
    <w:rsid w:val="00AD1B02"/>
    <w:rsid w:val="00AD1B4A"/>
    <w:rsid w:val="00AD21C7"/>
    <w:rsid w:val="00AD243F"/>
    <w:rsid w:val="00AD249B"/>
    <w:rsid w:val="00AD24F9"/>
    <w:rsid w:val="00AD25DE"/>
    <w:rsid w:val="00AD2796"/>
    <w:rsid w:val="00AD2CAF"/>
    <w:rsid w:val="00AD2CE3"/>
    <w:rsid w:val="00AD2F1B"/>
    <w:rsid w:val="00AD3535"/>
    <w:rsid w:val="00AD3705"/>
    <w:rsid w:val="00AD3807"/>
    <w:rsid w:val="00AD3B2B"/>
    <w:rsid w:val="00AD3C0A"/>
    <w:rsid w:val="00AD4013"/>
    <w:rsid w:val="00AD4413"/>
    <w:rsid w:val="00AD4496"/>
    <w:rsid w:val="00AD467A"/>
    <w:rsid w:val="00AD49B0"/>
    <w:rsid w:val="00AD49C0"/>
    <w:rsid w:val="00AD4B0E"/>
    <w:rsid w:val="00AD4F1D"/>
    <w:rsid w:val="00AD54C2"/>
    <w:rsid w:val="00AD5B0E"/>
    <w:rsid w:val="00AD5C0D"/>
    <w:rsid w:val="00AD5C20"/>
    <w:rsid w:val="00AD5DC5"/>
    <w:rsid w:val="00AD6226"/>
    <w:rsid w:val="00AD66BF"/>
    <w:rsid w:val="00AD6752"/>
    <w:rsid w:val="00AD6F84"/>
    <w:rsid w:val="00AD703E"/>
    <w:rsid w:val="00AD7121"/>
    <w:rsid w:val="00AD7832"/>
    <w:rsid w:val="00AD7870"/>
    <w:rsid w:val="00AD7ED9"/>
    <w:rsid w:val="00AE01DB"/>
    <w:rsid w:val="00AE0574"/>
    <w:rsid w:val="00AE07BC"/>
    <w:rsid w:val="00AE083F"/>
    <w:rsid w:val="00AE0CB3"/>
    <w:rsid w:val="00AE0D42"/>
    <w:rsid w:val="00AE0FAA"/>
    <w:rsid w:val="00AE13B8"/>
    <w:rsid w:val="00AE14B3"/>
    <w:rsid w:val="00AE1885"/>
    <w:rsid w:val="00AE189D"/>
    <w:rsid w:val="00AE1AC4"/>
    <w:rsid w:val="00AE1B7F"/>
    <w:rsid w:val="00AE1E05"/>
    <w:rsid w:val="00AE1F1F"/>
    <w:rsid w:val="00AE2061"/>
    <w:rsid w:val="00AE2319"/>
    <w:rsid w:val="00AE24FB"/>
    <w:rsid w:val="00AE277C"/>
    <w:rsid w:val="00AE3583"/>
    <w:rsid w:val="00AE35D0"/>
    <w:rsid w:val="00AE39EE"/>
    <w:rsid w:val="00AE3BF6"/>
    <w:rsid w:val="00AE3CC1"/>
    <w:rsid w:val="00AE3FEC"/>
    <w:rsid w:val="00AE4072"/>
    <w:rsid w:val="00AE42C9"/>
    <w:rsid w:val="00AE4326"/>
    <w:rsid w:val="00AE44EE"/>
    <w:rsid w:val="00AE4702"/>
    <w:rsid w:val="00AE510D"/>
    <w:rsid w:val="00AE52FE"/>
    <w:rsid w:val="00AE53F2"/>
    <w:rsid w:val="00AE57D3"/>
    <w:rsid w:val="00AE5B03"/>
    <w:rsid w:val="00AE5D92"/>
    <w:rsid w:val="00AE61E8"/>
    <w:rsid w:val="00AE6477"/>
    <w:rsid w:val="00AE678A"/>
    <w:rsid w:val="00AE6E6A"/>
    <w:rsid w:val="00AE761F"/>
    <w:rsid w:val="00AE7F2C"/>
    <w:rsid w:val="00AF0354"/>
    <w:rsid w:val="00AF0442"/>
    <w:rsid w:val="00AF08AC"/>
    <w:rsid w:val="00AF0FC0"/>
    <w:rsid w:val="00AF133E"/>
    <w:rsid w:val="00AF19F1"/>
    <w:rsid w:val="00AF237D"/>
    <w:rsid w:val="00AF27A4"/>
    <w:rsid w:val="00AF33E4"/>
    <w:rsid w:val="00AF397F"/>
    <w:rsid w:val="00AF3D1F"/>
    <w:rsid w:val="00AF43F7"/>
    <w:rsid w:val="00AF470B"/>
    <w:rsid w:val="00AF4C49"/>
    <w:rsid w:val="00AF4D89"/>
    <w:rsid w:val="00AF4DF1"/>
    <w:rsid w:val="00AF50FF"/>
    <w:rsid w:val="00AF5284"/>
    <w:rsid w:val="00AF5734"/>
    <w:rsid w:val="00AF586A"/>
    <w:rsid w:val="00AF5EE3"/>
    <w:rsid w:val="00AF5F78"/>
    <w:rsid w:val="00AF613C"/>
    <w:rsid w:val="00AF61FB"/>
    <w:rsid w:val="00AF6FD8"/>
    <w:rsid w:val="00AF70AB"/>
    <w:rsid w:val="00AF71DC"/>
    <w:rsid w:val="00AF72B0"/>
    <w:rsid w:val="00AF7453"/>
    <w:rsid w:val="00AF7597"/>
    <w:rsid w:val="00AF7737"/>
    <w:rsid w:val="00B001A8"/>
    <w:rsid w:val="00B001FE"/>
    <w:rsid w:val="00B005B8"/>
    <w:rsid w:val="00B0085C"/>
    <w:rsid w:val="00B00D81"/>
    <w:rsid w:val="00B01155"/>
    <w:rsid w:val="00B0174D"/>
    <w:rsid w:val="00B0192C"/>
    <w:rsid w:val="00B01934"/>
    <w:rsid w:val="00B019DF"/>
    <w:rsid w:val="00B01B6D"/>
    <w:rsid w:val="00B01C4E"/>
    <w:rsid w:val="00B01E0C"/>
    <w:rsid w:val="00B0203E"/>
    <w:rsid w:val="00B02577"/>
    <w:rsid w:val="00B029B8"/>
    <w:rsid w:val="00B02C6E"/>
    <w:rsid w:val="00B02D2D"/>
    <w:rsid w:val="00B0318C"/>
    <w:rsid w:val="00B0329B"/>
    <w:rsid w:val="00B035D1"/>
    <w:rsid w:val="00B037AB"/>
    <w:rsid w:val="00B0406B"/>
    <w:rsid w:val="00B04121"/>
    <w:rsid w:val="00B04819"/>
    <w:rsid w:val="00B04A4D"/>
    <w:rsid w:val="00B04C69"/>
    <w:rsid w:val="00B04FA1"/>
    <w:rsid w:val="00B050DF"/>
    <w:rsid w:val="00B0519F"/>
    <w:rsid w:val="00B05821"/>
    <w:rsid w:val="00B05B74"/>
    <w:rsid w:val="00B05EDA"/>
    <w:rsid w:val="00B065C8"/>
    <w:rsid w:val="00B06D82"/>
    <w:rsid w:val="00B06DE9"/>
    <w:rsid w:val="00B0714B"/>
    <w:rsid w:val="00B074AF"/>
    <w:rsid w:val="00B0764E"/>
    <w:rsid w:val="00B077A7"/>
    <w:rsid w:val="00B100B1"/>
    <w:rsid w:val="00B10493"/>
    <w:rsid w:val="00B1099D"/>
    <w:rsid w:val="00B109B0"/>
    <w:rsid w:val="00B10C39"/>
    <w:rsid w:val="00B10CA7"/>
    <w:rsid w:val="00B10EC2"/>
    <w:rsid w:val="00B10F16"/>
    <w:rsid w:val="00B10FBB"/>
    <w:rsid w:val="00B11346"/>
    <w:rsid w:val="00B1152B"/>
    <w:rsid w:val="00B11C37"/>
    <w:rsid w:val="00B11CAE"/>
    <w:rsid w:val="00B12037"/>
    <w:rsid w:val="00B12100"/>
    <w:rsid w:val="00B122CD"/>
    <w:rsid w:val="00B125DC"/>
    <w:rsid w:val="00B125F5"/>
    <w:rsid w:val="00B127C0"/>
    <w:rsid w:val="00B127C8"/>
    <w:rsid w:val="00B12944"/>
    <w:rsid w:val="00B12F52"/>
    <w:rsid w:val="00B130D3"/>
    <w:rsid w:val="00B132E9"/>
    <w:rsid w:val="00B13335"/>
    <w:rsid w:val="00B134B7"/>
    <w:rsid w:val="00B1356D"/>
    <w:rsid w:val="00B13772"/>
    <w:rsid w:val="00B13885"/>
    <w:rsid w:val="00B13A8E"/>
    <w:rsid w:val="00B13B19"/>
    <w:rsid w:val="00B142FB"/>
    <w:rsid w:val="00B1430C"/>
    <w:rsid w:val="00B14559"/>
    <w:rsid w:val="00B14653"/>
    <w:rsid w:val="00B14730"/>
    <w:rsid w:val="00B14A66"/>
    <w:rsid w:val="00B14B10"/>
    <w:rsid w:val="00B14D48"/>
    <w:rsid w:val="00B14D53"/>
    <w:rsid w:val="00B14E8A"/>
    <w:rsid w:val="00B1518E"/>
    <w:rsid w:val="00B15528"/>
    <w:rsid w:val="00B1563C"/>
    <w:rsid w:val="00B1584A"/>
    <w:rsid w:val="00B15E4C"/>
    <w:rsid w:val="00B161F2"/>
    <w:rsid w:val="00B16AC5"/>
    <w:rsid w:val="00B16CB5"/>
    <w:rsid w:val="00B170D1"/>
    <w:rsid w:val="00B173CF"/>
    <w:rsid w:val="00B17709"/>
    <w:rsid w:val="00B17741"/>
    <w:rsid w:val="00B17893"/>
    <w:rsid w:val="00B17A8F"/>
    <w:rsid w:val="00B17D03"/>
    <w:rsid w:val="00B17EBA"/>
    <w:rsid w:val="00B2036E"/>
    <w:rsid w:val="00B20DB7"/>
    <w:rsid w:val="00B20FC4"/>
    <w:rsid w:val="00B21390"/>
    <w:rsid w:val="00B215BE"/>
    <w:rsid w:val="00B21FAD"/>
    <w:rsid w:val="00B22159"/>
    <w:rsid w:val="00B2228B"/>
    <w:rsid w:val="00B224B8"/>
    <w:rsid w:val="00B2261D"/>
    <w:rsid w:val="00B22A38"/>
    <w:rsid w:val="00B22AB1"/>
    <w:rsid w:val="00B22C64"/>
    <w:rsid w:val="00B22CC4"/>
    <w:rsid w:val="00B237ED"/>
    <w:rsid w:val="00B23D7D"/>
    <w:rsid w:val="00B23EA6"/>
    <w:rsid w:val="00B2437E"/>
    <w:rsid w:val="00B24522"/>
    <w:rsid w:val="00B24612"/>
    <w:rsid w:val="00B24847"/>
    <w:rsid w:val="00B24D2E"/>
    <w:rsid w:val="00B24EBB"/>
    <w:rsid w:val="00B25023"/>
    <w:rsid w:val="00B250BB"/>
    <w:rsid w:val="00B26115"/>
    <w:rsid w:val="00B26514"/>
    <w:rsid w:val="00B2672B"/>
    <w:rsid w:val="00B26B99"/>
    <w:rsid w:val="00B26D7B"/>
    <w:rsid w:val="00B26FF7"/>
    <w:rsid w:val="00B2750C"/>
    <w:rsid w:val="00B27566"/>
    <w:rsid w:val="00B27909"/>
    <w:rsid w:val="00B27A25"/>
    <w:rsid w:val="00B27A48"/>
    <w:rsid w:val="00B27CEE"/>
    <w:rsid w:val="00B27EE4"/>
    <w:rsid w:val="00B30564"/>
    <w:rsid w:val="00B3064B"/>
    <w:rsid w:val="00B30745"/>
    <w:rsid w:val="00B30A28"/>
    <w:rsid w:val="00B30F44"/>
    <w:rsid w:val="00B30F8C"/>
    <w:rsid w:val="00B311A9"/>
    <w:rsid w:val="00B31538"/>
    <w:rsid w:val="00B31679"/>
    <w:rsid w:val="00B3186E"/>
    <w:rsid w:val="00B31C27"/>
    <w:rsid w:val="00B31FC7"/>
    <w:rsid w:val="00B326AB"/>
    <w:rsid w:val="00B32B25"/>
    <w:rsid w:val="00B33833"/>
    <w:rsid w:val="00B33AB0"/>
    <w:rsid w:val="00B33B69"/>
    <w:rsid w:val="00B34312"/>
    <w:rsid w:val="00B3472B"/>
    <w:rsid w:val="00B34AFF"/>
    <w:rsid w:val="00B35022"/>
    <w:rsid w:val="00B3578C"/>
    <w:rsid w:val="00B35857"/>
    <w:rsid w:val="00B35924"/>
    <w:rsid w:val="00B35CE1"/>
    <w:rsid w:val="00B35FB5"/>
    <w:rsid w:val="00B367AD"/>
    <w:rsid w:val="00B36856"/>
    <w:rsid w:val="00B3693F"/>
    <w:rsid w:val="00B36AF0"/>
    <w:rsid w:val="00B36B4F"/>
    <w:rsid w:val="00B36E08"/>
    <w:rsid w:val="00B3743E"/>
    <w:rsid w:val="00B3790C"/>
    <w:rsid w:val="00B379AE"/>
    <w:rsid w:val="00B37A7C"/>
    <w:rsid w:val="00B37AFD"/>
    <w:rsid w:val="00B4001B"/>
    <w:rsid w:val="00B403DA"/>
    <w:rsid w:val="00B404CC"/>
    <w:rsid w:val="00B40C97"/>
    <w:rsid w:val="00B41BF4"/>
    <w:rsid w:val="00B4250C"/>
    <w:rsid w:val="00B427CC"/>
    <w:rsid w:val="00B4299A"/>
    <w:rsid w:val="00B42C11"/>
    <w:rsid w:val="00B43216"/>
    <w:rsid w:val="00B4356D"/>
    <w:rsid w:val="00B437A4"/>
    <w:rsid w:val="00B43A6D"/>
    <w:rsid w:val="00B441FF"/>
    <w:rsid w:val="00B44306"/>
    <w:rsid w:val="00B4453D"/>
    <w:rsid w:val="00B44C33"/>
    <w:rsid w:val="00B44D35"/>
    <w:rsid w:val="00B4579B"/>
    <w:rsid w:val="00B4596D"/>
    <w:rsid w:val="00B45BA3"/>
    <w:rsid w:val="00B45E1E"/>
    <w:rsid w:val="00B46407"/>
    <w:rsid w:val="00B46554"/>
    <w:rsid w:val="00B4655F"/>
    <w:rsid w:val="00B46589"/>
    <w:rsid w:val="00B466FD"/>
    <w:rsid w:val="00B46E0C"/>
    <w:rsid w:val="00B47060"/>
    <w:rsid w:val="00B474CF"/>
    <w:rsid w:val="00B474FE"/>
    <w:rsid w:val="00B47AE0"/>
    <w:rsid w:val="00B47D7D"/>
    <w:rsid w:val="00B5001C"/>
    <w:rsid w:val="00B500D0"/>
    <w:rsid w:val="00B505EB"/>
    <w:rsid w:val="00B507CE"/>
    <w:rsid w:val="00B508E6"/>
    <w:rsid w:val="00B51004"/>
    <w:rsid w:val="00B51E54"/>
    <w:rsid w:val="00B5223C"/>
    <w:rsid w:val="00B52773"/>
    <w:rsid w:val="00B527F3"/>
    <w:rsid w:val="00B52A8D"/>
    <w:rsid w:val="00B52EC9"/>
    <w:rsid w:val="00B53801"/>
    <w:rsid w:val="00B53ADE"/>
    <w:rsid w:val="00B53D55"/>
    <w:rsid w:val="00B54FCF"/>
    <w:rsid w:val="00B5558A"/>
    <w:rsid w:val="00B5570B"/>
    <w:rsid w:val="00B559CD"/>
    <w:rsid w:val="00B55CEE"/>
    <w:rsid w:val="00B55E3F"/>
    <w:rsid w:val="00B55F72"/>
    <w:rsid w:val="00B56088"/>
    <w:rsid w:val="00B56441"/>
    <w:rsid w:val="00B56C43"/>
    <w:rsid w:val="00B56DA9"/>
    <w:rsid w:val="00B57755"/>
    <w:rsid w:val="00B5786E"/>
    <w:rsid w:val="00B579F8"/>
    <w:rsid w:val="00B57C01"/>
    <w:rsid w:val="00B57DF4"/>
    <w:rsid w:val="00B57E47"/>
    <w:rsid w:val="00B6015C"/>
    <w:rsid w:val="00B60530"/>
    <w:rsid w:val="00B60A00"/>
    <w:rsid w:val="00B60A08"/>
    <w:rsid w:val="00B60D22"/>
    <w:rsid w:val="00B611AF"/>
    <w:rsid w:val="00B61453"/>
    <w:rsid w:val="00B616D8"/>
    <w:rsid w:val="00B616EC"/>
    <w:rsid w:val="00B61706"/>
    <w:rsid w:val="00B6183D"/>
    <w:rsid w:val="00B61A39"/>
    <w:rsid w:val="00B61A72"/>
    <w:rsid w:val="00B61CA6"/>
    <w:rsid w:val="00B61F45"/>
    <w:rsid w:val="00B62042"/>
    <w:rsid w:val="00B6250E"/>
    <w:rsid w:val="00B6285F"/>
    <w:rsid w:val="00B63116"/>
    <w:rsid w:val="00B63339"/>
    <w:rsid w:val="00B635B3"/>
    <w:rsid w:val="00B6382A"/>
    <w:rsid w:val="00B63DD7"/>
    <w:rsid w:val="00B6403C"/>
    <w:rsid w:val="00B642CA"/>
    <w:rsid w:val="00B64441"/>
    <w:rsid w:val="00B6486D"/>
    <w:rsid w:val="00B64ABC"/>
    <w:rsid w:val="00B64CC2"/>
    <w:rsid w:val="00B64DAF"/>
    <w:rsid w:val="00B658B7"/>
    <w:rsid w:val="00B65D1E"/>
    <w:rsid w:val="00B65E96"/>
    <w:rsid w:val="00B661F0"/>
    <w:rsid w:val="00B66310"/>
    <w:rsid w:val="00B6636D"/>
    <w:rsid w:val="00B6689A"/>
    <w:rsid w:val="00B669C4"/>
    <w:rsid w:val="00B66D70"/>
    <w:rsid w:val="00B67782"/>
    <w:rsid w:val="00B679C1"/>
    <w:rsid w:val="00B67B00"/>
    <w:rsid w:val="00B701D5"/>
    <w:rsid w:val="00B70459"/>
    <w:rsid w:val="00B7052E"/>
    <w:rsid w:val="00B707E0"/>
    <w:rsid w:val="00B70D2C"/>
    <w:rsid w:val="00B70DC5"/>
    <w:rsid w:val="00B70E03"/>
    <w:rsid w:val="00B70F38"/>
    <w:rsid w:val="00B71036"/>
    <w:rsid w:val="00B71424"/>
    <w:rsid w:val="00B714F7"/>
    <w:rsid w:val="00B716DA"/>
    <w:rsid w:val="00B719FD"/>
    <w:rsid w:val="00B71E7E"/>
    <w:rsid w:val="00B72051"/>
    <w:rsid w:val="00B72161"/>
    <w:rsid w:val="00B7254E"/>
    <w:rsid w:val="00B725D5"/>
    <w:rsid w:val="00B725FC"/>
    <w:rsid w:val="00B7271A"/>
    <w:rsid w:val="00B72990"/>
    <w:rsid w:val="00B72A71"/>
    <w:rsid w:val="00B72DDE"/>
    <w:rsid w:val="00B73227"/>
    <w:rsid w:val="00B73542"/>
    <w:rsid w:val="00B735AA"/>
    <w:rsid w:val="00B73749"/>
    <w:rsid w:val="00B73830"/>
    <w:rsid w:val="00B73C66"/>
    <w:rsid w:val="00B7425D"/>
    <w:rsid w:val="00B747B3"/>
    <w:rsid w:val="00B7495D"/>
    <w:rsid w:val="00B74C3D"/>
    <w:rsid w:val="00B75086"/>
    <w:rsid w:val="00B76138"/>
    <w:rsid w:val="00B761A7"/>
    <w:rsid w:val="00B761E1"/>
    <w:rsid w:val="00B76985"/>
    <w:rsid w:val="00B76CC2"/>
    <w:rsid w:val="00B76E08"/>
    <w:rsid w:val="00B76E7D"/>
    <w:rsid w:val="00B76F9E"/>
    <w:rsid w:val="00B7718B"/>
    <w:rsid w:val="00B7722D"/>
    <w:rsid w:val="00B7741C"/>
    <w:rsid w:val="00B77C4F"/>
    <w:rsid w:val="00B77E46"/>
    <w:rsid w:val="00B801AB"/>
    <w:rsid w:val="00B80275"/>
    <w:rsid w:val="00B80970"/>
    <w:rsid w:val="00B80A74"/>
    <w:rsid w:val="00B80AD9"/>
    <w:rsid w:val="00B80D5B"/>
    <w:rsid w:val="00B810CE"/>
    <w:rsid w:val="00B811B2"/>
    <w:rsid w:val="00B81793"/>
    <w:rsid w:val="00B81864"/>
    <w:rsid w:val="00B81B2A"/>
    <w:rsid w:val="00B81E2A"/>
    <w:rsid w:val="00B825D0"/>
    <w:rsid w:val="00B82C08"/>
    <w:rsid w:val="00B82D2F"/>
    <w:rsid w:val="00B83093"/>
    <w:rsid w:val="00B83153"/>
    <w:rsid w:val="00B835CA"/>
    <w:rsid w:val="00B837EC"/>
    <w:rsid w:val="00B838F3"/>
    <w:rsid w:val="00B8407F"/>
    <w:rsid w:val="00B84280"/>
    <w:rsid w:val="00B84313"/>
    <w:rsid w:val="00B84855"/>
    <w:rsid w:val="00B848C5"/>
    <w:rsid w:val="00B84A5C"/>
    <w:rsid w:val="00B84C43"/>
    <w:rsid w:val="00B84CF1"/>
    <w:rsid w:val="00B84D60"/>
    <w:rsid w:val="00B84D86"/>
    <w:rsid w:val="00B85033"/>
    <w:rsid w:val="00B852CD"/>
    <w:rsid w:val="00B85415"/>
    <w:rsid w:val="00B85445"/>
    <w:rsid w:val="00B854D3"/>
    <w:rsid w:val="00B856D7"/>
    <w:rsid w:val="00B85CD3"/>
    <w:rsid w:val="00B85DBC"/>
    <w:rsid w:val="00B86A12"/>
    <w:rsid w:val="00B87300"/>
    <w:rsid w:val="00B87659"/>
    <w:rsid w:val="00B87A12"/>
    <w:rsid w:val="00B87C87"/>
    <w:rsid w:val="00B87DF4"/>
    <w:rsid w:val="00B90215"/>
    <w:rsid w:val="00B90247"/>
    <w:rsid w:val="00B902D9"/>
    <w:rsid w:val="00B906AC"/>
    <w:rsid w:val="00B907B1"/>
    <w:rsid w:val="00B9080B"/>
    <w:rsid w:val="00B908C1"/>
    <w:rsid w:val="00B90C0F"/>
    <w:rsid w:val="00B90C83"/>
    <w:rsid w:val="00B9164E"/>
    <w:rsid w:val="00B91EDF"/>
    <w:rsid w:val="00B920E8"/>
    <w:rsid w:val="00B9242D"/>
    <w:rsid w:val="00B92994"/>
    <w:rsid w:val="00B930A6"/>
    <w:rsid w:val="00B93126"/>
    <w:rsid w:val="00B93419"/>
    <w:rsid w:val="00B93582"/>
    <w:rsid w:val="00B93DE9"/>
    <w:rsid w:val="00B93EFA"/>
    <w:rsid w:val="00B94A8C"/>
    <w:rsid w:val="00B94FAC"/>
    <w:rsid w:val="00B9549D"/>
    <w:rsid w:val="00B955FA"/>
    <w:rsid w:val="00B96234"/>
    <w:rsid w:val="00B962C9"/>
    <w:rsid w:val="00B962E9"/>
    <w:rsid w:val="00B9690D"/>
    <w:rsid w:val="00B96939"/>
    <w:rsid w:val="00B969EF"/>
    <w:rsid w:val="00B96BAE"/>
    <w:rsid w:val="00B974BC"/>
    <w:rsid w:val="00B97585"/>
    <w:rsid w:val="00B977EA"/>
    <w:rsid w:val="00B97BB0"/>
    <w:rsid w:val="00BA00CC"/>
    <w:rsid w:val="00BA02CB"/>
    <w:rsid w:val="00BA07BF"/>
    <w:rsid w:val="00BA0AAB"/>
    <w:rsid w:val="00BA0B69"/>
    <w:rsid w:val="00BA0BE5"/>
    <w:rsid w:val="00BA18CB"/>
    <w:rsid w:val="00BA1C1B"/>
    <w:rsid w:val="00BA1D99"/>
    <w:rsid w:val="00BA28A9"/>
    <w:rsid w:val="00BA29E7"/>
    <w:rsid w:val="00BA2A06"/>
    <w:rsid w:val="00BA2DB3"/>
    <w:rsid w:val="00BA31AE"/>
    <w:rsid w:val="00BA3531"/>
    <w:rsid w:val="00BA375A"/>
    <w:rsid w:val="00BA3B47"/>
    <w:rsid w:val="00BA4638"/>
    <w:rsid w:val="00BA47F4"/>
    <w:rsid w:val="00BA4918"/>
    <w:rsid w:val="00BA4D38"/>
    <w:rsid w:val="00BA4E15"/>
    <w:rsid w:val="00BA4EFC"/>
    <w:rsid w:val="00BA566A"/>
    <w:rsid w:val="00BA5954"/>
    <w:rsid w:val="00BA59D6"/>
    <w:rsid w:val="00BA5ACD"/>
    <w:rsid w:val="00BA616E"/>
    <w:rsid w:val="00BA6229"/>
    <w:rsid w:val="00BA64E9"/>
    <w:rsid w:val="00BA697F"/>
    <w:rsid w:val="00BA6D88"/>
    <w:rsid w:val="00BA6F11"/>
    <w:rsid w:val="00BA6F92"/>
    <w:rsid w:val="00BA75CC"/>
    <w:rsid w:val="00BA7615"/>
    <w:rsid w:val="00BA789F"/>
    <w:rsid w:val="00BA7BC8"/>
    <w:rsid w:val="00BA7C13"/>
    <w:rsid w:val="00BA7C44"/>
    <w:rsid w:val="00BA7D24"/>
    <w:rsid w:val="00BB01E6"/>
    <w:rsid w:val="00BB0378"/>
    <w:rsid w:val="00BB04A1"/>
    <w:rsid w:val="00BB08AC"/>
    <w:rsid w:val="00BB0982"/>
    <w:rsid w:val="00BB0B60"/>
    <w:rsid w:val="00BB0C44"/>
    <w:rsid w:val="00BB121D"/>
    <w:rsid w:val="00BB1250"/>
    <w:rsid w:val="00BB1302"/>
    <w:rsid w:val="00BB13A8"/>
    <w:rsid w:val="00BB13BF"/>
    <w:rsid w:val="00BB16BC"/>
    <w:rsid w:val="00BB1FF5"/>
    <w:rsid w:val="00BB2711"/>
    <w:rsid w:val="00BB2A90"/>
    <w:rsid w:val="00BB310B"/>
    <w:rsid w:val="00BB354C"/>
    <w:rsid w:val="00BB35F7"/>
    <w:rsid w:val="00BB39F4"/>
    <w:rsid w:val="00BB4559"/>
    <w:rsid w:val="00BB45B5"/>
    <w:rsid w:val="00BB48B0"/>
    <w:rsid w:val="00BB4BDC"/>
    <w:rsid w:val="00BB4E83"/>
    <w:rsid w:val="00BB4EDF"/>
    <w:rsid w:val="00BB5030"/>
    <w:rsid w:val="00BB550C"/>
    <w:rsid w:val="00BB57C5"/>
    <w:rsid w:val="00BB5A5A"/>
    <w:rsid w:val="00BB621E"/>
    <w:rsid w:val="00BB6648"/>
    <w:rsid w:val="00BB6842"/>
    <w:rsid w:val="00BB6BD6"/>
    <w:rsid w:val="00BB6C41"/>
    <w:rsid w:val="00BB6C6B"/>
    <w:rsid w:val="00BB6D0E"/>
    <w:rsid w:val="00BB6DF9"/>
    <w:rsid w:val="00BB7912"/>
    <w:rsid w:val="00BB7DA7"/>
    <w:rsid w:val="00BB7F27"/>
    <w:rsid w:val="00BC057D"/>
    <w:rsid w:val="00BC0592"/>
    <w:rsid w:val="00BC093B"/>
    <w:rsid w:val="00BC0F84"/>
    <w:rsid w:val="00BC12B5"/>
    <w:rsid w:val="00BC14EA"/>
    <w:rsid w:val="00BC1621"/>
    <w:rsid w:val="00BC1A73"/>
    <w:rsid w:val="00BC1C9B"/>
    <w:rsid w:val="00BC1EA6"/>
    <w:rsid w:val="00BC1FF6"/>
    <w:rsid w:val="00BC20FE"/>
    <w:rsid w:val="00BC23B5"/>
    <w:rsid w:val="00BC29F5"/>
    <w:rsid w:val="00BC2B36"/>
    <w:rsid w:val="00BC2C4F"/>
    <w:rsid w:val="00BC2C5E"/>
    <w:rsid w:val="00BC35D0"/>
    <w:rsid w:val="00BC3BEE"/>
    <w:rsid w:val="00BC3C4F"/>
    <w:rsid w:val="00BC4106"/>
    <w:rsid w:val="00BC422D"/>
    <w:rsid w:val="00BC4324"/>
    <w:rsid w:val="00BC443D"/>
    <w:rsid w:val="00BC444B"/>
    <w:rsid w:val="00BC473D"/>
    <w:rsid w:val="00BC49F8"/>
    <w:rsid w:val="00BC4FFD"/>
    <w:rsid w:val="00BC51CB"/>
    <w:rsid w:val="00BC527D"/>
    <w:rsid w:val="00BC52E0"/>
    <w:rsid w:val="00BC5746"/>
    <w:rsid w:val="00BC574A"/>
    <w:rsid w:val="00BC58B5"/>
    <w:rsid w:val="00BC5A83"/>
    <w:rsid w:val="00BC5B34"/>
    <w:rsid w:val="00BC5E16"/>
    <w:rsid w:val="00BC5FC2"/>
    <w:rsid w:val="00BC6125"/>
    <w:rsid w:val="00BC66DB"/>
    <w:rsid w:val="00BC68FC"/>
    <w:rsid w:val="00BC6A60"/>
    <w:rsid w:val="00BC715A"/>
    <w:rsid w:val="00BD0020"/>
    <w:rsid w:val="00BD059C"/>
    <w:rsid w:val="00BD07B3"/>
    <w:rsid w:val="00BD0939"/>
    <w:rsid w:val="00BD0BED"/>
    <w:rsid w:val="00BD0E15"/>
    <w:rsid w:val="00BD0EB1"/>
    <w:rsid w:val="00BD0EBD"/>
    <w:rsid w:val="00BD12C3"/>
    <w:rsid w:val="00BD15F9"/>
    <w:rsid w:val="00BD182A"/>
    <w:rsid w:val="00BD2056"/>
    <w:rsid w:val="00BD2115"/>
    <w:rsid w:val="00BD233D"/>
    <w:rsid w:val="00BD23DE"/>
    <w:rsid w:val="00BD269F"/>
    <w:rsid w:val="00BD2953"/>
    <w:rsid w:val="00BD2C09"/>
    <w:rsid w:val="00BD38FC"/>
    <w:rsid w:val="00BD4A66"/>
    <w:rsid w:val="00BD4ACE"/>
    <w:rsid w:val="00BD4B4F"/>
    <w:rsid w:val="00BD4E4A"/>
    <w:rsid w:val="00BD5132"/>
    <w:rsid w:val="00BD53FE"/>
    <w:rsid w:val="00BD580E"/>
    <w:rsid w:val="00BD5C3E"/>
    <w:rsid w:val="00BD5E72"/>
    <w:rsid w:val="00BD62A5"/>
    <w:rsid w:val="00BD642E"/>
    <w:rsid w:val="00BD66F7"/>
    <w:rsid w:val="00BD688D"/>
    <w:rsid w:val="00BD693C"/>
    <w:rsid w:val="00BD6B69"/>
    <w:rsid w:val="00BD6FB6"/>
    <w:rsid w:val="00BD7417"/>
    <w:rsid w:val="00BD74D6"/>
    <w:rsid w:val="00BD7A45"/>
    <w:rsid w:val="00BD7AEF"/>
    <w:rsid w:val="00BD7F3F"/>
    <w:rsid w:val="00BE0B95"/>
    <w:rsid w:val="00BE0C34"/>
    <w:rsid w:val="00BE1234"/>
    <w:rsid w:val="00BE13D0"/>
    <w:rsid w:val="00BE13EC"/>
    <w:rsid w:val="00BE1406"/>
    <w:rsid w:val="00BE15B4"/>
    <w:rsid w:val="00BE1625"/>
    <w:rsid w:val="00BE169A"/>
    <w:rsid w:val="00BE1A26"/>
    <w:rsid w:val="00BE1D37"/>
    <w:rsid w:val="00BE25DD"/>
    <w:rsid w:val="00BE27AD"/>
    <w:rsid w:val="00BE2A84"/>
    <w:rsid w:val="00BE2C30"/>
    <w:rsid w:val="00BE2F38"/>
    <w:rsid w:val="00BE340D"/>
    <w:rsid w:val="00BE3762"/>
    <w:rsid w:val="00BE394D"/>
    <w:rsid w:val="00BE3D5A"/>
    <w:rsid w:val="00BE4064"/>
    <w:rsid w:val="00BE4301"/>
    <w:rsid w:val="00BE445A"/>
    <w:rsid w:val="00BE4643"/>
    <w:rsid w:val="00BE4859"/>
    <w:rsid w:val="00BE4C63"/>
    <w:rsid w:val="00BE4E7B"/>
    <w:rsid w:val="00BE4F5E"/>
    <w:rsid w:val="00BE5124"/>
    <w:rsid w:val="00BE520F"/>
    <w:rsid w:val="00BE5610"/>
    <w:rsid w:val="00BE5624"/>
    <w:rsid w:val="00BE568E"/>
    <w:rsid w:val="00BE5817"/>
    <w:rsid w:val="00BE58D1"/>
    <w:rsid w:val="00BE595D"/>
    <w:rsid w:val="00BE5D02"/>
    <w:rsid w:val="00BE5F59"/>
    <w:rsid w:val="00BE5FDA"/>
    <w:rsid w:val="00BE6607"/>
    <w:rsid w:val="00BE696D"/>
    <w:rsid w:val="00BE79C7"/>
    <w:rsid w:val="00BE7A5E"/>
    <w:rsid w:val="00BE7C68"/>
    <w:rsid w:val="00BF005F"/>
    <w:rsid w:val="00BF0448"/>
    <w:rsid w:val="00BF045A"/>
    <w:rsid w:val="00BF0A34"/>
    <w:rsid w:val="00BF0B17"/>
    <w:rsid w:val="00BF0C8C"/>
    <w:rsid w:val="00BF0F5B"/>
    <w:rsid w:val="00BF1D51"/>
    <w:rsid w:val="00BF2659"/>
    <w:rsid w:val="00BF2774"/>
    <w:rsid w:val="00BF2888"/>
    <w:rsid w:val="00BF30BF"/>
    <w:rsid w:val="00BF34E2"/>
    <w:rsid w:val="00BF3AF2"/>
    <w:rsid w:val="00BF3B5D"/>
    <w:rsid w:val="00BF3CCB"/>
    <w:rsid w:val="00BF4129"/>
    <w:rsid w:val="00BF431B"/>
    <w:rsid w:val="00BF4347"/>
    <w:rsid w:val="00BF464C"/>
    <w:rsid w:val="00BF4673"/>
    <w:rsid w:val="00BF467D"/>
    <w:rsid w:val="00BF4879"/>
    <w:rsid w:val="00BF49FA"/>
    <w:rsid w:val="00BF4B61"/>
    <w:rsid w:val="00BF4BA6"/>
    <w:rsid w:val="00BF4E3A"/>
    <w:rsid w:val="00BF4F17"/>
    <w:rsid w:val="00BF5196"/>
    <w:rsid w:val="00BF55D5"/>
    <w:rsid w:val="00BF56F1"/>
    <w:rsid w:val="00BF57E9"/>
    <w:rsid w:val="00BF59E1"/>
    <w:rsid w:val="00BF5AE5"/>
    <w:rsid w:val="00BF5EAF"/>
    <w:rsid w:val="00BF6117"/>
    <w:rsid w:val="00BF631B"/>
    <w:rsid w:val="00BF6D32"/>
    <w:rsid w:val="00BF6ECD"/>
    <w:rsid w:val="00BF6F66"/>
    <w:rsid w:val="00BF7008"/>
    <w:rsid w:val="00BF7075"/>
    <w:rsid w:val="00BF7748"/>
    <w:rsid w:val="00BF7CB0"/>
    <w:rsid w:val="00C00500"/>
    <w:rsid w:val="00C00A1B"/>
    <w:rsid w:val="00C00F82"/>
    <w:rsid w:val="00C01187"/>
    <w:rsid w:val="00C011C0"/>
    <w:rsid w:val="00C012DD"/>
    <w:rsid w:val="00C01938"/>
    <w:rsid w:val="00C01AAD"/>
    <w:rsid w:val="00C01FC3"/>
    <w:rsid w:val="00C0325C"/>
    <w:rsid w:val="00C03472"/>
    <w:rsid w:val="00C03F9A"/>
    <w:rsid w:val="00C0407A"/>
    <w:rsid w:val="00C04780"/>
    <w:rsid w:val="00C047BF"/>
    <w:rsid w:val="00C048A7"/>
    <w:rsid w:val="00C04C43"/>
    <w:rsid w:val="00C05460"/>
    <w:rsid w:val="00C063EA"/>
    <w:rsid w:val="00C0658F"/>
    <w:rsid w:val="00C06615"/>
    <w:rsid w:val="00C067C7"/>
    <w:rsid w:val="00C06E15"/>
    <w:rsid w:val="00C07527"/>
    <w:rsid w:val="00C078E9"/>
    <w:rsid w:val="00C07948"/>
    <w:rsid w:val="00C07B0A"/>
    <w:rsid w:val="00C10C3B"/>
    <w:rsid w:val="00C10E65"/>
    <w:rsid w:val="00C10E9F"/>
    <w:rsid w:val="00C10F61"/>
    <w:rsid w:val="00C110B0"/>
    <w:rsid w:val="00C11353"/>
    <w:rsid w:val="00C115C6"/>
    <w:rsid w:val="00C116B0"/>
    <w:rsid w:val="00C11C11"/>
    <w:rsid w:val="00C11C38"/>
    <w:rsid w:val="00C11DE5"/>
    <w:rsid w:val="00C12573"/>
    <w:rsid w:val="00C125F5"/>
    <w:rsid w:val="00C12995"/>
    <w:rsid w:val="00C12E94"/>
    <w:rsid w:val="00C12FAA"/>
    <w:rsid w:val="00C1313B"/>
    <w:rsid w:val="00C13214"/>
    <w:rsid w:val="00C13796"/>
    <w:rsid w:val="00C13C07"/>
    <w:rsid w:val="00C140BB"/>
    <w:rsid w:val="00C141F3"/>
    <w:rsid w:val="00C1426C"/>
    <w:rsid w:val="00C14714"/>
    <w:rsid w:val="00C14C68"/>
    <w:rsid w:val="00C14D3B"/>
    <w:rsid w:val="00C1525E"/>
    <w:rsid w:val="00C15455"/>
    <w:rsid w:val="00C15617"/>
    <w:rsid w:val="00C158AB"/>
    <w:rsid w:val="00C1591E"/>
    <w:rsid w:val="00C15B3F"/>
    <w:rsid w:val="00C167A7"/>
    <w:rsid w:val="00C16D1A"/>
    <w:rsid w:val="00C16D5B"/>
    <w:rsid w:val="00C16DA2"/>
    <w:rsid w:val="00C16E10"/>
    <w:rsid w:val="00C16F88"/>
    <w:rsid w:val="00C17162"/>
    <w:rsid w:val="00C171D9"/>
    <w:rsid w:val="00C172B1"/>
    <w:rsid w:val="00C172B8"/>
    <w:rsid w:val="00C172D0"/>
    <w:rsid w:val="00C17C0B"/>
    <w:rsid w:val="00C17C71"/>
    <w:rsid w:val="00C17D4A"/>
    <w:rsid w:val="00C17E17"/>
    <w:rsid w:val="00C20075"/>
    <w:rsid w:val="00C202EE"/>
    <w:rsid w:val="00C2033C"/>
    <w:rsid w:val="00C20ABF"/>
    <w:rsid w:val="00C212AA"/>
    <w:rsid w:val="00C21305"/>
    <w:rsid w:val="00C21BEA"/>
    <w:rsid w:val="00C21CD1"/>
    <w:rsid w:val="00C21F96"/>
    <w:rsid w:val="00C2207F"/>
    <w:rsid w:val="00C2239E"/>
    <w:rsid w:val="00C22488"/>
    <w:rsid w:val="00C229D1"/>
    <w:rsid w:val="00C22F9C"/>
    <w:rsid w:val="00C230EA"/>
    <w:rsid w:val="00C2317E"/>
    <w:rsid w:val="00C23336"/>
    <w:rsid w:val="00C241B3"/>
    <w:rsid w:val="00C24953"/>
    <w:rsid w:val="00C249A2"/>
    <w:rsid w:val="00C24A16"/>
    <w:rsid w:val="00C24CAF"/>
    <w:rsid w:val="00C24D2B"/>
    <w:rsid w:val="00C25019"/>
    <w:rsid w:val="00C251AB"/>
    <w:rsid w:val="00C25663"/>
    <w:rsid w:val="00C25796"/>
    <w:rsid w:val="00C25F38"/>
    <w:rsid w:val="00C2637E"/>
    <w:rsid w:val="00C267EA"/>
    <w:rsid w:val="00C26F3F"/>
    <w:rsid w:val="00C27787"/>
    <w:rsid w:val="00C27B43"/>
    <w:rsid w:val="00C27BD2"/>
    <w:rsid w:val="00C27CB1"/>
    <w:rsid w:val="00C27D14"/>
    <w:rsid w:val="00C3027E"/>
    <w:rsid w:val="00C306FE"/>
    <w:rsid w:val="00C308D2"/>
    <w:rsid w:val="00C312E6"/>
    <w:rsid w:val="00C31349"/>
    <w:rsid w:val="00C31775"/>
    <w:rsid w:val="00C31976"/>
    <w:rsid w:val="00C31AF1"/>
    <w:rsid w:val="00C31D70"/>
    <w:rsid w:val="00C31DCB"/>
    <w:rsid w:val="00C3273D"/>
    <w:rsid w:val="00C3292D"/>
    <w:rsid w:val="00C32A14"/>
    <w:rsid w:val="00C32BD0"/>
    <w:rsid w:val="00C32BDF"/>
    <w:rsid w:val="00C32BE8"/>
    <w:rsid w:val="00C32DA6"/>
    <w:rsid w:val="00C32EA8"/>
    <w:rsid w:val="00C3352A"/>
    <w:rsid w:val="00C338E2"/>
    <w:rsid w:val="00C33903"/>
    <w:rsid w:val="00C339C6"/>
    <w:rsid w:val="00C33BD5"/>
    <w:rsid w:val="00C33FF4"/>
    <w:rsid w:val="00C3415A"/>
    <w:rsid w:val="00C342D2"/>
    <w:rsid w:val="00C34831"/>
    <w:rsid w:val="00C3502C"/>
    <w:rsid w:val="00C3561C"/>
    <w:rsid w:val="00C35A5F"/>
    <w:rsid w:val="00C35AE4"/>
    <w:rsid w:val="00C3659D"/>
    <w:rsid w:val="00C36826"/>
    <w:rsid w:val="00C36DB8"/>
    <w:rsid w:val="00C37791"/>
    <w:rsid w:val="00C379C8"/>
    <w:rsid w:val="00C37C89"/>
    <w:rsid w:val="00C407EF"/>
    <w:rsid w:val="00C40A06"/>
    <w:rsid w:val="00C40F5C"/>
    <w:rsid w:val="00C41151"/>
    <w:rsid w:val="00C41AD5"/>
    <w:rsid w:val="00C41B42"/>
    <w:rsid w:val="00C41ECB"/>
    <w:rsid w:val="00C420FA"/>
    <w:rsid w:val="00C42127"/>
    <w:rsid w:val="00C42371"/>
    <w:rsid w:val="00C42389"/>
    <w:rsid w:val="00C424B2"/>
    <w:rsid w:val="00C4256D"/>
    <w:rsid w:val="00C42871"/>
    <w:rsid w:val="00C42BBC"/>
    <w:rsid w:val="00C42D72"/>
    <w:rsid w:val="00C42ED6"/>
    <w:rsid w:val="00C42F73"/>
    <w:rsid w:val="00C433AE"/>
    <w:rsid w:val="00C43491"/>
    <w:rsid w:val="00C43606"/>
    <w:rsid w:val="00C437CD"/>
    <w:rsid w:val="00C43CB8"/>
    <w:rsid w:val="00C43F76"/>
    <w:rsid w:val="00C4441C"/>
    <w:rsid w:val="00C445FA"/>
    <w:rsid w:val="00C446D3"/>
    <w:rsid w:val="00C44B21"/>
    <w:rsid w:val="00C44E1C"/>
    <w:rsid w:val="00C44F0E"/>
    <w:rsid w:val="00C44FCA"/>
    <w:rsid w:val="00C4502D"/>
    <w:rsid w:val="00C45478"/>
    <w:rsid w:val="00C4572F"/>
    <w:rsid w:val="00C45986"/>
    <w:rsid w:val="00C45C8D"/>
    <w:rsid w:val="00C46301"/>
    <w:rsid w:val="00C466AC"/>
    <w:rsid w:val="00C468D1"/>
    <w:rsid w:val="00C46E01"/>
    <w:rsid w:val="00C472ED"/>
    <w:rsid w:val="00C47340"/>
    <w:rsid w:val="00C47341"/>
    <w:rsid w:val="00C47CE9"/>
    <w:rsid w:val="00C50C4B"/>
    <w:rsid w:val="00C50FC4"/>
    <w:rsid w:val="00C51371"/>
    <w:rsid w:val="00C513A2"/>
    <w:rsid w:val="00C5180F"/>
    <w:rsid w:val="00C51A09"/>
    <w:rsid w:val="00C51C54"/>
    <w:rsid w:val="00C51D0C"/>
    <w:rsid w:val="00C51DE9"/>
    <w:rsid w:val="00C52598"/>
    <w:rsid w:val="00C5280C"/>
    <w:rsid w:val="00C52842"/>
    <w:rsid w:val="00C52D24"/>
    <w:rsid w:val="00C53E74"/>
    <w:rsid w:val="00C5459A"/>
    <w:rsid w:val="00C546BF"/>
    <w:rsid w:val="00C54817"/>
    <w:rsid w:val="00C54AE8"/>
    <w:rsid w:val="00C54D22"/>
    <w:rsid w:val="00C54DED"/>
    <w:rsid w:val="00C5509E"/>
    <w:rsid w:val="00C559BE"/>
    <w:rsid w:val="00C5609C"/>
    <w:rsid w:val="00C561FE"/>
    <w:rsid w:val="00C56547"/>
    <w:rsid w:val="00C56894"/>
    <w:rsid w:val="00C568EA"/>
    <w:rsid w:val="00C56AB1"/>
    <w:rsid w:val="00C56ADB"/>
    <w:rsid w:val="00C5779E"/>
    <w:rsid w:val="00C57B92"/>
    <w:rsid w:val="00C57BF7"/>
    <w:rsid w:val="00C57F93"/>
    <w:rsid w:val="00C60C7E"/>
    <w:rsid w:val="00C60E9D"/>
    <w:rsid w:val="00C61230"/>
    <w:rsid w:val="00C61258"/>
    <w:rsid w:val="00C6129D"/>
    <w:rsid w:val="00C616C5"/>
    <w:rsid w:val="00C61788"/>
    <w:rsid w:val="00C619A2"/>
    <w:rsid w:val="00C62252"/>
    <w:rsid w:val="00C625D2"/>
    <w:rsid w:val="00C62675"/>
    <w:rsid w:val="00C626AF"/>
    <w:rsid w:val="00C628CD"/>
    <w:rsid w:val="00C62A1C"/>
    <w:rsid w:val="00C62ECF"/>
    <w:rsid w:val="00C62EED"/>
    <w:rsid w:val="00C62FA0"/>
    <w:rsid w:val="00C631D2"/>
    <w:rsid w:val="00C63266"/>
    <w:rsid w:val="00C63479"/>
    <w:rsid w:val="00C63D62"/>
    <w:rsid w:val="00C63F63"/>
    <w:rsid w:val="00C63F71"/>
    <w:rsid w:val="00C6406B"/>
    <w:rsid w:val="00C64143"/>
    <w:rsid w:val="00C644E3"/>
    <w:rsid w:val="00C64B36"/>
    <w:rsid w:val="00C64CA5"/>
    <w:rsid w:val="00C64D64"/>
    <w:rsid w:val="00C64E2C"/>
    <w:rsid w:val="00C6548A"/>
    <w:rsid w:val="00C66218"/>
    <w:rsid w:val="00C662C5"/>
    <w:rsid w:val="00C66498"/>
    <w:rsid w:val="00C664DA"/>
    <w:rsid w:val="00C665B7"/>
    <w:rsid w:val="00C66663"/>
    <w:rsid w:val="00C667A1"/>
    <w:rsid w:val="00C66E86"/>
    <w:rsid w:val="00C6766B"/>
    <w:rsid w:val="00C677AC"/>
    <w:rsid w:val="00C678D2"/>
    <w:rsid w:val="00C678FD"/>
    <w:rsid w:val="00C67981"/>
    <w:rsid w:val="00C67AA0"/>
    <w:rsid w:val="00C67AD7"/>
    <w:rsid w:val="00C67C8C"/>
    <w:rsid w:val="00C67F10"/>
    <w:rsid w:val="00C702E4"/>
    <w:rsid w:val="00C7030C"/>
    <w:rsid w:val="00C70493"/>
    <w:rsid w:val="00C708CD"/>
    <w:rsid w:val="00C70E34"/>
    <w:rsid w:val="00C711EB"/>
    <w:rsid w:val="00C712FC"/>
    <w:rsid w:val="00C716DC"/>
    <w:rsid w:val="00C720B2"/>
    <w:rsid w:val="00C721A2"/>
    <w:rsid w:val="00C724A8"/>
    <w:rsid w:val="00C7270E"/>
    <w:rsid w:val="00C72B91"/>
    <w:rsid w:val="00C72CD2"/>
    <w:rsid w:val="00C732BF"/>
    <w:rsid w:val="00C73884"/>
    <w:rsid w:val="00C73ACB"/>
    <w:rsid w:val="00C744B6"/>
    <w:rsid w:val="00C74A5E"/>
    <w:rsid w:val="00C74F25"/>
    <w:rsid w:val="00C750C3"/>
    <w:rsid w:val="00C753EE"/>
    <w:rsid w:val="00C756C8"/>
    <w:rsid w:val="00C75859"/>
    <w:rsid w:val="00C75940"/>
    <w:rsid w:val="00C75CE1"/>
    <w:rsid w:val="00C7627D"/>
    <w:rsid w:val="00C762E6"/>
    <w:rsid w:val="00C76630"/>
    <w:rsid w:val="00C7673C"/>
    <w:rsid w:val="00C76842"/>
    <w:rsid w:val="00C76845"/>
    <w:rsid w:val="00C76CB4"/>
    <w:rsid w:val="00C77027"/>
    <w:rsid w:val="00C7730F"/>
    <w:rsid w:val="00C7739B"/>
    <w:rsid w:val="00C77402"/>
    <w:rsid w:val="00C776FA"/>
    <w:rsid w:val="00C80C87"/>
    <w:rsid w:val="00C80EDC"/>
    <w:rsid w:val="00C813E2"/>
    <w:rsid w:val="00C81483"/>
    <w:rsid w:val="00C81F7B"/>
    <w:rsid w:val="00C822E5"/>
    <w:rsid w:val="00C82326"/>
    <w:rsid w:val="00C82B03"/>
    <w:rsid w:val="00C82B96"/>
    <w:rsid w:val="00C82CC0"/>
    <w:rsid w:val="00C83416"/>
    <w:rsid w:val="00C83617"/>
    <w:rsid w:val="00C8381C"/>
    <w:rsid w:val="00C83A45"/>
    <w:rsid w:val="00C842D9"/>
    <w:rsid w:val="00C8433E"/>
    <w:rsid w:val="00C845F0"/>
    <w:rsid w:val="00C848D6"/>
    <w:rsid w:val="00C848DF"/>
    <w:rsid w:val="00C84B2C"/>
    <w:rsid w:val="00C84CB0"/>
    <w:rsid w:val="00C85300"/>
    <w:rsid w:val="00C8580A"/>
    <w:rsid w:val="00C858FC"/>
    <w:rsid w:val="00C86F02"/>
    <w:rsid w:val="00C873E4"/>
    <w:rsid w:val="00C87529"/>
    <w:rsid w:val="00C87663"/>
    <w:rsid w:val="00C87A5A"/>
    <w:rsid w:val="00C87FE0"/>
    <w:rsid w:val="00C90005"/>
    <w:rsid w:val="00C90196"/>
    <w:rsid w:val="00C901F2"/>
    <w:rsid w:val="00C9026E"/>
    <w:rsid w:val="00C9070B"/>
    <w:rsid w:val="00C90782"/>
    <w:rsid w:val="00C90A08"/>
    <w:rsid w:val="00C90AC7"/>
    <w:rsid w:val="00C91307"/>
    <w:rsid w:val="00C913D3"/>
    <w:rsid w:val="00C91E2A"/>
    <w:rsid w:val="00C91FAA"/>
    <w:rsid w:val="00C922A4"/>
    <w:rsid w:val="00C92805"/>
    <w:rsid w:val="00C92BB1"/>
    <w:rsid w:val="00C92BD7"/>
    <w:rsid w:val="00C92F9F"/>
    <w:rsid w:val="00C93300"/>
    <w:rsid w:val="00C935E5"/>
    <w:rsid w:val="00C937A5"/>
    <w:rsid w:val="00C93824"/>
    <w:rsid w:val="00C9382A"/>
    <w:rsid w:val="00C93B03"/>
    <w:rsid w:val="00C93D1C"/>
    <w:rsid w:val="00C93FE6"/>
    <w:rsid w:val="00C9454D"/>
    <w:rsid w:val="00C9465C"/>
    <w:rsid w:val="00C947FA"/>
    <w:rsid w:val="00C94885"/>
    <w:rsid w:val="00C94D71"/>
    <w:rsid w:val="00C94E0F"/>
    <w:rsid w:val="00C9553F"/>
    <w:rsid w:val="00C95661"/>
    <w:rsid w:val="00C95BB0"/>
    <w:rsid w:val="00C95BC9"/>
    <w:rsid w:val="00C96200"/>
    <w:rsid w:val="00C962CA"/>
    <w:rsid w:val="00C962E0"/>
    <w:rsid w:val="00C96523"/>
    <w:rsid w:val="00C96AEA"/>
    <w:rsid w:val="00C97115"/>
    <w:rsid w:val="00C97E4A"/>
    <w:rsid w:val="00CA0180"/>
    <w:rsid w:val="00CA021D"/>
    <w:rsid w:val="00CA02C8"/>
    <w:rsid w:val="00CA0D5E"/>
    <w:rsid w:val="00CA0F6D"/>
    <w:rsid w:val="00CA1447"/>
    <w:rsid w:val="00CA1840"/>
    <w:rsid w:val="00CA1AF2"/>
    <w:rsid w:val="00CA1E5E"/>
    <w:rsid w:val="00CA24FC"/>
    <w:rsid w:val="00CA260E"/>
    <w:rsid w:val="00CA2BC3"/>
    <w:rsid w:val="00CA2C81"/>
    <w:rsid w:val="00CA2CE2"/>
    <w:rsid w:val="00CA2D0B"/>
    <w:rsid w:val="00CA2E64"/>
    <w:rsid w:val="00CA2FC4"/>
    <w:rsid w:val="00CA3138"/>
    <w:rsid w:val="00CA3488"/>
    <w:rsid w:val="00CA3569"/>
    <w:rsid w:val="00CA39A4"/>
    <w:rsid w:val="00CA3A8C"/>
    <w:rsid w:val="00CA3AE7"/>
    <w:rsid w:val="00CA3F3E"/>
    <w:rsid w:val="00CA46CE"/>
    <w:rsid w:val="00CA5922"/>
    <w:rsid w:val="00CA59A0"/>
    <w:rsid w:val="00CA5B73"/>
    <w:rsid w:val="00CA61EE"/>
    <w:rsid w:val="00CA6743"/>
    <w:rsid w:val="00CA6B30"/>
    <w:rsid w:val="00CA6BCD"/>
    <w:rsid w:val="00CA6C61"/>
    <w:rsid w:val="00CA6D0E"/>
    <w:rsid w:val="00CA6DFF"/>
    <w:rsid w:val="00CA7107"/>
    <w:rsid w:val="00CA7223"/>
    <w:rsid w:val="00CA7272"/>
    <w:rsid w:val="00CA7815"/>
    <w:rsid w:val="00CB0074"/>
    <w:rsid w:val="00CB03E5"/>
    <w:rsid w:val="00CB041D"/>
    <w:rsid w:val="00CB0862"/>
    <w:rsid w:val="00CB088F"/>
    <w:rsid w:val="00CB0E55"/>
    <w:rsid w:val="00CB0F49"/>
    <w:rsid w:val="00CB102F"/>
    <w:rsid w:val="00CB133A"/>
    <w:rsid w:val="00CB186A"/>
    <w:rsid w:val="00CB1D42"/>
    <w:rsid w:val="00CB2228"/>
    <w:rsid w:val="00CB291E"/>
    <w:rsid w:val="00CB4FA9"/>
    <w:rsid w:val="00CB51B3"/>
    <w:rsid w:val="00CB5284"/>
    <w:rsid w:val="00CB5406"/>
    <w:rsid w:val="00CB5A26"/>
    <w:rsid w:val="00CB610E"/>
    <w:rsid w:val="00CB6595"/>
    <w:rsid w:val="00CB6884"/>
    <w:rsid w:val="00CB6CCC"/>
    <w:rsid w:val="00CB7347"/>
    <w:rsid w:val="00CB7696"/>
    <w:rsid w:val="00CB7EAD"/>
    <w:rsid w:val="00CC0029"/>
    <w:rsid w:val="00CC016D"/>
    <w:rsid w:val="00CC086A"/>
    <w:rsid w:val="00CC0878"/>
    <w:rsid w:val="00CC0F66"/>
    <w:rsid w:val="00CC11A9"/>
    <w:rsid w:val="00CC132A"/>
    <w:rsid w:val="00CC151C"/>
    <w:rsid w:val="00CC1B08"/>
    <w:rsid w:val="00CC1B1D"/>
    <w:rsid w:val="00CC1C43"/>
    <w:rsid w:val="00CC1EF9"/>
    <w:rsid w:val="00CC21AF"/>
    <w:rsid w:val="00CC23B2"/>
    <w:rsid w:val="00CC2524"/>
    <w:rsid w:val="00CC27AF"/>
    <w:rsid w:val="00CC38DC"/>
    <w:rsid w:val="00CC3A03"/>
    <w:rsid w:val="00CC3C6C"/>
    <w:rsid w:val="00CC3D36"/>
    <w:rsid w:val="00CC3F57"/>
    <w:rsid w:val="00CC415F"/>
    <w:rsid w:val="00CC45B4"/>
    <w:rsid w:val="00CC46A0"/>
    <w:rsid w:val="00CC50D7"/>
    <w:rsid w:val="00CC588A"/>
    <w:rsid w:val="00CC5CC4"/>
    <w:rsid w:val="00CC68EB"/>
    <w:rsid w:val="00CC6984"/>
    <w:rsid w:val="00CC6B11"/>
    <w:rsid w:val="00CC6B97"/>
    <w:rsid w:val="00CC6DEE"/>
    <w:rsid w:val="00CC7239"/>
    <w:rsid w:val="00CC7EA7"/>
    <w:rsid w:val="00CD01D8"/>
    <w:rsid w:val="00CD0509"/>
    <w:rsid w:val="00CD07C7"/>
    <w:rsid w:val="00CD0CA4"/>
    <w:rsid w:val="00CD1346"/>
    <w:rsid w:val="00CD1674"/>
    <w:rsid w:val="00CD1D57"/>
    <w:rsid w:val="00CD22D0"/>
    <w:rsid w:val="00CD2487"/>
    <w:rsid w:val="00CD263E"/>
    <w:rsid w:val="00CD29AC"/>
    <w:rsid w:val="00CD2CD6"/>
    <w:rsid w:val="00CD3257"/>
    <w:rsid w:val="00CD38F6"/>
    <w:rsid w:val="00CD3D45"/>
    <w:rsid w:val="00CD417D"/>
    <w:rsid w:val="00CD48A3"/>
    <w:rsid w:val="00CD4A2F"/>
    <w:rsid w:val="00CD4EB0"/>
    <w:rsid w:val="00CD50BD"/>
    <w:rsid w:val="00CD53C6"/>
    <w:rsid w:val="00CD57C7"/>
    <w:rsid w:val="00CD590F"/>
    <w:rsid w:val="00CD5B94"/>
    <w:rsid w:val="00CD5ECF"/>
    <w:rsid w:val="00CD60DE"/>
    <w:rsid w:val="00CD661E"/>
    <w:rsid w:val="00CD67A4"/>
    <w:rsid w:val="00CD6DC2"/>
    <w:rsid w:val="00CD7689"/>
    <w:rsid w:val="00CE06BD"/>
    <w:rsid w:val="00CE0AB6"/>
    <w:rsid w:val="00CE0B7E"/>
    <w:rsid w:val="00CE0C00"/>
    <w:rsid w:val="00CE1323"/>
    <w:rsid w:val="00CE1514"/>
    <w:rsid w:val="00CE15D8"/>
    <w:rsid w:val="00CE1A00"/>
    <w:rsid w:val="00CE1B0E"/>
    <w:rsid w:val="00CE22EC"/>
    <w:rsid w:val="00CE26CD"/>
    <w:rsid w:val="00CE26FD"/>
    <w:rsid w:val="00CE28AF"/>
    <w:rsid w:val="00CE2E7F"/>
    <w:rsid w:val="00CE370A"/>
    <w:rsid w:val="00CE37AC"/>
    <w:rsid w:val="00CE3812"/>
    <w:rsid w:val="00CE3AC0"/>
    <w:rsid w:val="00CE4026"/>
    <w:rsid w:val="00CE4258"/>
    <w:rsid w:val="00CE42C9"/>
    <w:rsid w:val="00CE51D3"/>
    <w:rsid w:val="00CE5403"/>
    <w:rsid w:val="00CE5C53"/>
    <w:rsid w:val="00CE5E98"/>
    <w:rsid w:val="00CE6505"/>
    <w:rsid w:val="00CE66BE"/>
    <w:rsid w:val="00CE6D5D"/>
    <w:rsid w:val="00CE6DBD"/>
    <w:rsid w:val="00CE70B1"/>
    <w:rsid w:val="00CE7120"/>
    <w:rsid w:val="00CE7215"/>
    <w:rsid w:val="00CE72C3"/>
    <w:rsid w:val="00CE744F"/>
    <w:rsid w:val="00CE7792"/>
    <w:rsid w:val="00CE7E31"/>
    <w:rsid w:val="00CF0070"/>
    <w:rsid w:val="00CF00D5"/>
    <w:rsid w:val="00CF050B"/>
    <w:rsid w:val="00CF07FC"/>
    <w:rsid w:val="00CF0A32"/>
    <w:rsid w:val="00CF0EF5"/>
    <w:rsid w:val="00CF155E"/>
    <w:rsid w:val="00CF1801"/>
    <w:rsid w:val="00CF1ED8"/>
    <w:rsid w:val="00CF2014"/>
    <w:rsid w:val="00CF21E6"/>
    <w:rsid w:val="00CF22B4"/>
    <w:rsid w:val="00CF29E3"/>
    <w:rsid w:val="00CF38D2"/>
    <w:rsid w:val="00CF3940"/>
    <w:rsid w:val="00CF3964"/>
    <w:rsid w:val="00CF3B2D"/>
    <w:rsid w:val="00CF3E15"/>
    <w:rsid w:val="00CF3E1B"/>
    <w:rsid w:val="00CF481A"/>
    <w:rsid w:val="00CF48DE"/>
    <w:rsid w:val="00CF4F80"/>
    <w:rsid w:val="00CF539C"/>
    <w:rsid w:val="00CF541E"/>
    <w:rsid w:val="00CF5AD9"/>
    <w:rsid w:val="00CF5BEB"/>
    <w:rsid w:val="00CF6036"/>
    <w:rsid w:val="00CF65C9"/>
    <w:rsid w:val="00CF66CE"/>
    <w:rsid w:val="00CF712B"/>
    <w:rsid w:val="00CF7374"/>
    <w:rsid w:val="00CF751B"/>
    <w:rsid w:val="00CF75DC"/>
    <w:rsid w:val="00CF7910"/>
    <w:rsid w:val="00CF7E87"/>
    <w:rsid w:val="00D005A0"/>
    <w:rsid w:val="00D0077F"/>
    <w:rsid w:val="00D007FC"/>
    <w:rsid w:val="00D008A5"/>
    <w:rsid w:val="00D009C2"/>
    <w:rsid w:val="00D009CE"/>
    <w:rsid w:val="00D00B21"/>
    <w:rsid w:val="00D00B7C"/>
    <w:rsid w:val="00D00ED4"/>
    <w:rsid w:val="00D019E5"/>
    <w:rsid w:val="00D01A44"/>
    <w:rsid w:val="00D02598"/>
    <w:rsid w:val="00D02604"/>
    <w:rsid w:val="00D02B4D"/>
    <w:rsid w:val="00D02E84"/>
    <w:rsid w:val="00D033A6"/>
    <w:rsid w:val="00D033DE"/>
    <w:rsid w:val="00D03A00"/>
    <w:rsid w:val="00D03A0D"/>
    <w:rsid w:val="00D03E38"/>
    <w:rsid w:val="00D03E99"/>
    <w:rsid w:val="00D040D4"/>
    <w:rsid w:val="00D04201"/>
    <w:rsid w:val="00D04491"/>
    <w:rsid w:val="00D045D0"/>
    <w:rsid w:val="00D047C4"/>
    <w:rsid w:val="00D048A8"/>
    <w:rsid w:val="00D048E3"/>
    <w:rsid w:val="00D04CC4"/>
    <w:rsid w:val="00D04D1F"/>
    <w:rsid w:val="00D04EA4"/>
    <w:rsid w:val="00D04F1D"/>
    <w:rsid w:val="00D052C4"/>
    <w:rsid w:val="00D05311"/>
    <w:rsid w:val="00D053A2"/>
    <w:rsid w:val="00D053C1"/>
    <w:rsid w:val="00D054F4"/>
    <w:rsid w:val="00D069B3"/>
    <w:rsid w:val="00D075D7"/>
    <w:rsid w:val="00D07717"/>
    <w:rsid w:val="00D07B69"/>
    <w:rsid w:val="00D07DE3"/>
    <w:rsid w:val="00D07F2F"/>
    <w:rsid w:val="00D10338"/>
    <w:rsid w:val="00D10685"/>
    <w:rsid w:val="00D10694"/>
    <w:rsid w:val="00D10860"/>
    <w:rsid w:val="00D10AFC"/>
    <w:rsid w:val="00D10FF2"/>
    <w:rsid w:val="00D112E0"/>
    <w:rsid w:val="00D114B2"/>
    <w:rsid w:val="00D11C76"/>
    <w:rsid w:val="00D12141"/>
    <w:rsid w:val="00D1227F"/>
    <w:rsid w:val="00D12794"/>
    <w:rsid w:val="00D12945"/>
    <w:rsid w:val="00D12AA4"/>
    <w:rsid w:val="00D1307B"/>
    <w:rsid w:val="00D130B2"/>
    <w:rsid w:val="00D13502"/>
    <w:rsid w:val="00D13799"/>
    <w:rsid w:val="00D138DC"/>
    <w:rsid w:val="00D13DA5"/>
    <w:rsid w:val="00D13E03"/>
    <w:rsid w:val="00D1447B"/>
    <w:rsid w:val="00D14566"/>
    <w:rsid w:val="00D14712"/>
    <w:rsid w:val="00D1475D"/>
    <w:rsid w:val="00D147DA"/>
    <w:rsid w:val="00D14D9C"/>
    <w:rsid w:val="00D14EBA"/>
    <w:rsid w:val="00D15186"/>
    <w:rsid w:val="00D1566D"/>
    <w:rsid w:val="00D15A54"/>
    <w:rsid w:val="00D15AEE"/>
    <w:rsid w:val="00D15B5D"/>
    <w:rsid w:val="00D16821"/>
    <w:rsid w:val="00D168B8"/>
    <w:rsid w:val="00D16AF6"/>
    <w:rsid w:val="00D16CBE"/>
    <w:rsid w:val="00D1711F"/>
    <w:rsid w:val="00D172B2"/>
    <w:rsid w:val="00D17527"/>
    <w:rsid w:val="00D17796"/>
    <w:rsid w:val="00D179BB"/>
    <w:rsid w:val="00D17EA7"/>
    <w:rsid w:val="00D2011B"/>
    <w:rsid w:val="00D201D0"/>
    <w:rsid w:val="00D2056A"/>
    <w:rsid w:val="00D20DCD"/>
    <w:rsid w:val="00D21210"/>
    <w:rsid w:val="00D2128A"/>
    <w:rsid w:val="00D21373"/>
    <w:rsid w:val="00D21869"/>
    <w:rsid w:val="00D21AA8"/>
    <w:rsid w:val="00D21ECD"/>
    <w:rsid w:val="00D22F29"/>
    <w:rsid w:val="00D22FD5"/>
    <w:rsid w:val="00D23085"/>
    <w:rsid w:val="00D23E66"/>
    <w:rsid w:val="00D24039"/>
    <w:rsid w:val="00D2494D"/>
    <w:rsid w:val="00D2495C"/>
    <w:rsid w:val="00D2498A"/>
    <w:rsid w:val="00D24C6A"/>
    <w:rsid w:val="00D24D36"/>
    <w:rsid w:val="00D252E9"/>
    <w:rsid w:val="00D25568"/>
    <w:rsid w:val="00D25593"/>
    <w:rsid w:val="00D25737"/>
    <w:rsid w:val="00D25A0C"/>
    <w:rsid w:val="00D25E34"/>
    <w:rsid w:val="00D25F2F"/>
    <w:rsid w:val="00D2622D"/>
    <w:rsid w:val="00D26461"/>
    <w:rsid w:val="00D26609"/>
    <w:rsid w:val="00D26A62"/>
    <w:rsid w:val="00D270BD"/>
    <w:rsid w:val="00D272E5"/>
    <w:rsid w:val="00D272EF"/>
    <w:rsid w:val="00D27DD2"/>
    <w:rsid w:val="00D30799"/>
    <w:rsid w:val="00D30C0D"/>
    <w:rsid w:val="00D314E1"/>
    <w:rsid w:val="00D315A0"/>
    <w:rsid w:val="00D31676"/>
    <w:rsid w:val="00D319A8"/>
    <w:rsid w:val="00D31F05"/>
    <w:rsid w:val="00D322F4"/>
    <w:rsid w:val="00D32499"/>
    <w:rsid w:val="00D32FD2"/>
    <w:rsid w:val="00D33090"/>
    <w:rsid w:val="00D332AF"/>
    <w:rsid w:val="00D33401"/>
    <w:rsid w:val="00D34724"/>
    <w:rsid w:val="00D3501F"/>
    <w:rsid w:val="00D352D9"/>
    <w:rsid w:val="00D35E4C"/>
    <w:rsid w:val="00D35EFB"/>
    <w:rsid w:val="00D36383"/>
    <w:rsid w:val="00D36C6D"/>
    <w:rsid w:val="00D37078"/>
    <w:rsid w:val="00D3709C"/>
    <w:rsid w:val="00D37105"/>
    <w:rsid w:val="00D375DD"/>
    <w:rsid w:val="00D37690"/>
    <w:rsid w:val="00D37F50"/>
    <w:rsid w:val="00D40428"/>
    <w:rsid w:val="00D409E0"/>
    <w:rsid w:val="00D40F33"/>
    <w:rsid w:val="00D40FA8"/>
    <w:rsid w:val="00D41121"/>
    <w:rsid w:val="00D41247"/>
    <w:rsid w:val="00D415BF"/>
    <w:rsid w:val="00D418D5"/>
    <w:rsid w:val="00D419DE"/>
    <w:rsid w:val="00D41DCB"/>
    <w:rsid w:val="00D42242"/>
    <w:rsid w:val="00D42548"/>
    <w:rsid w:val="00D4263C"/>
    <w:rsid w:val="00D4285A"/>
    <w:rsid w:val="00D42A1E"/>
    <w:rsid w:val="00D42CAE"/>
    <w:rsid w:val="00D43050"/>
    <w:rsid w:val="00D430E1"/>
    <w:rsid w:val="00D4324D"/>
    <w:rsid w:val="00D4341A"/>
    <w:rsid w:val="00D43929"/>
    <w:rsid w:val="00D44474"/>
    <w:rsid w:val="00D447AF"/>
    <w:rsid w:val="00D447C9"/>
    <w:rsid w:val="00D44CD6"/>
    <w:rsid w:val="00D44E79"/>
    <w:rsid w:val="00D44EC2"/>
    <w:rsid w:val="00D4502A"/>
    <w:rsid w:val="00D45583"/>
    <w:rsid w:val="00D458E7"/>
    <w:rsid w:val="00D45AB8"/>
    <w:rsid w:val="00D45D90"/>
    <w:rsid w:val="00D46119"/>
    <w:rsid w:val="00D46453"/>
    <w:rsid w:val="00D4696E"/>
    <w:rsid w:val="00D46CA2"/>
    <w:rsid w:val="00D472A6"/>
    <w:rsid w:val="00D47763"/>
    <w:rsid w:val="00D477C9"/>
    <w:rsid w:val="00D47943"/>
    <w:rsid w:val="00D47A5C"/>
    <w:rsid w:val="00D500E0"/>
    <w:rsid w:val="00D50F56"/>
    <w:rsid w:val="00D510FB"/>
    <w:rsid w:val="00D5136A"/>
    <w:rsid w:val="00D513FD"/>
    <w:rsid w:val="00D51404"/>
    <w:rsid w:val="00D5192A"/>
    <w:rsid w:val="00D524EB"/>
    <w:rsid w:val="00D52A9C"/>
    <w:rsid w:val="00D52F4F"/>
    <w:rsid w:val="00D531D4"/>
    <w:rsid w:val="00D53243"/>
    <w:rsid w:val="00D535E1"/>
    <w:rsid w:val="00D53DF8"/>
    <w:rsid w:val="00D54218"/>
    <w:rsid w:val="00D547AC"/>
    <w:rsid w:val="00D5489D"/>
    <w:rsid w:val="00D5497E"/>
    <w:rsid w:val="00D54984"/>
    <w:rsid w:val="00D54C93"/>
    <w:rsid w:val="00D54CF5"/>
    <w:rsid w:val="00D54E8E"/>
    <w:rsid w:val="00D54FC3"/>
    <w:rsid w:val="00D5548C"/>
    <w:rsid w:val="00D5549A"/>
    <w:rsid w:val="00D55525"/>
    <w:rsid w:val="00D55C03"/>
    <w:rsid w:val="00D55E04"/>
    <w:rsid w:val="00D55FF5"/>
    <w:rsid w:val="00D565CB"/>
    <w:rsid w:val="00D565D4"/>
    <w:rsid w:val="00D56A16"/>
    <w:rsid w:val="00D56D76"/>
    <w:rsid w:val="00D56DB2"/>
    <w:rsid w:val="00D570CF"/>
    <w:rsid w:val="00D57215"/>
    <w:rsid w:val="00D575F9"/>
    <w:rsid w:val="00D57BDC"/>
    <w:rsid w:val="00D57ECE"/>
    <w:rsid w:val="00D600F0"/>
    <w:rsid w:val="00D60153"/>
    <w:rsid w:val="00D60B39"/>
    <w:rsid w:val="00D60DA4"/>
    <w:rsid w:val="00D60ED0"/>
    <w:rsid w:val="00D61320"/>
    <w:rsid w:val="00D6142E"/>
    <w:rsid w:val="00D61584"/>
    <w:rsid w:val="00D61D91"/>
    <w:rsid w:val="00D62407"/>
    <w:rsid w:val="00D626DE"/>
    <w:rsid w:val="00D629CB"/>
    <w:rsid w:val="00D62C8C"/>
    <w:rsid w:val="00D633F4"/>
    <w:rsid w:val="00D6360A"/>
    <w:rsid w:val="00D63D4C"/>
    <w:rsid w:val="00D64086"/>
    <w:rsid w:val="00D64B50"/>
    <w:rsid w:val="00D64D55"/>
    <w:rsid w:val="00D64F8C"/>
    <w:rsid w:val="00D64FC8"/>
    <w:rsid w:val="00D6507F"/>
    <w:rsid w:val="00D6523E"/>
    <w:rsid w:val="00D65408"/>
    <w:rsid w:val="00D6568E"/>
    <w:rsid w:val="00D667D0"/>
    <w:rsid w:val="00D66A85"/>
    <w:rsid w:val="00D66E1E"/>
    <w:rsid w:val="00D6700D"/>
    <w:rsid w:val="00D673F6"/>
    <w:rsid w:val="00D67684"/>
    <w:rsid w:val="00D67B59"/>
    <w:rsid w:val="00D67F12"/>
    <w:rsid w:val="00D70059"/>
    <w:rsid w:val="00D700A7"/>
    <w:rsid w:val="00D703C8"/>
    <w:rsid w:val="00D70ECD"/>
    <w:rsid w:val="00D70F9F"/>
    <w:rsid w:val="00D7184A"/>
    <w:rsid w:val="00D71A30"/>
    <w:rsid w:val="00D71E0D"/>
    <w:rsid w:val="00D71E4F"/>
    <w:rsid w:val="00D71F91"/>
    <w:rsid w:val="00D72A25"/>
    <w:rsid w:val="00D72BE3"/>
    <w:rsid w:val="00D72E40"/>
    <w:rsid w:val="00D73461"/>
    <w:rsid w:val="00D73501"/>
    <w:rsid w:val="00D7375A"/>
    <w:rsid w:val="00D73BC5"/>
    <w:rsid w:val="00D74088"/>
    <w:rsid w:val="00D74144"/>
    <w:rsid w:val="00D74859"/>
    <w:rsid w:val="00D7524F"/>
    <w:rsid w:val="00D75462"/>
    <w:rsid w:val="00D756EE"/>
    <w:rsid w:val="00D75A19"/>
    <w:rsid w:val="00D75EAF"/>
    <w:rsid w:val="00D76230"/>
    <w:rsid w:val="00D76457"/>
    <w:rsid w:val="00D767F9"/>
    <w:rsid w:val="00D76F45"/>
    <w:rsid w:val="00D77C71"/>
    <w:rsid w:val="00D77F27"/>
    <w:rsid w:val="00D80115"/>
    <w:rsid w:val="00D80888"/>
    <w:rsid w:val="00D81266"/>
    <w:rsid w:val="00D81731"/>
    <w:rsid w:val="00D81B61"/>
    <w:rsid w:val="00D81D24"/>
    <w:rsid w:val="00D81D92"/>
    <w:rsid w:val="00D825F6"/>
    <w:rsid w:val="00D8271C"/>
    <w:rsid w:val="00D827F9"/>
    <w:rsid w:val="00D82D11"/>
    <w:rsid w:val="00D8312E"/>
    <w:rsid w:val="00D83F14"/>
    <w:rsid w:val="00D83F3B"/>
    <w:rsid w:val="00D83FED"/>
    <w:rsid w:val="00D84666"/>
    <w:rsid w:val="00D84FE7"/>
    <w:rsid w:val="00D8502E"/>
    <w:rsid w:val="00D85387"/>
    <w:rsid w:val="00D85C70"/>
    <w:rsid w:val="00D85F15"/>
    <w:rsid w:val="00D86857"/>
    <w:rsid w:val="00D8692F"/>
    <w:rsid w:val="00D87841"/>
    <w:rsid w:val="00D87A15"/>
    <w:rsid w:val="00D87EE1"/>
    <w:rsid w:val="00D90168"/>
    <w:rsid w:val="00D909B4"/>
    <w:rsid w:val="00D90B1C"/>
    <w:rsid w:val="00D90D0D"/>
    <w:rsid w:val="00D90D8D"/>
    <w:rsid w:val="00D916B2"/>
    <w:rsid w:val="00D91E54"/>
    <w:rsid w:val="00D9229F"/>
    <w:rsid w:val="00D9238A"/>
    <w:rsid w:val="00D92574"/>
    <w:rsid w:val="00D92823"/>
    <w:rsid w:val="00D92C89"/>
    <w:rsid w:val="00D93763"/>
    <w:rsid w:val="00D93EC6"/>
    <w:rsid w:val="00D94BE3"/>
    <w:rsid w:val="00D94E74"/>
    <w:rsid w:val="00D9505D"/>
    <w:rsid w:val="00D951AB"/>
    <w:rsid w:val="00D963F9"/>
    <w:rsid w:val="00D9665C"/>
    <w:rsid w:val="00D96A05"/>
    <w:rsid w:val="00D96F5B"/>
    <w:rsid w:val="00D97396"/>
    <w:rsid w:val="00D97A48"/>
    <w:rsid w:val="00D97B60"/>
    <w:rsid w:val="00DA00BC"/>
    <w:rsid w:val="00DA0FFC"/>
    <w:rsid w:val="00DA18C0"/>
    <w:rsid w:val="00DA2339"/>
    <w:rsid w:val="00DA2828"/>
    <w:rsid w:val="00DA2A6A"/>
    <w:rsid w:val="00DA2B8C"/>
    <w:rsid w:val="00DA2B93"/>
    <w:rsid w:val="00DA2E9E"/>
    <w:rsid w:val="00DA31C3"/>
    <w:rsid w:val="00DA32F1"/>
    <w:rsid w:val="00DA360C"/>
    <w:rsid w:val="00DA3953"/>
    <w:rsid w:val="00DA3AB3"/>
    <w:rsid w:val="00DA3B75"/>
    <w:rsid w:val="00DA407E"/>
    <w:rsid w:val="00DA409B"/>
    <w:rsid w:val="00DA43DF"/>
    <w:rsid w:val="00DA441F"/>
    <w:rsid w:val="00DA4627"/>
    <w:rsid w:val="00DA48A4"/>
    <w:rsid w:val="00DA55D9"/>
    <w:rsid w:val="00DA5860"/>
    <w:rsid w:val="00DA592C"/>
    <w:rsid w:val="00DA5978"/>
    <w:rsid w:val="00DA5ADB"/>
    <w:rsid w:val="00DA5CAA"/>
    <w:rsid w:val="00DA6173"/>
    <w:rsid w:val="00DA621F"/>
    <w:rsid w:val="00DA64D3"/>
    <w:rsid w:val="00DA66FA"/>
    <w:rsid w:val="00DA6736"/>
    <w:rsid w:val="00DA6982"/>
    <w:rsid w:val="00DA6A8E"/>
    <w:rsid w:val="00DA6D18"/>
    <w:rsid w:val="00DA6FC7"/>
    <w:rsid w:val="00DA71CE"/>
    <w:rsid w:val="00DA72CB"/>
    <w:rsid w:val="00DA7381"/>
    <w:rsid w:val="00DA778D"/>
    <w:rsid w:val="00DA7ACB"/>
    <w:rsid w:val="00DA7C51"/>
    <w:rsid w:val="00DA7C6E"/>
    <w:rsid w:val="00DA7D70"/>
    <w:rsid w:val="00DB014C"/>
    <w:rsid w:val="00DB02A7"/>
    <w:rsid w:val="00DB049C"/>
    <w:rsid w:val="00DB0526"/>
    <w:rsid w:val="00DB052A"/>
    <w:rsid w:val="00DB0D69"/>
    <w:rsid w:val="00DB0E92"/>
    <w:rsid w:val="00DB0FA2"/>
    <w:rsid w:val="00DB1496"/>
    <w:rsid w:val="00DB1D28"/>
    <w:rsid w:val="00DB1EB4"/>
    <w:rsid w:val="00DB22B1"/>
    <w:rsid w:val="00DB2E15"/>
    <w:rsid w:val="00DB3127"/>
    <w:rsid w:val="00DB32DA"/>
    <w:rsid w:val="00DB33C3"/>
    <w:rsid w:val="00DB3923"/>
    <w:rsid w:val="00DB3D8D"/>
    <w:rsid w:val="00DB4369"/>
    <w:rsid w:val="00DB4389"/>
    <w:rsid w:val="00DB4460"/>
    <w:rsid w:val="00DB4C5E"/>
    <w:rsid w:val="00DB50BB"/>
    <w:rsid w:val="00DB53CA"/>
    <w:rsid w:val="00DB54E4"/>
    <w:rsid w:val="00DB557D"/>
    <w:rsid w:val="00DB5584"/>
    <w:rsid w:val="00DB5D84"/>
    <w:rsid w:val="00DB5E77"/>
    <w:rsid w:val="00DB60CB"/>
    <w:rsid w:val="00DB675A"/>
    <w:rsid w:val="00DB68BC"/>
    <w:rsid w:val="00DB6C2A"/>
    <w:rsid w:val="00DB6C52"/>
    <w:rsid w:val="00DB6D90"/>
    <w:rsid w:val="00DB6F54"/>
    <w:rsid w:val="00DB71CD"/>
    <w:rsid w:val="00DB72D1"/>
    <w:rsid w:val="00DB7390"/>
    <w:rsid w:val="00DB782D"/>
    <w:rsid w:val="00DC016D"/>
    <w:rsid w:val="00DC0171"/>
    <w:rsid w:val="00DC0406"/>
    <w:rsid w:val="00DC05E8"/>
    <w:rsid w:val="00DC0623"/>
    <w:rsid w:val="00DC06C9"/>
    <w:rsid w:val="00DC09B9"/>
    <w:rsid w:val="00DC0A2A"/>
    <w:rsid w:val="00DC0A7C"/>
    <w:rsid w:val="00DC0EC1"/>
    <w:rsid w:val="00DC0FF1"/>
    <w:rsid w:val="00DC1070"/>
    <w:rsid w:val="00DC13D1"/>
    <w:rsid w:val="00DC1AFE"/>
    <w:rsid w:val="00DC20F3"/>
    <w:rsid w:val="00DC2248"/>
    <w:rsid w:val="00DC2735"/>
    <w:rsid w:val="00DC288C"/>
    <w:rsid w:val="00DC2A9B"/>
    <w:rsid w:val="00DC2BD6"/>
    <w:rsid w:val="00DC2E78"/>
    <w:rsid w:val="00DC3178"/>
    <w:rsid w:val="00DC31BF"/>
    <w:rsid w:val="00DC335C"/>
    <w:rsid w:val="00DC3A38"/>
    <w:rsid w:val="00DC3B9B"/>
    <w:rsid w:val="00DC4490"/>
    <w:rsid w:val="00DC4587"/>
    <w:rsid w:val="00DC4E72"/>
    <w:rsid w:val="00DC4F57"/>
    <w:rsid w:val="00DC5028"/>
    <w:rsid w:val="00DC5310"/>
    <w:rsid w:val="00DC5725"/>
    <w:rsid w:val="00DC5876"/>
    <w:rsid w:val="00DC5DDA"/>
    <w:rsid w:val="00DC600E"/>
    <w:rsid w:val="00DC6045"/>
    <w:rsid w:val="00DC6103"/>
    <w:rsid w:val="00DC6398"/>
    <w:rsid w:val="00DC65EB"/>
    <w:rsid w:val="00DC662C"/>
    <w:rsid w:val="00DC6678"/>
    <w:rsid w:val="00DC682B"/>
    <w:rsid w:val="00DC69A5"/>
    <w:rsid w:val="00DC6A1D"/>
    <w:rsid w:val="00DC6A31"/>
    <w:rsid w:val="00DC6B44"/>
    <w:rsid w:val="00DC6E82"/>
    <w:rsid w:val="00DC717D"/>
    <w:rsid w:val="00DC71A7"/>
    <w:rsid w:val="00DC71ED"/>
    <w:rsid w:val="00DC7387"/>
    <w:rsid w:val="00DC7410"/>
    <w:rsid w:val="00DC7650"/>
    <w:rsid w:val="00DC79BA"/>
    <w:rsid w:val="00DC79C6"/>
    <w:rsid w:val="00DD03EF"/>
    <w:rsid w:val="00DD045F"/>
    <w:rsid w:val="00DD0BA4"/>
    <w:rsid w:val="00DD0C3F"/>
    <w:rsid w:val="00DD0F19"/>
    <w:rsid w:val="00DD12FC"/>
    <w:rsid w:val="00DD1A69"/>
    <w:rsid w:val="00DD2082"/>
    <w:rsid w:val="00DD284D"/>
    <w:rsid w:val="00DD2E71"/>
    <w:rsid w:val="00DD2EF0"/>
    <w:rsid w:val="00DD323F"/>
    <w:rsid w:val="00DD3447"/>
    <w:rsid w:val="00DD386D"/>
    <w:rsid w:val="00DD40EC"/>
    <w:rsid w:val="00DD46FC"/>
    <w:rsid w:val="00DD4EF7"/>
    <w:rsid w:val="00DD56DA"/>
    <w:rsid w:val="00DD5DB2"/>
    <w:rsid w:val="00DD6055"/>
    <w:rsid w:val="00DD6244"/>
    <w:rsid w:val="00DD634D"/>
    <w:rsid w:val="00DD6D5A"/>
    <w:rsid w:val="00DD7169"/>
    <w:rsid w:val="00DD71B8"/>
    <w:rsid w:val="00DD7455"/>
    <w:rsid w:val="00DD7522"/>
    <w:rsid w:val="00DE0244"/>
    <w:rsid w:val="00DE09C3"/>
    <w:rsid w:val="00DE0C8C"/>
    <w:rsid w:val="00DE113D"/>
    <w:rsid w:val="00DE1296"/>
    <w:rsid w:val="00DE13E6"/>
    <w:rsid w:val="00DE1A01"/>
    <w:rsid w:val="00DE1F66"/>
    <w:rsid w:val="00DE1FFB"/>
    <w:rsid w:val="00DE200D"/>
    <w:rsid w:val="00DE238B"/>
    <w:rsid w:val="00DE23E3"/>
    <w:rsid w:val="00DE25CC"/>
    <w:rsid w:val="00DE2C00"/>
    <w:rsid w:val="00DE3959"/>
    <w:rsid w:val="00DE3A08"/>
    <w:rsid w:val="00DE3A23"/>
    <w:rsid w:val="00DE3A26"/>
    <w:rsid w:val="00DE46B3"/>
    <w:rsid w:val="00DE4B54"/>
    <w:rsid w:val="00DE4D98"/>
    <w:rsid w:val="00DE4DAC"/>
    <w:rsid w:val="00DE58EE"/>
    <w:rsid w:val="00DE5CDF"/>
    <w:rsid w:val="00DE62CB"/>
    <w:rsid w:val="00DE6A44"/>
    <w:rsid w:val="00DE6B41"/>
    <w:rsid w:val="00DE6FB0"/>
    <w:rsid w:val="00DE71E7"/>
    <w:rsid w:val="00DE74FA"/>
    <w:rsid w:val="00DE75EC"/>
    <w:rsid w:val="00DE76F2"/>
    <w:rsid w:val="00DE7C51"/>
    <w:rsid w:val="00DE7DBD"/>
    <w:rsid w:val="00DE7E45"/>
    <w:rsid w:val="00DF012D"/>
    <w:rsid w:val="00DF0C10"/>
    <w:rsid w:val="00DF0E26"/>
    <w:rsid w:val="00DF0F91"/>
    <w:rsid w:val="00DF16DA"/>
    <w:rsid w:val="00DF1751"/>
    <w:rsid w:val="00DF184D"/>
    <w:rsid w:val="00DF1ECF"/>
    <w:rsid w:val="00DF204B"/>
    <w:rsid w:val="00DF22B1"/>
    <w:rsid w:val="00DF25FF"/>
    <w:rsid w:val="00DF27B7"/>
    <w:rsid w:val="00DF29CE"/>
    <w:rsid w:val="00DF305C"/>
    <w:rsid w:val="00DF35D0"/>
    <w:rsid w:val="00DF35F4"/>
    <w:rsid w:val="00DF3761"/>
    <w:rsid w:val="00DF3896"/>
    <w:rsid w:val="00DF41EE"/>
    <w:rsid w:val="00DF441E"/>
    <w:rsid w:val="00DF4420"/>
    <w:rsid w:val="00DF4A22"/>
    <w:rsid w:val="00DF4AA7"/>
    <w:rsid w:val="00DF4B38"/>
    <w:rsid w:val="00DF4EBF"/>
    <w:rsid w:val="00DF4FD7"/>
    <w:rsid w:val="00DF517F"/>
    <w:rsid w:val="00DF53C1"/>
    <w:rsid w:val="00DF5544"/>
    <w:rsid w:val="00DF59D4"/>
    <w:rsid w:val="00DF5BBE"/>
    <w:rsid w:val="00DF5D4F"/>
    <w:rsid w:val="00DF5E19"/>
    <w:rsid w:val="00DF5ED4"/>
    <w:rsid w:val="00DF605E"/>
    <w:rsid w:val="00DF6155"/>
    <w:rsid w:val="00DF6242"/>
    <w:rsid w:val="00DF6B4A"/>
    <w:rsid w:val="00DF6CCF"/>
    <w:rsid w:val="00DF75C0"/>
    <w:rsid w:val="00DF76FE"/>
    <w:rsid w:val="00DF796A"/>
    <w:rsid w:val="00DF7D4D"/>
    <w:rsid w:val="00DF7E4F"/>
    <w:rsid w:val="00E00281"/>
    <w:rsid w:val="00E005AB"/>
    <w:rsid w:val="00E009BA"/>
    <w:rsid w:val="00E00CD9"/>
    <w:rsid w:val="00E00DDD"/>
    <w:rsid w:val="00E00EF8"/>
    <w:rsid w:val="00E01153"/>
    <w:rsid w:val="00E01183"/>
    <w:rsid w:val="00E011F4"/>
    <w:rsid w:val="00E017A3"/>
    <w:rsid w:val="00E017B4"/>
    <w:rsid w:val="00E017D0"/>
    <w:rsid w:val="00E019DC"/>
    <w:rsid w:val="00E02CB5"/>
    <w:rsid w:val="00E03787"/>
    <w:rsid w:val="00E0384C"/>
    <w:rsid w:val="00E03CCF"/>
    <w:rsid w:val="00E03E6D"/>
    <w:rsid w:val="00E03EDD"/>
    <w:rsid w:val="00E0415D"/>
    <w:rsid w:val="00E041A6"/>
    <w:rsid w:val="00E047B2"/>
    <w:rsid w:val="00E04C73"/>
    <w:rsid w:val="00E04DC8"/>
    <w:rsid w:val="00E04FEF"/>
    <w:rsid w:val="00E0508D"/>
    <w:rsid w:val="00E051FC"/>
    <w:rsid w:val="00E05239"/>
    <w:rsid w:val="00E05AFD"/>
    <w:rsid w:val="00E05EA8"/>
    <w:rsid w:val="00E0616D"/>
    <w:rsid w:val="00E062B9"/>
    <w:rsid w:val="00E06482"/>
    <w:rsid w:val="00E0650B"/>
    <w:rsid w:val="00E06B2A"/>
    <w:rsid w:val="00E06B5E"/>
    <w:rsid w:val="00E06BBA"/>
    <w:rsid w:val="00E06BCA"/>
    <w:rsid w:val="00E070F9"/>
    <w:rsid w:val="00E071EF"/>
    <w:rsid w:val="00E07502"/>
    <w:rsid w:val="00E07B7C"/>
    <w:rsid w:val="00E07FB6"/>
    <w:rsid w:val="00E100B8"/>
    <w:rsid w:val="00E101F6"/>
    <w:rsid w:val="00E10330"/>
    <w:rsid w:val="00E10362"/>
    <w:rsid w:val="00E104A9"/>
    <w:rsid w:val="00E10892"/>
    <w:rsid w:val="00E1099B"/>
    <w:rsid w:val="00E10B9E"/>
    <w:rsid w:val="00E10C4F"/>
    <w:rsid w:val="00E112A4"/>
    <w:rsid w:val="00E1218F"/>
    <w:rsid w:val="00E12271"/>
    <w:rsid w:val="00E129AB"/>
    <w:rsid w:val="00E13130"/>
    <w:rsid w:val="00E1319E"/>
    <w:rsid w:val="00E139F6"/>
    <w:rsid w:val="00E13A85"/>
    <w:rsid w:val="00E13DD1"/>
    <w:rsid w:val="00E13F9D"/>
    <w:rsid w:val="00E140D3"/>
    <w:rsid w:val="00E14202"/>
    <w:rsid w:val="00E14C50"/>
    <w:rsid w:val="00E15990"/>
    <w:rsid w:val="00E15AB9"/>
    <w:rsid w:val="00E16D19"/>
    <w:rsid w:val="00E16EF3"/>
    <w:rsid w:val="00E1766D"/>
    <w:rsid w:val="00E17A3C"/>
    <w:rsid w:val="00E17ABE"/>
    <w:rsid w:val="00E17AED"/>
    <w:rsid w:val="00E17EA4"/>
    <w:rsid w:val="00E17F79"/>
    <w:rsid w:val="00E20152"/>
    <w:rsid w:val="00E201C4"/>
    <w:rsid w:val="00E20316"/>
    <w:rsid w:val="00E20702"/>
    <w:rsid w:val="00E20AB5"/>
    <w:rsid w:val="00E20D62"/>
    <w:rsid w:val="00E20D9A"/>
    <w:rsid w:val="00E21125"/>
    <w:rsid w:val="00E213FD"/>
    <w:rsid w:val="00E219E6"/>
    <w:rsid w:val="00E220C0"/>
    <w:rsid w:val="00E22CA5"/>
    <w:rsid w:val="00E22D07"/>
    <w:rsid w:val="00E22D30"/>
    <w:rsid w:val="00E231F6"/>
    <w:rsid w:val="00E23444"/>
    <w:rsid w:val="00E23600"/>
    <w:rsid w:val="00E23AD3"/>
    <w:rsid w:val="00E23E25"/>
    <w:rsid w:val="00E243E8"/>
    <w:rsid w:val="00E2444C"/>
    <w:rsid w:val="00E248D9"/>
    <w:rsid w:val="00E25216"/>
    <w:rsid w:val="00E2523E"/>
    <w:rsid w:val="00E25508"/>
    <w:rsid w:val="00E2575F"/>
    <w:rsid w:val="00E25826"/>
    <w:rsid w:val="00E2585E"/>
    <w:rsid w:val="00E258AE"/>
    <w:rsid w:val="00E25BFB"/>
    <w:rsid w:val="00E25E6A"/>
    <w:rsid w:val="00E26428"/>
    <w:rsid w:val="00E264DB"/>
    <w:rsid w:val="00E26D6D"/>
    <w:rsid w:val="00E26D71"/>
    <w:rsid w:val="00E270FE"/>
    <w:rsid w:val="00E27636"/>
    <w:rsid w:val="00E27BF0"/>
    <w:rsid w:val="00E27DA6"/>
    <w:rsid w:val="00E27E50"/>
    <w:rsid w:val="00E27EB7"/>
    <w:rsid w:val="00E3021A"/>
    <w:rsid w:val="00E3021B"/>
    <w:rsid w:val="00E30C43"/>
    <w:rsid w:val="00E30D81"/>
    <w:rsid w:val="00E31519"/>
    <w:rsid w:val="00E31ACA"/>
    <w:rsid w:val="00E31AE5"/>
    <w:rsid w:val="00E31BEC"/>
    <w:rsid w:val="00E31F06"/>
    <w:rsid w:val="00E321E8"/>
    <w:rsid w:val="00E321E9"/>
    <w:rsid w:val="00E321F3"/>
    <w:rsid w:val="00E32558"/>
    <w:rsid w:val="00E3265A"/>
    <w:rsid w:val="00E32A92"/>
    <w:rsid w:val="00E32CDF"/>
    <w:rsid w:val="00E32D6F"/>
    <w:rsid w:val="00E32E96"/>
    <w:rsid w:val="00E3303E"/>
    <w:rsid w:val="00E33288"/>
    <w:rsid w:val="00E33367"/>
    <w:rsid w:val="00E33A5A"/>
    <w:rsid w:val="00E33B25"/>
    <w:rsid w:val="00E33C41"/>
    <w:rsid w:val="00E342AB"/>
    <w:rsid w:val="00E3436F"/>
    <w:rsid w:val="00E348EA"/>
    <w:rsid w:val="00E349BE"/>
    <w:rsid w:val="00E34B07"/>
    <w:rsid w:val="00E34BBA"/>
    <w:rsid w:val="00E350C0"/>
    <w:rsid w:val="00E350F3"/>
    <w:rsid w:val="00E3542F"/>
    <w:rsid w:val="00E3572A"/>
    <w:rsid w:val="00E35820"/>
    <w:rsid w:val="00E3593F"/>
    <w:rsid w:val="00E35AA2"/>
    <w:rsid w:val="00E35C45"/>
    <w:rsid w:val="00E35DB6"/>
    <w:rsid w:val="00E36114"/>
    <w:rsid w:val="00E36787"/>
    <w:rsid w:val="00E36E06"/>
    <w:rsid w:val="00E36EEA"/>
    <w:rsid w:val="00E36F0B"/>
    <w:rsid w:val="00E37077"/>
    <w:rsid w:val="00E3752E"/>
    <w:rsid w:val="00E40808"/>
    <w:rsid w:val="00E408B6"/>
    <w:rsid w:val="00E40A0C"/>
    <w:rsid w:val="00E415B3"/>
    <w:rsid w:val="00E41BD6"/>
    <w:rsid w:val="00E41EA7"/>
    <w:rsid w:val="00E42289"/>
    <w:rsid w:val="00E422ED"/>
    <w:rsid w:val="00E423DD"/>
    <w:rsid w:val="00E4257E"/>
    <w:rsid w:val="00E425AE"/>
    <w:rsid w:val="00E432E6"/>
    <w:rsid w:val="00E4379F"/>
    <w:rsid w:val="00E44162"/>
    <w:rsid w:val="00E44340"/>
    <w:rsid w:val="00E44756"/>
    <w:rsid w:val="00E44BD1"/>
    <w:rsid w:val="00E44E48"/>
    <w:rsid w:val="00E45201"/>
    <w:rsid w:val="00E45520"/>
    <w:rsid w:val="00E45840"/>
    <w:rsid w:val="00E4596D"/>
    <w:rsid w:val="00E45AEC"/>
    <w:rsid w:val="00E45B1E"/>
    <w:rsid w:val="00E45C0A"/>
    <w:rsid w:val="00E46068"/>
    <w:rsid w:val="00E4622F"/>
    <w:rsid w:val="00E46288"/>
    <w:rsid w:val="00E475F9"/>
    <w:rsid w:val="00E475FC"/>
    <w:rsid w:val="00E47792"/>
    <w:rsid w:val="00E47B2C"/>
    <w:rsid w:val="00E50C02"/>
    <w:rsid w:val="00E50C68"/>
    <w:rsid w:val="00E51500"/>
    <w:rsid w:val="00E51610"/>
    <w:rsid w:val="00E51C58"/>
    <w:rsid w:val="00E51CEF"/>
    <w:rsid w:val="00E51D36"/>
    <w:rsid w:val="00E52032"/>
    <w:rsid w:val="00E522C5"/>
    <w:rsid w:val="00E525A5"/>
    <w:rsid w:val="00E52C3E"/>
    <w:rsid w:val="00E538D0"/>
    <w:rsid w:val="00E53BFB"/>
    <w:rsid w:val="00E53F3B"/>
    <w:rsid w:val="00E540B3"/>
    <w:rsid w:val="00E54274"/>
    <w:rsid w:val="00E5447C"/>
    <w:rsid w:val="00E5459F"/>
    <w:rsid w:val="00E54727"/>
    <w:rsid w:val="00E54AB2"/>
    <w:rsid w:val="00E54BD3"/>
    <w:rsid w:val="00E5515C"/>
    <w:rsid w:val="00E55A6D"/>
    <w:rsid w:val="00E55D15"/>
    <w:rsid w:val="00E5650E"/>
    <w:rsid w:val="00E56587"/>
    <w:rsid w:val="00E56637"/>
    <w:rsid w:val="00E56C45"/>
    <w:rsid w:val="00E56E65"/>
    <w:rsid w:val="00E56F02"/>
    <w:rsid w:val="00E56FA7"/>
    <w:rsid w:val="00E57111"/>
    <w:rsid w:val="00E5797E"/>
    <w:rsid w:val="00E57C07"/>
    <w:rsid w:val="00E57CE6"/>
    <w:rsid w:val="00E609E6"/>
    <w:rsid w:val="00E610DF"/>
    <w:rsid w:val="00E61786"/>
    <w:rsid w:val="00E61A35"/>
    <w:rsid w:val="00E61B6C"/>
    <w:rsid w:val="00E62728"/>
    <w:rsid w:val="00E63123"/>
    <w:rsid w:val="00E63332"/>
    <w:rsid w:val="00E63AB8"/>
    <w:rsid w:val="00E63AE6"/>
    <w:rsid w:val="00E63F28"/>
    <w:rsid w:val="00E6450D"/>
    <w:rsid w:val="00E64693"/>
    <w:rsid w:val="00E64829"/>
    <w:rsid w:val="00E64C78"/>
    <w:rsid w:val="00E651AE"/>
    <w:rsid w:val="00E66115"/>
    <w:rsid w:val="00E66668"/>
    <w:rsid w:val="00E66C18"/>
    <w:rsid w:val="00E66DF2"/>
    <w:rsid w:val="00E6701E"/>
    <w:rsid w:val="00E67065"/>
    <w:rsid w:val="00E6774D"/>
    <w:rsid w:val="00E67CB6"/>
    <w:rsid w:val="00E7005F"/>
    <w:rsid w:val="00E70256"/>
    <w:rsid w:val="00E70ACE"/>
    <w:rsid w:val="00E710DE"/>
    <w:rsid w:val="00E71994"/>
    <w:rsid w:val="00E71DCB"/>
    <w:rsid w:val="00E71E00"/>
    <w:rsid w:val="00E71F30"/>
    <w:rsid w:val="00E7204C"/>
    <w:rsid w:val="00E7259F"/>
    <w:rsid w:val="00E728A0"/>
    <w:rsid w:val="00E72CC9"/>
    <w:rsid w:val="00E7307C"/>
    <w:rsid w:val="00E73D0F"/>
    <w:rsid w:val="00E740FA"/>
    <w:rsid w:val="00E7412E"/>
    <w:rsid w:val="00E74194"/>
    <w:rsid w:val="00E743B2"/>
    <w:rsid w:val="00E74B5A"/>
    <w:rsid w:val="00E75B53"/>
    <w:rsid w:val="00E75EBB"/>
    <w:rsid w:val="00E7633D"/>
    <w:rsid w:val="00E7649B"/>
    <w:rsid w:val="00E769B5"/>
    <w:rsid w:val="00E76BF0"/>
    <w:rsid w:val="00E76DF7"/>
    <w:rsid w:val="00E76E89"/>
    <w:rsid w:val="00E770A2"/>
    <w:rsid w:val="00E773D0"/>
    <w:rsid w:val="00E77AEA"/>
    <w:rsid w:val="00E80406"/>
    <w:rsid w:val="00E80542"/>
    <w:rsid w:val="00E805DF"/>
    <w:rsid w:val="00E815EE"/>
    <w:rsid w:val="00E81662"/>
    <w:rsid w:val="00E8193E"/>
    <w:rsid w:val="00E81981"/>
    <w:rsid w:val="00E81CE5"/>
    <w:rsid w:val="00E82091"/>
    <w:rsid w:val="00E820C0"/>
    <w:rsid w:val="00E820F5"/>
    <w:rsid w:val="00E826C7"/>
    <w:rsid w:val="00E82D2A"/>
    <w:rsid w:val="00E82F22"/>
    <w:rsid w:val="00E82F39"/>
    <w:rsid w:val="00E82F62"/>
    <w:rsid w:val="00E8303C"/>
    <w:rsid w:val="00E830DD"/>
    <w:rsid w:val="00E831C7"/>
    <w:rsid w:val="00E832A3"/>
    <w:rsid w:val="00E834BF"/>
    <w:rsid w:val="00E83801"/>
    <w:rsid w:val="00E83A7E"/>
    <w:rsid w:val="00E83B2B"/>
    <w:rsid w:val="00E84059"/>
    <w:rsid w:val="00E84174"/>
    <w:rsid w:val="00E8422C"/>
    <w:rsid w:val="00E844BD"/>
    <w:rsid w:val="00E84AE1"/>
    <w:rsid w:val="00E855C6"/>
    <w:rsid w:val="00E85A34"/>
    <w:rsid w:val="00E85B1A"/>
    <w:rsid w:val="00E85CE0"/>
    <w:rsid w:val="00E85E9D"/>
    <w:rsid w:val="00E8604E"/>
    <w:rsid w:val="00E86109"/>
    <w:rsid w:val="00E864D2"/>
    <w:rsid w:val="00E865C0"/>
    <w:rsid w:val="00E866B5"/>
    <w:rsid w:val="00E868E3"/>
    <w:rsid w:val="00E86B76"/>
    <w:rsid w:val="00E86E2E"/>
    <w:rsid w:val="00E87212"/>
    <w:rsid w:val="00E87965"/>
    <w:rsid w:val="00E87E37"/>
    <w:rsid w:val="00E87F73"/>
    <w:rsid w:val="00E90909"/>
    <w:rsid w:val="00E90D3D"/>
    <w:rsid w:val="00E91172"/>
    <w:rsid w:val="00E91193"/>
    <w:rsid w:val="00E91670"/>
    <w:rsid w:val="00E91D1D"/>
    <w:rsid w:val="00E92548"/>
    <w:rsid w:val="00E92941"/>
    <w:rsid w:val="00E92B02"/>
    <w:rsid w:val="00E92C97"/>
    <w:rsid w:val="00E934F8"/>
    <w:rsid w:val="00E935FC"/>
    <w:rsid w:val="00E937AD"/>
    <w:rsid w:val="00E93A65"/>
    <w:rsid w:val="00E940A3"/>
    <w:rsid w:val="00E94716"/>
    <w:rsid w:val="00E948C2"/>
    <w:rsid w:val="00E94BAE"/>
    <w:rsid w:val="00E94C85"/>
    <w:rsid w:val="00E94D0B"/>
    <w:rsid w:val="00E94D0E"/>
    <w:rsid w:val="00E950D8"/>
    <w:rsid w:val="00E951CC"/>
    <w:rsid w:val="00E95478"/>
    <w:rsid w:val="00E9551C"/>
    <w:rsid w:val="00E9552C"/>
    <w:rsid w:val="00E9561F"/>
    <w:rsid w:val="00E95B8B"/>
    <w:rsid w:val="00E95CE6"/>
    <w:rsid w:val="00E95D3B"/>
    <w:rsid w:val="00E96115"/>
    <w:rsid w:val="00E9646E"/>
    <w:rsid w:val="00E967E1"/>
    <w:rsid w:val="00E96982"/>
    <w:rsid w:val="00E969AD"/>
    <w:rsid w:val="00E96A67"/>
    <w:rsid w:val="00E96FDF"/>
    <w:rsid w:val="00E970C6"/>
    <w:rsid w:val="00E97228"/>
    <w:rsid w:val="00E97251"/>
    <w:rsid w:val="00E97790"/>
    <w:rsid w:val="00E979FF"/>
    <w:rsid w:val="00E97A1F"/>
    <w:rsid w:val="00E97DBE"/>
    <w:rsid w:val="00EA036E"/>
    <w:rsid w:val="00EA0A08"/>
    <w:rsid w:val="00EA0A2D"/>
    <w:rsid w:val="00EA1064"/>
    <w:rsid w:val="00EA128B"/>
    <w:rsid w:val="00EA1346"/>
    <w:rsid w:val="00EA13DA"/>
    <w:rsid w:val="00EA1660"/>
    <w:rsid w:val="00EA19FD"/>
    <w:rsid w:val="00EA1E54"/>
    <w:rsid w:val="00EA1F80"/>
    <w:rsid w:val="00EA250E"/>
    <w:rsid w:val="00EA2618"/>
    <w:rsid w:val="00EA26F7"/>
    <w:rsid w:val="00EA271F"/>
    <w:rsid w:val="00EA2905"/>
    <w:rsid w:val="00EA297C"/>
    <w:rsid w:val="00EA2996"/>
    <w:rsid w:val="00EA2E94"/>
    <w:rsid w:val="00EA2FB4"/>
    <w:rsid w:val="00EA3157"/>
    <w:rsid w:val="00EA377F"/>
    <w:rsid w:val="00EA38FE"/>
    <w:rsid w:val="00EA3A0B"/>
    <w:rsid w:val="00EA3AE3"/>
    <w:rsid w:val="00EA3D84"/>
    <w:rsid w:val="00EA428B"/>
    <w:rsid w:val="00EA4506"/>
    <w:rsid w:val="00EA4FB7"/>
    <w:rsid w:val="00EA4FCF"/>
    <w:rsid w:val="00EA535A"/>
    <w:rsid w:val="00EA5528"/>
    <w:rsid w:val="00EA57DF"/>
    <w:rsid w:val="00EA57F0"/>
    <w:rsid w:val="00EA597A"/>
    <w:rsid w:val="00EA5AD9"/>
    <w:rsid w:val="00EA5B7C"/>
    <w:rsid w:val="00EA600E"/>
    <w:rsid w:val="00EA61B8"/>
    <w:rsid w:val="00EA62B3"/>
    <w:rsid w:val="00EA6801"/>
    <w:rsid w:val="00EA6D2B"/>
    <w:rsid w:val="00EA6E20"/>
    <w:rsid w:val="00EA7060"/>
    <w:rsid w:val="00EA7241"/>
    <w:rsid w:val="00EA736B"/>
    <w:rsid w:val="00EA754D"/>
    <w:rsid w:val="00EA772B"/>
    <w:rsid w:val="00EA7DA7"/>
    <w:rsid w:val="00EA7EDC"/>
    <w:rsid w:val="00EA7F30"/>
    <w:rsid w:val="00EB0E14"/>
    <w:rsid w:val="00EB110D"/>
    <w:rsid w:val="00EB1346"/>
    <w:rsid w:val="00EB1809"/>
    <w:rsid w:val="00EB1C2F"/>
    <w:rsid w:val="00EB2543"/>
    <w:rsid w:val="00EB2575"/>
    <w:rsid w:val="00EB2C2D"/>
    <w:rsid w:val="00EB2D16"/>
    <w:rsid w:val="00EB302E"/>
    <w:rsid w:val="00EB3126"/>
    <w:rsid w:val="00EB34B4"/>
    <w:rsid w:val="00EB3704"/>
    <w:rsid w:val="00EB3974"/>
    <w:rsid w:val="00EB3B93"/>
    <w:rsid w:val="00EB3C47"/>
    <w:rsid w:val="00EB3D53"/>
    <w:rsid w:val="00EB3D67"/>
    <w:rsid w:val="00EB400E"/>
    <w:rsid w:val="00EB4030"/>
    <w:rsid w:val="00EB44B5"/>
    <w:rsid w:val="00EB457E"/>
    <w:rsid w:val="00EB4B02"/>
    <w:rsid w:val="00EB4B04"/>
    <w:rsid w:val="00EB4C28"/>
    <w:rsid w:val="00EB4E36"/>
    <w:rsid w:val="00EB4F61"/>
    <w:rsid w:val="00EB5069"/>
    <w:rsid w:val="00EB5140"/>
    <w:rsid w:val="00EB5424"/>
    <w:rsid w:val="00EB5723"/>
    <w:rsid w:val="00EB5955"/>
    <w:rsid w:val="00EB5A4A"/>
    <w:rsid w:val="00EB5CC9"/>
    <w:rsid w:val="00EB5E53"/>
    <w:rsid w:val="00EB613A"/>
    <w:rsid w:val="00EB61AA"/>
    <w:rsid w:val="00EB69A0"/>
    <w:rsid w:val="00EB71F7"/>
    <w:rsid w:val="00EB7522"/>
    <w:rsid w:val="00EB7682"/>
    <w:rsid w:val="00EB76E8"/>
    <w:rsid w:val="00EB77F6"/>
    <w:rsid w:val="00EB7D5C"/>
    <w:rsid w:val="00EC00C3"/>
    <w:rsid w:val="00EC06B7"/>
    <w:rsid w:val="00EC0A6F"/>
    <w:rsid w:val="00EC0CA4"/>
    <w:rsid w:val="00EC1271"/>
    <w:rsid w:val="00EC1AE6"/>
    <w:rsid w:val="00EC1B1C"/>
    <w:rsid w:val="00EC1C9E"/>
    <w:rsid w:val="00EC1D54"/>
    <w:rsid w:val="00EC1E44"/>
    <w:rsid w:val="00EC237B"/>
    <w:rsid w:val="00EC27F1"/>
    <w:rsid w:val="00EC2924"/>
    <w:rsid w:val="00EC2A53"/>
    <w:rsid w:val="00EC2BE9"/>
    <w:rsid w:val="00EC2E28"/>
    <w:rsid w:val="00EC2F50"/>
    <w:rsid w:val="00EC37A7"/>
    <w:rsid w:val="00EC3B1C"/>
    <w:rsid w:val="00EC4AD6"/>
    <w:rsid w:val="00EC558E"/>
    <w:rsid w:val="00EC568B"/>
    <w:rsid w:val="00EC5A02"/>
    <w:rsid w:val="00EC5DF9"/>
    <w:rsid w:val="00EC5EC0"/>
    <w:rsid w:val="00EC6143"/>
    <w:rsid w:val="00EC637B"/>
    <w:rsid w:val="00EC645A"/>
    <w:rsid w:val="00EC6482"/>
    <w:rsid w:val="00EC64AE"/>
    <w:rsid w:val="00EC65F5"/>
    <w:rsid w:val="00EC6910"/>
    <w:rsid w:val="00EC6AB6"/>
    <w:rsid w:val="00EC6D64"/>
    <w:rsid w:val="00EC7261"/>
    <w:rsid w:val="00EC73D5"/>
    <w:rsid w:val="00EC7588"/>
    <w:rsid w:val="00EC7648"/>
    <w:rsid w:val="00EC7D0C"/>
    <w:rsid w:val="00EC7E97"/>
    <w:rsid w:val="00ED0126"/>
    <w:rsid w:val="00ED0483"/>
    <w:rsid w:val="00ED0DE7"/>
    <w:rsid w:val="00ED11C0"/>
    <w:rsid w:val="00ED14DD"/>
    <w:rsid w:val="00ED1533"/>
    <w:rsid w:val="00ED236B"/>
    <w:rsid w:val="00ED240E"/>
    <w:rsid w:val="00ED2433"/>
    <w:rsid w:val="00ED2B57"/>
    <w:rsid w:val="00ED2DD0"/>
    <w:rsid w:val="00ED3078"/>
    <w:rsid w:val="00ED3520"/>
    <w:rsid w:val="00ED4070"/>
    <w:rsid w:val="00ED4958"/>
    <w:rsid w:val="00ED4CCC"/>
    <w:rsid w:val="00ED5146"/>
    <w:rsid w:val="00ED5690"/>
    <w:rsid w:val="00ED56EA"/>
    <w:rsid w:val="00ED68DB"/>
    <w:rsid w:val="00ED6CE8"/>
    <w:rsid w:val="00ED7A77"/>
    <w:rsid w:val="00ED7C2B"/>
    <w:rsid w:val="00ED7E30"/>
    <w:rsid w:val="00ED7EA3"/>
    <w:rsid w:val="00EE0222"/>
    <w:rsid w:val="00EE02FA"/>
    <w:rsid w:val="00EE033D"/>
    <w:rsid w:val="00EE039F"/>
    <w:rsid w:val="00EE1120"/>
    <w:rsid w:val="00EE128D"/>
    <w:rsid w:val="00EE1525"/>
    <w:rsid w:val="00EE16F9"/>
    <w:rsid w:val="00EE18D9"/>
    <w:rsid w:val="00EE266F"/>
    <w:rsid w:val="00EE2C3C"/>
    <w:rsid w:val="00EE2C5F"/>
    <w:rsid w:val="00EE2D3F"/>
    <w:rsid w:val="00EE2D64"/>
    <w:rsid w:val="00EE2DD6"/>
    <w:rsid w:val="00EE31B1"/>
    <w:rsid w:val="00EE3271"/>
    <w:rsid w:val="00EE32EE"/>
    <w:rsid w:val="00EE3659"/>
    <w:rsid w:val="00EE3828"/>
    <w:rsid w:val="00EE3CD2"/>
    <w:rsid w:val="00EE4072"/>
    <w:rsid w:val="00EE4210"/>
    <w:rsid w:val="00EE4E75"/>
    <w:rsid w:val="00EE539B"/>
    <w:rsid w:val="00EE54AF"/>
    <w:rsid w:val="00EE5B98"/>
    <w:rsid w:val="00EE5C7E"/>
    <w:rsid w:val="00EE5E13"/>
    <w:rsid w:val="00EE6265"/>
    <w:rsid w:val="00EE6792"/>
    <w:rsid w:val="00EE691D"/>
    <w:rsid w:val="00EE6C42"/>
    <w:rsid w:val="00EE6C7C"/>
    <w:rsid w:val="00EE72EB"/>
    <w:rsid w:val="00EE7619"/>
    <w:rsid w:val="00EE791F"/>
    <w:rsid w:val="00EE795B"/>
    <w:rsid w:val="00EE7ADE"/>
    <w:rsid w:val="00EE7B89"/>
    <w:rsid w:val="00EE7DA8"/>
    <w:rsid w:val="00EF033A"/>
    <w:rsid w:val="00EF0659"/>
    <w:rsid w:val="00EF08A8"/>
    <w:rsid w:val="00EF1152"/>
    <w:rsid w:val="00EF1239"/>
    <w:rsid w:val="00EF1564"/>
    <w:rsid w:val="00EF1BD7"/>
    <w:rsid w:val="00EF1ED5"/>
    <w:rsid w:val="00EF2C3F"/>
    <w:rsid w:val="00EF2D87"/>
    <w:rsid w:val="00EF2E74"/>
    <w:rsid w:val="00EF2FB9"/>
    <w:rsid w:val="00EF3070"/>
    <w:rsid w:val="00EF315E"/>
    <w:rsid w:val="00EF3706"/>
    <w:rsid w:val="00EF39BA"/>
    <w:rsid w:val="00EF4325"/>
    <w:rsid w:val="00EF47DF"/>
    <w:rsid w:val="00EF4C63"/>
    <w:rsid w:val="00EF4CE2"/>
    <w:rsid w:val="00EF50B3"/>
    <w:rsid w:val="00EF526F"/>
    <w:rsid w:val="00EF53D0"/>
    <w:rsid w:val="00EF54D9"/>
    <w:rsid w:val="00EF56D5"/>
    <w:rsid w:val="00EF5880"/>
    <w:rsid w:val="00EF6517"/>
    <w:rsid w:val="00EF681E"/>
    <w:rsid w:val="00EF6BC8"/>
    <w:rsid w:val="00EF70F4"/>
    <w:rsid w:val="00EF7218"/>
    <w:rsid w:val="00EF7495"/>
    <w:rsid w:val="00EF78BB"/>
    <w:rsid w:val="00EF78CB"/>
    <w:rsid w:val="00EF7E77"/>
    <w:rsid w:val="00EF7EB2"/>
    <w:rsid w:val="00EF7EEF"/>
    <w:rsid w:val="00F00241"/>
    <w:rsid w:val="00F002EA"/>
    <w:rsid w:val="00F0086A"/>
    <w:rsid w:val="00F01203"/>
    <w:rsid w:val="00F01BC6"/>
    <w:rsid w:val="00F0213A"/>
    <w:rsid w:val="00F0241E"/>
    <w:rsid w:val="00F0248C"/>
    <w:rsid w:val="00F02493"/>
    <w:rsid w:val="00F02CD2"/>
    <w:rsid w:val="00F02E2A"/>
    <w:rsid w:val="00F033D3"/>
    <w:rsid w:val="00F036F9"/>
    <w:rsid w:val="00F038BE"/>
    <w:rsid w:val="00F03A89"/>
    <w:rsid w:val="00F0440E"/>
    <w:rsid w:val="00F0477E"/>
    <w:rsid w:val="00F047A6"/>
    <w:rsid w:val="00F04804"/>
    <w:rsid w:val="00F04BDB"/>
    <w:rsid w:val="00F050D6"/>
    <w:rsid w:val="00F05497"/>
    <w:rsid w:val="00F054F8"/>
    <w:rsid w:val="00F0593F"/>
    <w:rsid w:val="00F05E4C"/>
    <w:rsid w:val="00F064F5"/>
    <w:rsid w:val="00F06DCC"/>
    <w:rsid w:val="00F06DE7"/>
    <w:rsid w:val="00F06EC6"/>
    <w:rsid w:val="00F07192"/>
    <w:rsid w:val="00F0795C"/>
    <w:rsid w:val="00F07A0F"/>
    <w:rsid w:val="00F07C04"/>
    <w:rsid w:val="00F07F50"/>
    <w:rsid w:val="00F101BE"/>
    <w:rsid w:val="00F101F4"/>
    <w:rsid w:val="00F1034A"/>
    <w:rsid w:val="00F104A8"/>
    <w:rsid w:val="00F10BA1"/>
    <w:rsid w:val="00F114BF"/>
    <w:rsid w:val="00F11542"/>
    <w:rsid w:val="00F11674"/>
    <w:rsid w:val="00F117FF"/>
    <w:rsid w:val="00F11A1B"/>
    <w:rsid w:val="00F11ADD"/>
    <w:rsid w:val="00F122DC"/>
    <w:rsid w:val="00F125C5"/>
    <w:rsid w:val="00F12D5F"/>
    <w:rsid w:val="00F12EB8"/>
    <w:rsid w:val="00F1375D"/>
    <w:rsid w:val="00F137D9"/>
    <w:rsid w:val="00F13981"/>
    <w:rsid w:val="00F149D5"/>
    <w:rsid w:val="00F149E2"/>
    <w:rsid w:val="00F14C81"/>
    <w:rsid w:val="00F151D2"/>
    <w:rsid w:val="00F152FB"/>
    <w:rsid w:val="00F15474"/>
    <w:rsid w:val="00F155CC"/>
    <w:rsid w:val="00F156D6"/>
    <w:rsid w:val="00F159C3"/>
    <w:rsid w:val="00F15A24"/>
    <w:rsid w:val="00F1612C"/>
    <w:rsid w:val="00F16201"/>
    <w:rsid w:val="00F1683C"/>
    <w:rsid w:val="00F169D6"/>
    <w:rsid w:val="00F16F1B"/>
    <w:rsid w:val="00F17081"/>
    <w:rsid w:val="00F174B6"/>
    <w:rsid w:val="00F1751B"/>
    <w:rsid w:val="00F17D03"/>
    <w:rsid w:val="00F202D7"/>
    <w:rsid w:val="00F203F3"/>
    <w:rsid w:val="00F20412"/>
    <w:rsid w:val="00F208CC"/>
    <w:rsid w:val="00F20C1B"/>
    <w:rsid w:val="00F20C54"/>
    <w:rsid w:val="00F20EA1"/>
    <w:rsid w:val="00F21190"/>
    <w:rsid w:val="00F21319"/>
    <w:rsid w:val="00F2165A"/>
    <w:rsid w:val="00F21C38"/>
    <w:rsid w:val="00F21CED"/>
    <w:rsid w:val="00F21D20"/>
    <w:rsid w:val="00F22102"/>
    <w:rsid w:val="00F221C5"/>
    <w:rsid w:val="00F2270C"/>
    <w:rsid w:val="00F2281A"/>
    <w:rsid w:val="00F22CA0"/>
    <w:rsid w:val="00F23023"/>
    <w:rsid w:val="00F23159"/>
    <w:rsid w:val="00F2322A"/>
    <w:rsid w:val="00F2369A"/>
    <w:rsid w:val="00F2372F"/>
    <w:rsid w:val="00F239CC"/>
    <w:rsid w:val="00F23CC3"/>
    <w:rsid w:val="00F23D12"/>
    <w:rsid w:val="00F241DE"/>
    <w:rsid w:val="00F24457"/>
    <w:rsid w:val="00F2537D"/>
    <w:rsid w:val="00F25710"/>
    <w:rsid w:val="00F25753"/>
    <w:rsid w:val="00F25AD5"/>
    <w:rsid w:val="00F25C48"/>
    <w:rsid w:val="00F25DBA"/>
    <w:rsid w:val="00F26694"/>
    <w:rsid w:val="00F2693A"/>
    <w:rsid w:val="00F26A79"/>
    <w:rsid w:val="00F26F3A"/>
    <w:rsid w:val="00F26FE6"/>
    <w:rsid w:val="00F2739C"/>
    <w:rsid w:val="00F27CAB"/>
    <w:rsid w:val="00F27CB5"/>
    <w:rsid w:val="00F27F2D"/>
    <w:rsid w:val="00F30062"/>
    <w:rsid w:val="00F305AD"/>
    <w:rsid w:val="00F3086B"/>
    <w:rsid w:val="00F30C14"/>
    <w:rsid w:val="00F30D64"/>
    <w:rsid w:val="00F3101C"/>
    <w:rsid w:val="00F31696"/>
    <w:rsid w:val="00F31824"/>
    <w:rsid w:val="00F31AD5"/>
    <w:rsid w:val="00F31BEF"/>
    <w:rsid w:val="00F31BFC"/>
    <w:rsid w:val="00F31CD1"/>
    <w:rsid w:val="00F31D74"/>
    <w:rsid w:val="00F321B4"/>
    <w:rsid w:val="00F322D7"/>
    <w:rsid w:val="00F3232D"/>
    <w:rsid w:val="00F32778"/>
    <w:rsid w:val="00F32990"/>
    <w:rsid w:val="00F32A62"/>
    <w:rsid w:val="00F32E3F"/>
    <w:rsid w:val="00F32F6F"/>
    <w:rsid w:val="00F32FD3"/>
    <w:rsid w:val="00F33401"/>
    <w:rsid w:val="00F339D9"/>
    <w:rsid w:val="00F33A0C"/>
    <w:rsid w:val="00F33BC4"/>
    <w:rsid w:val="00F33C17"/>
    <w:rsid w:val="00F33F8D"/>
    <w:rsid w:val="00F34543"/>
    <w:rsid w:val="00F3503B"/>
    <w:rsid w:val="00F3512D"/>
    <w:rsid w:val="00F35268"/>
    <w:rsid w:val="00F3547B"/>
    <w:rsid w:val="00F35C69"/>
    <w:rsid w:val="00F35FE8"/>
    <w:rsid w:val="00F363C5"/>
    <w:rsid w:val="00F36BB4"/>
    <w:rsid w:val="00F36E1D"/>
    <w:rsid w:val="00F37597"/>
    <w:rsid w:val="00F37A4E"/>
    <w:rsid w:val="00F37CDD"/>
    <w:rsid w:val="00F37D6A"/>
    <w:rsid w:val="00F405CF"/>
    <w:rsid w:val="00F40A78"/>
    <w:rsid w:val="00F40A9D"/>
    <w:rsid w:val="00F41259"/>
    <w:rsid w:val="00F4144C"/>
    <w:rsid w:val="00F41844"/>
    <w:rsid w:val="00F41D7A"/>
    <w:rsid w:val="00F41E0A"/>
    <w:rsid w:val="00F428E6"/>
    <w:rsid w:val="00F42E57"/>
    <w:rsid w:val="00F43139"/>
    <w:rsid w:val="00F431AC"/>
    <w:rsid w:val="00F43A72"/>
    <w:rsid w:val="00F43C7D"/>
    <w:rsid w:val="00F43D6B"/>
    <w:rsid w:val="00F44479"/>
    <w:rsid w:val="00F44CB2"/>
    <w:rsid w:val="00F44D6D"/>
    <w:rsid w:val="00F44E7A"/>
    <w:rsid w:val="00F451D7"/>
    <w:rsid w:val="00F45777"/>
    <w:rsid w:val="00F45978"/>
    <w:rsid w:val="00F45A3F"/>
    <w:rsid w:val="00F45ABE"/>
    <w:rsid w:val="00F45EB7"/>
    <w:rsid w:val="00F4602A"/>
    <w:rsid w:val="00F46200"/>
    <w:rsid w:val="00F464A3"/>
    <w:rsid w:val="00F466CA"/>
    <w:rsid w:val="00F46EF5"/>
    <w:rsid w:val="00F47214"/>
    <w:rsid w:val="00F472F7"/>
    <w:rsid w:val="00F473C3"/>
    <w:rsid w:val="00F476DB"/>
    <w:rsid w:val="00F47A7D"/>
    <w:rsid w:val="00F47C4A"/>
    <w:rsid w:val="00F47D21"/>
    <w:rsid w:val="00F47EAC"/>
    <w:rsid w:val="00F47F7B"/>
    <w:rsid w:val="00F504BA"/>
    <w:rsid w:val="00F50A81"/>
    <w:rsid w:val="00F50D9D"/>
    <w:rsid w:val="00F51A31"/>
    <w:rsid w:val="00F51A51"/>
    <w:rsid w:val="00F51BAD"/>
    <w:rsid w:val="00F51BB4"/>
    <w:rsid w:val="00F5202C"/>
    <w:rsid w:val="00F52209"/>
    <w:rsid w:val="00F52380"/>
    <w:rsid w:val="00F5279B"/>
    <w:rsid w:val="00F527BF"/>
    <w:rsid w:val="00F52863"/>
    <w:rsid w:val="00F52B3D"/>
    <w:rsid w:val="00F52F2D"/>
    <w:rsid w:val="00F5306E"/>
    <w:rsid w:val="00F53429"/>
    <w:rsid w:val="00F538A9"/>
    <w:rsid w:val="00F53D99"/>
    <w:rsid w:val="00F53E48"/>
    <w:rsid w:val="00F53F35"/>
    <w:rsid w:val="00F547F6"/>
    <w:rsid w:val="00F548CA"/>
    <w:rsid w:val="00F54BEA"/>
    <w:rsid w:val="00F54E84"/>
    <w:rsid w:val="00F55273"/>
    <w:rsid w:val="00F552F1"/>
    <w:rsid w:val="00F55B59"/>
    <w:rsid w:val="00F56203"/>
    <w:rsid w:val="00F56A0E"/>
    <w:rsid w:val="00F56B00"/>
    <w:rsid w:val="00F56BBE"/>
    <w:rsid w:val="00F56FF2"/>
    <w:rsid w:val="00F5719C"/>
    <w:rsid w:val="00F578C2"/>
    <w:rsid w:val="00F57917"/>
    <w:rsid w:val="00F5799F"/>
    <w:rsid w:val="00F607F0"/>
    <w:rsid w:val="00F60C31"/>
    <w:rsid w:val="00F60E5E"/>
    <w:rsid w:val="00F611AF"/>
    <w:rsid w:val="00F61237"/>
    <w:rsid w:val="00F61965"/>
    <w:rsid w:val="00F61B9F"/>
    <w:rsid w:val="00F62147"/>
    <w:rsid w:val="00F622BB"/>
    <w:rsid w:val="00F625C3"/>
    <w:rsid w:val="00F626FB"/>
    <w:rsid w:val="00F62812"/>
    <w:rsid w:val="00F63338"/>
    <w:rsid w:val="00F6357A"/>
    <w:rsid w:val="00F640CB"/>
    <w:rsid w:val="00F64327"/>
    <w:rsid w:val="00F6485F"/>
    <w:rsid w:val="00F65627"/>
    <w:rsid w:val="00F65F7B"/>
    <w:rsid w:val="00F660DD"/>
    <w:rsid w:val="00F66135"/>
    <w:rsid w:val="00F66374"/>
    <w:rsid w:val="00F664B1"/>
    <w:rsid w:val="00F667E7"/>
    <w:rsid w:val="00F66A04"/>
    <w:rsid w:val="00F66C21"/>
    <w:rsid w:val="00F66F73"/>
    <w:rsid w:val="00F66F93"/>
    <w:rsid w:val="00F671E8"/>
    <w:rsid w:val="00F6753A"/>
    <w:rsid w:val="00F677D5"/>
    <w:rsid w:val="00F67933"/>
    <w:rsid w:val="00F67AF2"/>
    <w:rsid w:val="00F67B3E"/>
    <w:rsid w:val="00F67CA6"/>
    <w:rsid w:val="00F67F8C"/>
    <w:rsid w:val="00F700E3"/>
    <w:rsid w:val="00F7077A"/>
    <w:rsid w:val="00F70943"/>
    <w:rsid w:val="00F70F32"/>
    <w:rsid w:val="00F710FF"/>
    <w:rsid w:val="00F718AD"/>
    <w:rsid w:val="00F71C05"/>
    <w:rsid w:val="00F71D88"/>
    <w:rsid w:val="00F72383"/>
    <w:rsid w:val="00F72770"/>
    <w:rsid w:val="00F73218"/>
    <w:rsid w:val="00F73619"/>
    <w:rsid w:val="00F741F3"/>
    <w:rsid w:val="00F7445E"/>
    <w:rsid w:val="00F747DD"/>
    <w:rsid w:val="00F74A7B"/>
    <w:rsid w:val="00F74BA6"/>
    <w:rsid w:val="00F752BD"/>
    <w:rsid w:val="00F75309"/>
    <w:rsid w:val="00F754E4"/>
    <w:rsid w:val="00F75AF5"/>
    <w:rsid w:val="00F76078"/>
    <w:rsid w:val="00F7621E"/>
    <w:rsid w:val="00F7626D"/>
    <w:rsid w:val="00F76D2A"/>
    <w:rsid w:val="00F76F95"/>
    <w:rsid w:val="00F773BA"/>
    <w:rsid w:val="00F77461"/>
    <w:rsid w:val="00F776C2"/>
    <w:rsid w:val="00F77A11"/>
    <w:rsid w:val="00F77BE1"/>
    <w:rsid w:val="00F806C1"/>
    <w:rsid w:val="00F816F2"/>
    <w:rsid w:val="00F81D21"/>
    <w:rsid w:val="00F8243B"/>
    <w:rsid w:val="00F8260F"/>
    <w:rsid w:val="00F828C7"/>
    <w:rsid w:val="00F82CF6"/>
    <w:rsid w:val="00F83382"/>
    <w:rsid w:val="00F838E0"/>
    <w:rsid w:val="00F83CD6"/>
    <w:rsid w:val="00F841C6"/>
    <w:rsid w:val="00F84832"/>
    <w:rsid w:val="00F84A4F"/>
    <w:rsid w:val="00F85950"/>
    <w:rsid w:val="00F85A8B"/>
    <w:rsid w:val="00F8605A"/>
    <w:rsid w:val="00F86204"/>
    <w:rsid w:val="00F86B84"/>
    <w:rsid w:val="00F87622"/>
    <w:rsid w:val="00F87B3E"/>
    <w:rsid w:val="00F87B82"/>
    <w:rsid w:val="00F87BA0"/>
    <w:rsid w:val="00F905BB"/>
    <w:rsid w:val="00F90BAA"/>
    <w:rsid w:val="00F90E04"/>
    <w:rsid w:val="00F90FBC"/>
    <w:rsid w:val="00F91282"/>
    <w:rsid w:val="00F9128F"/>
    <w:rsid w:val="00F918E9"/>
    <w:rsid w:val="00F9191C"/>
    <w:rsid w:val="00F91D06"/>
    <w:rsid w:val="00F91D84"/>
    <w:rsid w:val="00F91E54"/>
    <w:rsid w:val="00F9225E"/>
    <w:rsid w:val="00F92612"/>
    <w:rsid w:val="00F9276B"/>
    <w:rsid w:val="00F928E9"/>
    <w:rsid w:val="00F92AD5"/>
    <w:rsid w:val="00F92E73"/>
    <w:rsid w:val="00F9309E"/>
    <w:rsid w:val="00F931EE"/>
    <w:rsid w:val="00F93410"/>
    <w:rsid w:val="00F93BBD"/>
    <w:rsid w:val="00F93BE0"/>
    <w:rsid w:val="00F93E0C"/>
    <w:rsid w:val="00F94825"/>
    <w:rsid w:val="00F95170"/>
    <w:rsid w:val="00F951C0"/>
    <w:rsid w:val="00F952B1"/>
    <w:rsid w:val="00F952F7"/>
    <w:rsid w:val="00F954AD"/>
    <w:rsid w:val="00F9588E"/>
    <w:rsid w:val="00F9589C"/>
    <w:rsid w:val="00F959D0"/>
    <w:rsid w:val="00F95DD7"/>
    <w:rsid w:val="00F95DE3"/>
    <w:rsid w:val="00F95FFE"/>
    <w:rsid w:val="00F96008"/>
    <w:rsid w:val="00F96070"/>
    <w:rsid w:val="00F960F3"/>
    <w:rsid w:val="00F96162"/>
    <w:rsid w:val="00F96AEF"/>
    <w:rsid w:val="00F96C3D"/>
    <w:rsid w:val="00F96CE8"/>
    <w:rsid w:val="00F97535"/>
    <w:rsid w:val="00F97DC9"/>
    <w:rsid w:val="00F97F5A"/>
    <w:rsid w:val="00F97FE3"/>
    <w:rsid w:val="00FA054D"/>
    <w:rsid w:val="00FA0671"/>
    <w:rsid w:val="00FA097D"/>
    <w:rsid w:val="00FA0AA8"/>
    <w:rsid w:val="00FA1094"/>
    <w:rsid w:val="00FA1505"/>
    <w:rsid w:val="00FA158E"/>
    <w:rsid w:val="00FA17A1"/>
    <w:rsid w:val="00FA28C8"/>
    <w:rsid w:val="00FA2D41"/>
    <w:rsid w:val="00FA354A"/>
    <w:rsid w:val="00FA37A4"/>
    <w:rsid w:val="00FA3990"/>
    <w:rsid w:val="00FA3BA4"/>
    <w:rsid w:val="00FA4118"/>
    <w:rsid w:val="00FA41DB"/>
    <w:rsid w:val="00FA42BE"/>
    <w:rsid w:val="00FA4AFF"/>
    <w:rsid w:val="00FA4CB5"/>
    <w:rsid w:val="00FA4CEB"/>
    <w:rsid w:val="00FA4D3A"/>
    <w:rsid w:val="00FA54FE"/>
    <w:rsid w:val="00FA566F"/>
    <w:rsid w:val="00FA59D6"/>
    <w:rsid w:val="00FA5F69"/>
    <w:rsid w:val="00FA6375"/>
    <w:rsid w:val="00FA75E5"/>
    <w:rsid w:val="00FA75EB"/>
    <w:rsid w:val="00FA7755"/>
    <w:rsid w:val="00FA78BA"/>
    <w:rsid w:val="00FA7B07"/>
    <w:rsid w:val="00FB0AC7"/>
    <w:rsid w:val="00FB0F42"/>
    <w:rsid w:val="00FB10A7"/>
    <w:rsid w:val="00FB11F0"/>
    <w:rsid w:val="00FB1337"/>
    <w:rsid w:val="00FB1624"/>
    <w:rsid w:val="00FB1FEB"/>
    <w:rsid w:val="00FB2086"/>
    <w:rsid w:val="00FB2871"/>
    <w:rsid w:val="00FB2B03"/>
    <w:rsid w:val="00FB2EA9"/>
    <w:rsid w:val="00FB30A4"/>
    <w:rsid w:val="00FB3A01"/>
    <w:rsid w:val="00FB3B9B"/>
    <w:rsid w:val="00FB3C7D"/>
    <w:rsid w:val="00FB3C8A"/>
    <w:rsid w:val="00FB3E9C"/>
    <w:rsid w:val="00FB3F38"/>
    <w:rsid w:val="00FB418A"/>
    <w:rsid w:val="00FB4454"/>
    <w:rsid w:val="00FB4C0F"/>
    <w:rsid w:val="00FB4D88"/>
    <w:rsid w:val="00FB4FA1"/>
    <w:rsid w:val="00FB508E"/>
    <w:rsid w:val="00FB5142"/>
    <w:rsid w:val="00FB5574"/>
    <w:rsid w:val="00FB5577"/>
    <w:rsid w:val="00FB5B70"/>
    <w:rsid w:val="00FB5BBF"/>
    <w:rsid w:val="00FB5E0C"/>
    <w:rsid w:val="00FB5FF4"/>
    <w:rsid w:val="00FB6033"/>
    <w:rsid w:val="00FB6195"/>
    <w:rsid w:val="00FB667D"/>
    <w:rsid w:val="00FB6ABB"/>
    <w:rsid w:val="00FB75AF"/>
    <w:rsid w:val="00FB77FB"/>
    <w:rsid w:val="00FC0CE8"/>
    <w:rsid w:val="00FC129D"/>
    <w:rsid w:val="00FC13EF"/>
    <w:rsid w:val="00FC1589"/>
    <w:rsid w:val="00FC18D5"/>
    <w:rsid w:val="00FC1DDE"/>
    <w:rsid w:val="00FC2059"/>
    <w:rsid w:val="00FC2387"/>
    <w:rsid w:val="00FC2447"/>
    <w:rsid w:val="00FC24B0"/>
    <w:rsid w:val="00FC2511"/>
    <w:rsid w:val="00FC2816"/>
    <w:rsid w:val="00FC28F2"/>
    <w:rsid w:val="00FC2A33"/>
    <w:rsid w:val="00FC2CC9"/>
    <w:rsid w:val="00FC3091"/>
    <w:rsid w:val="00FC34E8"/>
    <w:rsid w:val="00FC368F"/>
    <w:rsid w:val="00FC3692"/>
    <w:rsid w:val="00FC3738"/>
    <w:rsid w:val="00FC42FA"/>
    <w:rsid w:val="00FC4754"/>
    <w:rsid w:val="00FC4862"/>
    <w:rsid w:val="00FC4864"/>
    <w:rsid w:val="00FC52C0"/>
    <w:rsid w:val="00FC58AA"/>
    <w:rsid w:val="00FC5933"/>
    <w:rsid w:val="00FC59CA"/>
    <w:rsid w:val="00FC5D38"/>
    <w:rsid w:val="00FC5F36"/>
    <w:rsid w:val="00FC6721"/>
    <w:rsid w:val="00FC683B"/>
    <w:rsid w:val="00FC7CD0"/>
    <w:rsid w:val="00FC7F19"/>
    <w:rsid w:val="00FD0193"/>
    <w:rsid w:val="00FD039C"/>
    <w:rsid w:val="00FD043C"/>
    <w:rsid w:val="00FD0623"/>
    <w:rsid w:val="00FD0864"/>
    <w:rsid w:val="00FD0FEE"/>
    <w:rsid w:val="00FD1B78"/>
    <w:rsid w:val="00FD219A"/>
    <w:rsid w:val="00FD231C"/>
    <w:rsid w:val="00FD263A"/>
    <w:rsid w:val="00FD2F4E"/>
    <w:rsid w:val="00FD3009"/>
    <w:rsid w:val="00FD33D5"/>
    <w:rsid w:val="00FD3A26"/>
    <w:rsid w:val="00FD3D56"/>
    <w:rsid w:val="00FD433D"/>
    <w:rsid w:val="00FD4422"/>
    <w:rsid w:val="00FD4533"/>
    <w:rsid w:val="00FD45A6"/>
    <w:rsid w:val="00FD4760"/>
    <w:rsid w:val="00FD48C9"/>
    <w:rsid w:val="00FD4A3A"/>
    <w:rsid w:val="00FD4E3D"/>
    <w:rsid w:val="00FD51A1"/>
    <w:rsid w:val="00FD52AF"/>
    <w:rsid w:val="00FD5612"/>
    <w:rsid w:val="00FD595F"/>
    <w:rsid w:val="00FD5A3B"/>
    <w:rsid w:val="00FD5CB0"/>
    <w:rsid w:val="00FD5D5D"/>
    <w:rsid w:val="00FD5E00"/>
    <w:rsid w:val="00FD5E63"/>
    <w:rsid w:val="00FD5F0F"/>
    <w:rsid w:val="00FD603B"/>
    <w:rsid w:val="00FD6298"/>
    <w:rsid w:val="00FD64D4"/>
    <w:rsid w:val="00FD6507"/>
    <w:rsid w:val="00FD65BC"/>
    <w:rsid w:val="00FD65FD"/>
    <w:rsid w:val="00FD6A72"/>
    <w:rsid w:val="00FD6B4F"/>
    <w:rsid w:val="00FD6C64"/>
    <w:rsid w:val="00FD6E73"/>
    <w:rsid w:val="00FD716D"/>
    <w:rsid w:val="00FD71D9"/>
    <w:rsid w:val="00FD73D7"/>
    <w:rsid w:val="00FD7E4A"/>
    <w:rsid w:val="00FE0468"/>
    <w:rsid w:val="00FE0956"/>
    <w:rsid w:val="00FE10A8"/>
    <w:rsid w:val="00FE1788"/>
    <w:rsid w:val="00FE1CF6"/>
    <w:rsid w:val="00FE204E"/>
    <w:rsid w:val="00FE221F"/>
    <w:rsid w:val="00FE278E"/>
    <w:rsid w:val="00FE27F9"/>
    <w:rsid w:val="00FE29B4"/>
    <w:rsid w:val="00FE2B0C"/>
    <w:rsid w:val="00FE3221"/>
    <w:rsid w:val="00FE3264"/>
    <w:rsid w:val="00FE3464"/>
    <w:rsid w:val="00FE3600"/>
    <w:rsid w:val="00FE3653"/>
    <w:rsid w:val="00FE39EB"/>
    <w:rsid w:val="00FE3D9A"/>
    <w:rsid w:val="00FE445D"/>
    <w:rsid w:val="00FE4575"/>
    <w:rsid w:val="00FE4A1A"/>
    <w:rsid w:val="00FE4DCD"/>
    <w:rsid w:val="00FE4EAC"/>
    <w:rsid w:val="00FE50F4"/>
    <w:rsid w:val="00FE58CF"/>
    <w:rsid w:val="00FE591D"/>
    <w:rsid w:val="00FE5FFB"/>
    <w:rsid w:val="00FE6641"/>
    <w:rsid w:val="00FE6BFB"/>
    <w:rsid w:val="00FE7293"/>
    <w:rsid w:val="00FE7409"/>
    <w:rsid w:val="00FE79A9"/>
    <w:rsid w:val="00FE7D6D"/>
    <w:rsid w:val="00FF02A3"/>
    <w:rsid w:val="00FF04C3"/>
    <w:rsid w:val="00FF04C6"/>
    <w:rsid w:val="00FF093D"/>
    <w:rsid w:val="00FF09D2"/>
    <w:rsid w:val="00FF0DB4"/>
    <w:rsid w:val="00FF0EC5"/>
    <w:rsid w:val="00FF0FA0"/>
    <w:rsid w:val="00FF13F5"/>
    <w:rsid w:val="00FF1497"/>
    <w:rsid w:val="00FF1BA8"/>
    <w:rsid w:val="00FF1DF9"/>
    <w:rsid w:val="00FF235F"/>
    <w:rsid w:val="00FF3313"/>
    <w:rsid w:val="00FF3321"/>
    <w:rsid w:val="00FF3E28"/>
    <w:rsid w:val="00FF407F"/>
    <w:rsid w:val="00FF4302"/>
    <w:rsid w:val="00FF59AF"/>
    <w:rsid w:val="00FF604F"/>
    <w:rsid w:val="00FF649C"/>
    <w:rsid w:val="00FF6707"/>
    <w:rsid w:val="00FF6B64"/>
    <w:rsid w:val="00FF6C77"/>
    <w:rsid w:val="00FF6EAB"/>
    <w:rsid w:val="00FF6F3B"/>
    <w:rsid w:val="00FF74A4"/>
    <w:rsid w:val="00FF751E"/>
    <w:rsid w:val="00FF7864"/>
    <w:rsid w:val="010F5DB5"/>
    <w:rsid w:val="01327858"/>
    <w:rsid w:val="0183A292"/>
    <w:rsid w:val="02F06FD9"/>
    <w:rsid w:val="02F4D687"/>
    <w:rsid w:val="0350B2C6"/>
    <w:rsid w:val="048B8676"/>
    <w:rsid w:val="063E4C19"/>
    <w:rsid w:val="0678772E"/>
    <w:rsid w:val="069F8EE3"/>
    <w:rsid w:val="083161C0"/>
    <w:rsid w:val="0855EC20"/>
    <w:rsid w:val="089DFAAE"/>
    <w:rsid w:val="09860347"/>
    <w:rsid w:val="09EE533E"/>
    <w:rsid w:val="0A6B743E"/>
    <w:rsid w:val="0AA25D9C"/>
    <w:rsid w:val="0B187945"/>
    <w:rsid w:val="0B7F06AD"/>
    <w:rsid w:val="0CAA00CF"/>
    <w:rsid w:val="0EBF78B8"/>
    <w:rsid w:val="0F514E58"/>
    <w:rsid w:val="10320342"/>
    <w:rsid w:val="1052F191"/>
    <w:rsid w:val="10851C5F"/>
    <w:rsid w:val="10A21514"/>
    <w:rsid w:val="11A16D3F"/>
    <w:rsid w:val="11ACBB6C"/>
    <w:rsid w:val="1241C809"/>
    <w:rsid w:val="12FFC7BD"/>
    <w:rsid w:val="13FA59AA"/>
    <w:rsid w:val="142C1474"/>
    <w:rsid w:val="143DF433"/>
    <w:rsid w:val="152FA16D"/>
    <w:rsid w:val="163A347E"/>
    <w:rsid w:val="173499D5"/>
    <w:rsid w:val="1781DD2C"/>
    <w:rsid w:val="18891075"/>
    <w:rsid w:val="1925D096"/>
    <w:rsid w:val="196BC504"/>
    <w:rsid w:val="199A8446"/>
    <w:rsid w:val="199E92A1"/>
    <w:rsid w:val="1A26A1EC"/>
    <w:rsid w:val="1A65A99B"/>
    <w:rsid w:val="1BFB25BD"/>
    <w:rsid w:val="1C81C4CC"/>
    <w:rsid w:val="1CE83D88"/>
    <w:rsid w:val="1DD0B2F2"/>
    <w:rsid w:val="1DD43DC0"/>
    <w:rsid w:val="1E2CB59B"/>
    <w:rsid w:val="200A81E1"/>
    <w:rsid w:val="202EC758"/>
    <w:rsid w:val="20780E09"/>
    <w:rsid w:val="21062B58"/>
    <w:rsid w:val="229C7D95"/>
    <w:rsid w:val="234DB2D6"/>
    <w:rsid w:val="2380BA06"/>
    <w:rsid w:val="24998EF2"/>
    <w:rsid w:val="24CD5669"/>
    <w:rsid w:val="24E021BA"/>
    <w:rsid w:val="2540E68A"/>
    <w:rsid w:val="25C0B663"/>
    <w:rsid w:val="26D777C4"/>
    <w:rsid w:val="2710333A"/>
    <w:rsid w:val="2718D72B"/>
    <w:rsid w:val="27920DA1"/>
    <w:rsid w:val="27EFF840"/>
    <w:rsid w:val="2807AE68"/>
    <w:rsid w:val="28877528"/>
    <w:rsid w:val="2907ABB8"/>
    <w:rsid w:val="290BE790"/>
    <w:rsid w:val="295CAD83"/>
    <w:rsid w:val="29CDD53A"/>
    <w:rsid w:val="2A841660"/>
    <w:rsid w:val="2C4BBFE2"/>
    <w:rsid w:val="2C888E2E"/>
    <w:rsid w:val="2D9CB0AF"/>
    <w:rsid w:val="2DBA29A1"/>
    <w:rsid w:val="2DEC0F37"/>
    <w:rsid w:val="2F11355B"/>
    <w:rsid w:val="2F970A22"/>
    <w:rsid w:val="2FB6415E"/>
    <w:rsid w:val="316BEBB4"/>
    <w:rsid w:val="31B2FD69"/>
    <w:rsid w:val="32B7DC0E"/>
    <w:rsid w:val="33357F6C"/>
    <w:rsid w:val="344A3F1A"/>
    <w:rsid w:val="34A27A96"/>
    <w:rsid w:val="354027F9"/>
    <w:rsid w:val="35AF9D18"/>
    <w:rsid w:val="365FB8FA"/>
    <w:rsid w:val="36C0AB9F"/>
    <w:rsid w:val="37B389CE"/>
    <w:rsid w:val="38405145"/>
    <w:rsid w:val="38FF039B"/>
    <w:rsid w:val="390AC3AD"/>
    <w:rsid w:val="39220C95"/>
    <w:rsid w:val="3957F69D"/>
    <w:rsid w:val="3B0BE357"/>
    <w:rsid w:val="3B53CA3A"/>
    <w:rsid w:val="3B5FDC93"/>
    <w:rsid w:val="3BB83058"/>
    <w:rsid w:val="3D7F68B6"/>
    <w:rsid w:val="3DA97A3E"/>
    <w:rsid w:val="3E39162F"/>
    <w:rsid w:val="3EEB0231"/>
    <w:rsid w:val="4004FA82"/>
    <w:rsid w:val="4015B508"/>
    <w:rsid w:val="415FF0FB"/>
    <w:rsid w:val="418DA3E8"/>
    <w:rsid w:val="4206BB3E"/>
    <w:rsid w:val="429923AD"/>
    <w:rsid w:val="4379721B"/>
    <w:rsid w:val="4388DCAE"/>
    <w:rsid w:val="44313C9F"/>
    <w:rsid w:val="46642EF3"/>
    <w:rsid w:val="468D228D"/>
    <w:rsid w:val="46BC2302"/>
    <w:rsid w:val="46F3AF9B"/>
    <w:rsid w:val="4756AC78"/>
    <w:rsid w:val="47765FF6"/>
    <w:rsid w:val="47859F54"/>
    <w:rsid w:val="47BAAC07"/>
    <w:rsid w:val="484E2623"/>
    <w:rsid w:val="4951FBFE"/>
    <w:rsid w:val="49D35145"/>
    <w:rsid w:val="49E1CF6B"/>
    <w:rsid w:val="4A08CB60"/>
    <w:rsid w:val="4A0C59A5"/>
    <w:rsid w:val="4A559C8C"/>
    <w:rsid w:val="4B4B7556"/>
    <w:rsid w:val="4BB0E603"/>
    <w:rsid w:val="4C48254A"/>
    <w:rsid w:val="4D16B593"/>
    <w:rsid w:val="4D931848"/>
    <w:rsid w:val="4E854061"/>
    <w:rsid w:val="4ED5B085"/>
    <w:rsid w:val="4F36624F"/>
    <w:rsid w:val="4FA95B2C"/>
    <w:rsid w:val="50D76481"/>
    <w:rsid w:val="5178C5C8"/>
    <w:rsid w:val="52632D71"/>
    <w:rsid w:val="526CC96A"/>
    <w:rsid w:val="52DCD7A0"/>
    <w:rsid w:val="53B1A6F6"/>
    <w:rsid w:val="544A0709"/>
    <w:rsid w:val="54975EBE"/>
    <w:rsid w:val="5543863B"/>
    <w:rsid w:val="559A8BA9"/>
    <w:rsid w:val="563ACAFC"/>
    <w:rsid w:val="56CAD458"/>
    <w:rsid w:val="57011EEA"/>
    <w:rsid w:val="57FBE189"/>
    <w:rsid w:val="5854E227"/>
    <w:rsid w:val="58636C6E"/>
    <w:rsid w:val="59E22EEB"/>
    <w:rsid w:val="5A2A6DAF"/>
    <w:rsid w:val="5AE18224"/>
    <w:rsid w:val="5D8FB916"/>
    <w:rsid w:val="5DC42FB3"/>
    <w:rsid w:val="5E4C5F2C"/>
    <w:rsid w:val="5EB05585"/>
    <w:rsid w:val="5EB9C451"/>
    <w:rsid w:val="5F279821"/>
    <w:rsid w:val="5FE6A681"/>
    <w:rsid w:val="60235993"/>
    <w:rsid w:val="610C30AF"/>
    <w:rsid w:val="6291750A"/>
    <w:rsid w:val="62C649A9"/>
    <w:rsid w:val="62EA39C2"/>
    <w:rsid w:val="6309EA44"/>
    <w:rsid w:val="641F3609"/>
    <w:rsid w:val="642D5E03"/>
    <w:rsid w:val="64A182DA"/>
    <w:rsid w:val="6534A90E"/>
    <w:rsid w:val="6768378E"/>
    <w:rsid w:val="6779F58B"/>
    <w:rsid w:val="68CDFF92"/>
    <w:rsid w:val="6906C935"/>
    <w:rsid w:val="6B8E0E21"/>
    <w:rsid w:val="6BD0E83E"/>
    <w:rsid w:val="6CFC5883"/>
    <w:rsid w:val="6D884B15"/>
    <w:rsid w:val="6DEF7BD8"/>
    <w:rsid w:val="6DF83199"/>
    <w:rsid w:val="6F56B6B6"/>
    <w:rsid w:val="6FBD1110"/>
    <w:rsid w:val="707EF828"/>
    <w:rsid w:val="7254F83E"/>
    <w:rsid w:val="72828A7D"/>
    <w:rsid w:val="72866910"/>
    <w:rsid w:val="72CABB3C"/>
    <w:rsid w:val="72E18E16"/>
    <w:rsid w:val="731CA296"/>
    <w:rsid w:val="7392FBFD"/>
    <w:rsid w:val="7455D8D5"/>
    <w:rsid w:val="74FDBF3B"/>
    <w:rsid w:val="7547A101"/>
    <w:rsid w:val="779F05AE"/>
    <w:rsid w:val="77CBD1CF"/>
    <w:rsid w:val="7999ABED"/>
    <w:rsid w:val="799C13BB"/>
    <w:rsid w:val="7B635A72"/>
    <w:rsid w:val="7B80DC77"/>
    <w:rsid w:val="7B8CC695"/>
    <w:rsid w:val="7BF0A8DB"/>
    <w:rsid w:val="7C67167F"/>
    <w:rsid w:val="7C955AA9"/>
    <w:rsid w:val="7CB79DF2"/>
    <w:rsid w:val="7D3C62E2"/>
    <w:rsid w:val="7D5DAFA3"/>
    <w:rsid w:val="7E190E15"/>
    <w:rsid w:val="7FB4A9DD"/>
    <w:rsid w:val="7FB8C368"/>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A6A96"/>
  <w15:chartTrackingRefBased/>
  <w15:docId w15:val="{8D0B0ADD-DFBD-40F6-B472-7C42630E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05"/>
    <w:pPr>
      <w:spacing w:after="0" w:line="240" w:lineRule="auto"/>
    </w:pPr>
    <w:rPr>
      <w:rFonts w:ascii="Avenir Next LT Pro" w:eastAsia="Times New Roman" w:hAnsi="Avenir Next LT Pro" w:cs="Times New Roman"/>
      <w:sz w:val="24"/>
      <w:szCs w:val="24"/>
      <w:lang w:val="en-GB" w:eastAsia="en-GB"/>
    </w:rPr>
  </w:style>
  <w:style w:type="paragraph" w:styleId="Heading1">
    <w:name w:val="heading 1"/>
    <w:basedOn w:val="Normal"/>
    <w:next w:val="Normal"/>
    <w:link w:val="Heading1Char"/>
    <w:uiPriority w:val="9"/>
    <w:qFormat/>
    <w:rsid w:val="00AC637F"/>
    <w:pPr>
      <w:keepNext/>
      <w:keepLines/>
      <w:spacing w:before="240"/>
      <w:outlineLvl w:val="0"/>
    </w:pPr>
    <w:rPr>
      <w:rFonts w:eastAsiaTheme="majorEastAsia" w:cstheme="majorBidi"/>
      <w:b/>
      <w:color w:val="3C4799" w:themeColor="text2"/>
      <w:sz w:val="36"/>
      <w:szCs w:val="32"/>
    </w:rPr>
  </w:style>
  <w:style w:type="paragraph" w:styleId="Heading2">
    <w:name w:val="heading 2"/>
    <w:basedOn w:val="Heading1"/>
    <w:next w:val="Normal"/>
    <w:link w:val="Heading2Char"/>
    <w:uiPriority w:val="9"/>
    <w:unhideWhenUsed/>
    <w:qFormat/>
    <w:rsid w:val="00AC637F"/>
    <w:pPr>
      <w:spacing w:before="40"/>
      <w:outlineLvl w:val="1"/>
    </w:pPr>
    <w:rPr>
      <w:sz w:val="28"/>
      <w:szCs w:val="26"/>
    </w:rPr>
  </w:style>
  <w:style w:type="paragraph" w:styleId="Heading3">
    <w:name w:val="heading 3"/>
    <w:basedOn w:val="Heading2"/>
    <w:next w:val="Normal"/>
    <w:link w:val="Heading3Char"/>
    <w:uiPriority w:val="9"/>
    <w:unhideWhenUsed/>
    <w:qFormat/>
    <w:rsid w:val="00AC637F"/>
    <w:pPr>
      <w:outlineLvl w:val="2"/>
    </w:pPr>
    <w:rPr>
      <w:sz w:val="24"/>
      <w:szCs w:val="24"/>
    </w:rPr>
  </w:style>
  <w:style w:type="paragraph" w:styleId="Heading4">
    <w:name w:val="heading 4"/>
    <w:basedOn w:val="Heading3"/>
    <w:next w:val="Normal"/>
    <w:link w:val="Heading4Char"/>
    <w:uiPriority w:val="9"/>
    <w:unhideWhenUsed/>
    <w:qFormat/>
    <w:rsid w:val="00010D61"/>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 Para 1,Dot pt,No Spacing1,List Paragraph Char Char Char,Indicator Text,List Paragraph1,Bullet 1,Bullet Points,MAIN CONTENT,IFCL - List Paragraph,Bullet list,Resume Title,heading 4,Citation List,List Paragraph12,OBC Bullet,Bullets"/>
    <w:basedOn w:val="Normal"/>
    <w:link w:val="ListParagraphChar"/>
    <w:uiPriority w:val="34"/>
    <w:qFormat/>
    <w:rsid w:val="00B26D7B"/>
    <w:pPr>
      <w:ind w:left="720"/>
      <w:contextualSpacing/>
    </w:pPr>
  </w:style>
  <w:style w:type="paragraph" w:styleId="Header">
    <w:name w:val="header"/>
    <w:basedOn w:val="Normal"/>
    <w:link w:val="HeaderChar"/>
    <w:uiPriority w:val="99"/>
    <w:unhideWhenUsed/>
    <w:rsid w:val="00B26D7B"/>
    <w:pPr>
      <w:tabs>
        <w:tab w:val="center" w:pos="4513"/>
        <w:tab w:val="right" w:pos="9026"/>
      </w:tabs>
    </w:pPr>
  </w:style>
  <w:style w:type="character" w:customStyle="1" w:styleId="HeaderChar">
    <w:name w:val="Header Char"/>
    <w:basedOn w:val="DefaultParagraphFont"/>
    <w:link w:val="Header"/>
    <w:uiPriority w:val="99"/>
    <w:rsid w:val="00B26D7B"/>
  </w:style>
  <w:style w:type="paragraph" w:styleId="Footer">
    <w:name w:val="footer"/>
    <w:basedOn w:val="Normal"/>
    <w:link w:val="FooterChar"/>
    <w:uiPriority w:val="99"/>
    <w:unhideWhenUsed/>
    <w:rsid w:val="00B26D7B"/>
    <w:pPr>
      <w:tabs>
        <w:tab w:val="center" w:pos="4513"/>
        <w:tab w:val="right" w:pos="9026"/>
      </w:tabs>
    </w:pPr>
  </w:style>
  <w:style w:type="character" w:customStyle="1" w:styleId="FooterChar">
    <w:name w:val="Footer Char"/>
    <w:basedOn w:val="DefaultParagraphFont"/>
    <w:link w:val="Footer"/>
    <w:uiPriority w:val="99"/>
    <w:rsid w:val="00B26D7B"/>
  </w:style>
  <w:style w:type="paragraph" w:styleId="BalloonText">
    <w:name w:val="Balloon Text"/>
    <w:basedOn w:val="Normal"/>
    <w:link w:val="BalloonTextChar"/>
    <w:uiPriority w:val="99"/>
    <w:semiHidden/>
    <w:unhideWhenUsed/>
    <w:rsid w:val="003976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7680"/>
    <w:rPr>
      <w:rFonts w:ascii="Segoe UI" w:hAnsi="Segoe UI" w:cs="Segoe UI"/>
      <w:sz w:val="18"/>
      <w:szCs w:val="18"/>
    </w:rPr>
  </w:style>
  <w:style w:type="paragraph" w:styleId="FootnoteText">
    <w:name w:val="footnote text"/>
    <w:basedOn w:val="Normal"/>
    <w:link w:val="FootnoteTextChar"/>
    <w:uiPriority w:val="99"/>
    <w:unhideWhenUsed/>
    <w:rsid w:val="00397680"/>
    <w:rPr>
      <w:sz w:val="20"/>
      <w:szCs w:val="20"/>
    </w:rPr>
  </w:style>
  <w:style w:type="character" w:customStyle="1" w:styleId="FootnoteTextChar">
    <w:name w:val="Footnote Text Char"/>
    <w:basedOn w:val="DefaultParagraphFont"/>
    <w:link w:val="FootnoteText"/>
    <w:uiPriority w:val="99"/>
    <w:rsid w:val="00397680"/>
    <w:rPr>
      <w:sz w:val="20"/>
      <w:szCs w:val="20"/>
    </w:rPr>
  </w:style>
  <w:style w:type="table" w:styleId="TableGrid">
    <w:name w:val="Table Grid"/>
    <w:basedOn w:val="TableNormal"/>
    <w:uiPriority w:val="39"/>
    <w:rsid w:val="00A47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umbered Para 1 Char,Dot pt Char,No Spacing1 Char,List Paragraph Char Char Char Char,Indicator Text Char,List Paragraph1 Char,Bullet 1 Char,Bullet Points Char,MAIN CONTENT Char,IFCL - List Paragraph Char,Bullet list Char,Bullets Char"/>
    <w:link w:val="ListParagraph"/>
    <w:uiPriority w:val="34"/>
    <w:qFormat/>
    <w:locked/>
    <w:rsid w:val="00906CE8"/>
  </w:style>
  <w:style w:type="character" w:styleId="Hyperlink">
    <w:name w:val="Hyperlink"/>
    <w:basedOn w:val="DefaultParagraphFont"/>
    <w:uiPriority w:val="99"/>
    <w:unhideWhenUsed/>
    <w:rsid w:val="00133E0A"/>
    <w:rPr>
      <w:color w:val="3C4799" w:themeColor="hyperlink"/>
      <w:u w:val="single"/>
    </w:rPr>
  </w:style>
  <w:style w:type="character" w:styleId="UnresolvedMention">
    <w:name w:val="Unresolved Mention"/>
    <w:basedOn w:val="DefaultParagraphFont"/>
    <w:uiPriority w:val="99"/>
    <w:semiHidden/>
    <w:unhideWhenUsed/>
    <w:rsid w:val="00133E0A"/>
    <w:rPr>
      <w:color w:val="605E5C"/>
      <w:shd w:val="clear" w:color="auto" w:fill="E1DFDD"/>
    </w:rPr>
  </w:style>
  <w:style w:type="character" w:styleId="CommentReference">
    <w:name w:val="annotation reference"/>
    <w:basedOn w:val="DefaultParagraphFont"/>
    <w:uiPriority w:val="99"/>
    <w:semiHidden/>
    <w:unhideWhenUsed/>
    <w:rsid w:val="000A757C"/>
    <w:rPr>
      <w:sz w:val="16"/>
      <w:szCs w:val="16"/>
    </w:rPr>
  </w:style>
  <w:style w:type="paragraph" w:styleId="CommentText">
    <w:name w:val="annotation text"/>
    <w:basedOn w:val="Normal"/>
    <w:link w:val="CommentTextChar"/>
    <w:uiPriority w:val="99"/>
    <w:unhideWhenUsed/>
    <w:rsid w:val="000A757C"/>
    <w:rPr>
      <w:sz w:val="20"/>
      <w:szCs w:val="20"/>
    </w:rPr>
  </w:style>
  <w:style w:type="character" w:customStyle="1" w:styleId="CommentTextChar">
    <w:name w:val="Comment Text Char"/>
    <w:basedOn w:val="DefaultParagraphFont"/>
    <w:link w:val="CommentText"/>
    <w:uiPriority w:val="99"/>
    <w:rsid w:val="000A757C"/>
    <w:rPr>
      <w:sz w:val="20"/>
      <w:szCs w:val="20"/>
    </w:rPr>
  </w:style>
  <w:style w:type="paragraph" w:styleId="CommentSubject">
    <w:name w:val="annotation subject"/>
    <w:basedOn w:val="CommentText"/>
    <w:next w:val="CommentText"/>
    <w:link w:val="CommentSubjectChar"/>
    <w:uiPriority w:val="99"/>
    <w:semiHidden/>
    <w:unhideWhenUsed/>
    <w:rsid w:val="000A757C"/>
    <w:rPr>
      <w:b/>
      <w:bCs/>
    </w:rPr>
  </w:style>
  <w:style w:type="character" w:customStyle="1" w:styleId="CommentSubjectChar">
    <w:name w:val="Comment Subject Char"/>
    <w:basedOn w:val="CommentTextChar"/>
    <w:link w:val="CommentSubject"/>
    <w:uiPriority w:val="99"/>
    <w:semiHidden/>
    <w:rsid w:val="000A757C"/>
    <w:rPr>
      <w:b/>
      <w:bCs/>
      <w:sz w:val="20"/>
      <w:szCs w:val="20"/>
    </w:rPr>
  </w:style>
  <w:style w:type="character" w:customStyle="1" w:styleId="Heading1Char">
    <w:name w:val="Heading 1 Char"/>
    <w:basedOn w:val="DefaultParagraphFont"/>
    <w:link w:val="Heading1"/>
    <w:uiPriority w:val="9"/>
    <w:rsid w:val="00AC637F"/>
    <w:rPr>
      <w:rFonts w:ascii="Avenir Next LT Pro" w:eastAsiaTheme="majorEastAsia" w:hAnsi="Avenir Next LT Pro" w:cstheme="majorBidi"/>
      <w:b/>
      <w:color w:val="3C4799" w:themeColor="text2"/>
      <w:sz w:val="36"/>
      <w:szCs w:val="32"/>
      <w:lang w:val="en-GB" w:eastAsia="en-GB"/>
    </w:rPr>
  </w:style>
  <w:style w:type="paragraph" w:styleId="Title">
    <w:name w:val="Title"/>
    <w:basedOn w:val="Heading1"/>
    <w:next w:val="Normal"/>
    <w:link w:val="TitleChar"/>
    <w:uiPriority w:val="10"/>
    <w:qFormat/>
    <w:rsid w:val="00C568EA"/>
    <w:pPr>
      <w:contextualSpacing/>
      <w:jc w:val="center"/>
    </w:pPr>
    <w:rPr>
      <w:spacing w:val="-10"/>
      <w:kern w:val="28"/>
      <w:sz w:val="56"/>
      <w:szCs w:val="56"/>
    </w:rPr>
  </w:style>
  <w:style w:type="character" w:customStyle="1" w:styleId="TitleChar">
    <w:name w:val="Title Char"/>
    <w:basedOn w:val="DefaultParagraphFont"/>
    <w:link w:val="Title"/>
    <w:uiPriority w:val="10"/>
    <w:rsid w:val="00C568EA"/>
    <w:rPr>
      <w:rFonts w:ascii="Century Gothic" w:eastAsiaTheme="majorEastAsia" w:hAnsi="Century Gothic" w:cstheme="majorBidi"/>
      <w:b/>
      <w:color w:val="993E69"/>
      <w:spacing w:val="-10"/>
      <w:kern w:val="28"/>
      <w:sz w:val="56"/>
      <w:szCs w:val="56"/>
    </w:rPr>
  </w:style>
  <w:style w:type="character" w:customStyle="1" w:styleId="Heading2Char">
    <w:name w:val="Heading 2 Char"/>
    <w:basedOn w:val="DefaultParagraphFont"/>
    <w:link w:val="Heading2"/>
    <w:uiPriority w:val="9"/>
    <w:rsid w:val="00AC637F"/>
    <w:rPr>
      <w:rFonts w:ascii="Avenir Next LT Pro" w:eastAsiaTheme="majorEastAsia" w:hAnsi="Avenir Next LT Pro" w:cstheme="majorBidi"/>
      <w:b/>
      <w:color w:val="3C4799" w:themeColor="text2"/>
      <w:sz w:val="28"/>
      <w:szCs w:val="26"/>
      <w:lang w:val="en-GB" w:eastAsia="en-GB"/>
    </w:rPr>
  </w:style>
  <w:style w:type="character" w:styleId="Emphasis">
    <w:name w:val="Emphasis"/>
    <w:basedOn w:val="DefaultParagraphFont"/>
    <w:uiPriority w:val="20"/>
    <w:qFormat/>
    <w:rsid w:val="00C568EA"/>
    <w:rPr>
      <w:i/>
      <w:iCs/>
    </w:rPr>
  </w:style>
  <w:style w:type="character" w:customStyle="1" w:styleId="Heading3Char">
    <w:name w:val="Heading 3 Char"/>
    <w:basedOn w:val="DefaultParagraphFont"/>
    <w:link w:val="Heading3"/>
    <w:uiPriority w:val="9"/>
    <w:rsid w:val="00AC637F"/>
    <w:rPr>
      <w:rFonts w:ascii="Avenir Next LT Pro" w:eastAsiaTheme="majorEastAsia" w:hAnsi="Avenir Next LT Pro" w:cstheme="majorBidi"/>
      <w:b/>
      <w:color w:val="3C4799" w:themeColor="text2"/>
      <w:sz w:val="24"/>
      <w:szCs w:val="24"/>
      <w:lang w:val="en-GB" w:eastAsia="en-GB"/>
    </w:rPr>
  </w:style>
  <w:style w:type="character" w:customStyle="1" w:styleId="Heading4Char">
    <w:name w:val="Heading 4 Char"/>
    <w:basedOn w:val="DefaultParagraphFont"/>
    <w:link w:val="Heading4"/>
    <w:uiPriority w:val="9"/>
    <w:rsid w:val="00010D61"/>
    <w:rPr>
      <w:rFonts w:ascii="Century Gothic" w:eastAsiaTheme="majorEastAsia" w:hAnsi="Century Gothic" w:cstheme="majorBidi"/>
      <w:b/>
      <w:i/>
      <w:iCs/>
      <w:color w:val="3C4799" w:themeColor="text2"/>
      <w:sz w:val="24"/>
      <w:szCs w:val="24"/>
    </w:rPr>
  </w:style>
  <w:style w:type="character" w:styleId="PlaceholderText">
    <w:name w:val="Placeholder Text"/>
    <w:basedOn w:val="DefaultParagraphFont"/>
    <w:uiPriority w:val="99"/>
    <w:semiHidden/>
    <w:rsid w:val="008079AF"/>
    <w:rPr>
      <w:color w:val="666666"/>
    </w:rPr>
  </w:style>
  <w:style w:type="paragraph" w:styleId="Subtitle">
    <w:name w:val="Subtitle"/>
    <w:basedOn w:val="Normal"/>
    <w:next w:val="Normal"/>
    <w:link w:val="SubtitleChar"/>
    <w:uiPriority w:val="11"/>
    <w:qFormat/>
    <w:rsid w:val="0086031F"/>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86031F"/>
    <w:rPr>
      <w:rFonts w:eastAsiaTheme="minorEastAsia"/>
      <w:color w:val="5A5A5A" w:themeColor="text1" w:themeTint="A5"/>
      <w:spacing w:val="15"/>
    </w:rPr>
  </w:style>
  <w:style w:type="character" w:styleId="FootnoteReference">
    <w:name w:val="footnote reference"/>
    <w:basedOn w:val="DefaultParagraphFont"/>
    <w:uiPriority w:val="99"/>
    <w:semiHidden/>
    <w:unhideWhenUsed/>
    <w:rsid w:val="00EF7EEF"/>
    <w:rPr>
      <w:vertAlign w:val="superscript"/>
    </w:rPr>
  </w:style>
  <w:style w:type="character" w:styleId="FollowedHyperlink">
    <w:name w:val="FollowedHyperlink"/>
    <w:basedOn w:val="DefaultParagraphFont"/>
    <w:uiPriority w:val="99"/>
    <w:semiHidden/>
    <w:unhideWhenUsed/>
    <w:rsid w:val="00262509"/>
    <w:rPr>
      <w:color w:val="993E69" w:themeColor="followedHyperlink"/>
      <w:u w:val="single"/>
    </w:rPr>
  </w:style>
  <w:style w:type="paragraph" w:styleId="Quote">
    <w:name w:val="Quote"/>
    <w:basedOn w:val="Normal"/>
    <w:next w:val="Normal"/>
    <w:link w:val="QuoteChar"/>
    <w:uiPriority w:val="29"/>
    <w:qFormat/>
    <w:rsid w:val="009526B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526BA"/>
    <w:rPr>
      <w:rFonts w:ascii="Avenir Next LT Pro" w:hAnsi="Avenir Next LT Pro"/>
      <w:i/>
      <w:iCs/>
      <w:color w:val="404040" w:themeColor="text1" w:themeTint="BF"/>
    </w:rPr>
  </w:style>
  <w:style w:type="paragraph" w:styleId="Revision">
    <w:name w:val="Revision"/>
    <w:hidden/>
    <w:uiPriority w:val="99"/>
    <w:semiHidden/>
    <w:rsid w:val="00DA2B8C"/>
    <w:pPr>
      <w:spacing w:after="0" w:line="240" w:lineRule="auto"/>
    </w:pPr>
    <w:rPr>
      <w:rFonts w:ascii="Avenir Next LT Pro" w:hAnsi="Avenir Next LT Pro"/>
    </w:rPr>
  </w:style>
  <w:style w:type="character" w:styleId="Strong">
    <w:name w:val="Strong"/>
    <w:basedOn w:val="DefaultParagraphFont"/>
    <w:uiPriority w:val="22"/>
    <w:qFormat/>
    <w:rsid w:val="00440EE0"/>
    <w:rPr>
      <w:b/>
      <w:bCs/>
    </w:rPr>
  </w:style>
  <w:style w:type="paragraph" w:styleId="Bibliography">
    <w:name w:val="Bibliography"/>
    <w:basedOn w:val="Normal"/>
    <w:next w:val="Normal"/>
    <w:uiPriority w:val="37"/>
    <w:unhideWhenUsed/>
    <w:rsid w:val="007D7F0D"/>
    <w:pPr>
      <w:spacing w:after="240"/>
    </w:pPr>
  </w:style>
  <w:style w:type="paragraph" w:styleId="NormalWeb">
    <w:name w:val="Normal (Web)"/>
    <w:basedOn w:val="Normal"/>
    <w:uiPriority w:val="99"/>
    <w:unhideWhenUsed/>
    <w:rsid w:val="00F54E84"/>
    <w:pPr>
      <w:spacing w:before="100" w:beforeAutospacing="1" w:after="100" w:afterAutospacing="1"/>
    </w:pPr>
  </w:style>
  <w:style w:type="character" w:styleId="Mention">
    <w:name w:val="Mention"/>
    <w:basedOn w:val="DefaultParagraphFont"/>
    <w:uiPriority w:val="99"/>
    <w:unhideWhenUsed/>
    <w:rsid w:val="005C5E66"/>
    <w:rPr>
      <w:color w:val="2B579A"/>
      <w:shd w:val="clear" w:color="auto" w:fill="E1DFDD"/>
    </w:rPr>
  </w:style>
  <w:style w:type="character" w:styleId="LineNumber">
    <w:name w:val="line number"/>
    <w:basedOn w:val="DefaultParagraphFont"/>
    <w:uiPriority w:val="99"/>
    <w:semiHidden/>
    <w:unhideWhenUsed/>
    <w:rsid w:val="00D85C70"/>
  </w:style>
  <w:style w:type="paragraph" w:customStyle="1" w:styleId="isselectedend">
    <w:name w:val="isselectedend"/>
    <w:basedOn w:val="Normal"/>
    <w:rsid w:val="003D7636"/>
    <w:pPr>
      <w:spacing w:before="100" w:beforeAutospacing="1" w:after="100" w:afterAutospacing="1"/>
    </w:pPr>
  </w:style>
  <w:style w:type="paragraph" w:customStyle="1" w:styleId="pdq2pgselectionanchorcontainer">
    <w:name w:val="pdq2pg_selectionanchorcontainer"/>
    <w:basedOn w:val="Normal"/>
    <w:rsid w:val="00750AF4"/>
    <w:pPr>
      <w:spacing w:before="100" w:beforeAutospacing="1" w:after="100" w:afterAutospacing="1"/>
    </w:pPr>
  </w:style>
  <w:style w:type="table" w:styleId="TableGridLight">
    <w:name w:val="Grid Table Light"/>
    <w:basedOn w:val="TableNormal"/>
    <w:uiPriority w:val="40"/>
    <w:rsid w:val="00624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9333955">
      <w:bodyDiv w:val="1"/>
      <w:marLeft w:val="0"/>
      <w:marRight w:val="0"/>
      <w:marTop w:val="0"/>
      <w:marBottom w:val="0"/>
      <w:divBdr>
        <w:top w:val="none" w:sz="0" w:space="0" w:color="auto"/>
        <w:left w:val="none" w:sz="0" w:space="0" w:color="auto"/>
        <w:bottom w:val="none" w:sz="0" w:space="0" w:color="auto"/>
        <w:right w:val="none" w:sz="0" w:space="0" w:color="auto"/>
      </w:divBdr>
    </w:div>
    <w:div w:id="770321032">
      <w:bodyDiv w:val="1"/>
      <w:marLeft w:val="0"/>
      <w:marRight w:val="0"/>
      <w:marTop w:val="0"/>
      <w:marBottom w:val="0"/>
      <w:divBdr>
        <w:top w:val="none" w:sz="0" w:space="0" w:color="auto"/>
        <w:left w:val="none" w:sz="0" w:space="0" w:color="auto"/>
        <w:bottom w:val="none" w:sz="0" w:space="0" w:color="auto"/>
        <w:right w:val="none" w:sz="0" w:space="0" w:color="auto"/>
      </w:divBdr>
    </w:div>
    <w:div w:id="980234855">
      <w:bodyDiv w:val="1"/>
      <w:marLeft w:val="0"/>
      <w:marRight w:val="0"/>
      <w:marTop w:val="0"/>
      <w:marBottom w:val="0"/>
      <w:divBdr>
        <w:top w:val="none" w:sz="0" w:space="0" w:color="auto"/>
        <w:left w:val="none" w:sz="0" w:space="0" w:color="auto"/>
        <w:bottom w:val="none" w:sz="0" w:space="0" w:color="auto"/>
        <w:right w:val="none" w:sz="0" w:space="0" w:color="auto"/>
      </w:divBdr>
    </w:div>
    <w:div w:id="1064066102">
      <w:bodyDiv w:val="1"/>
      <w:marLeft w:val="0"/>
      <w:marRight w:val="0"/>
      <w:marTop w:val="0"/>
      <w:marBottom w:val="0"/>
      <w:divBdr>
        <w:top w:val="none" w:sz="0" w:space="0" w:color="auto"/>
        <w:left w:val="none" w:sz="0" w:space="0" w:color="auto"/>
        <w:bottom w:val="none" w:sz="0" w:space="0" w:color="auto"/>
        <w:right w:val="none" w:sz="0" w:space="0" w:color="auto"/>
      </w:divBdr>
    </w:div>
    <w:div w:id="1257396495">
      <w:bodyDiv w:val="1"/>
      <w:marLeft w:val="0"/>
      <w:marRight w:val="0"/>
      <w:marTop w:val="0"/>
      <w:marBottom w:val="0"/>
      <w:divBdr>
        <w:top w:val="none" w:sz="0" w:space="0" w:color="auto"/>
        <w:left w:val="none" w:sz="0" w:space="0" w:color="auto"/>
        <w:bottom w:val="none" w:sz="0" w:space="0" w:color="auto"/>
        <w:right w:val="none" w:sz="0" w:space="0" w:color="auto"/>
      </w:divBdr>
    </w:div>
    <w:div w:id="1279874159">
      <w:bodyDiv w:val="1"/>
      <w:marLeft w:val="0"/>
      <w:marRight w:val="0"/>
      <w:marTop w:val="0"/>
      <w:marBottom w:val="0"/>
      <w:divBdr>
        <w:top w:val="none" w:sz="0" w:space="0" w:color="auto"/>
        <w:left w:val="none" w:sz="0" w:space="0" w:color="auto"/>
        <w:bottom w:val="none" w:sz="0" w:space="0" w:color="auto"/>
        <w:right w:val="none" w:sz="0" w:space="0" w:color="auto"/>
      </w:divBdr>
    </w:div>
    <w:div w:id="1385641760">
      <w:bodyDiv w:val="1"/>
      <w:marLeft w:val="0"/>
      <w:marRight w:val="0"/>
      <w:marTop w:val="0"/>
      <w:marBottom w:val="0"/>
      <w:divBdr>
        <w:top w:val="none" w:sz="0" w:space="0" w:color="auto"/>
        <w:left w:val="none" w:sz="0" w:space="0" w:color="auto"/>
        <w:bottom w:val="none" w:sz="0" w:space="0" w:color="auto"/>
        <w:right w:val="none" w:sz="0" w:space="0" w:color="auto"/>
      </w:divBdr>
    </w:div>
    <w:div w:id="1791388141">
      <w:bodyDiv w:val="1"/>
      <w:marLeft w:val="0"/>
      <w:marRight w:val="0"/>
      <w:marTop w:val="0"/>
      <w:marBottom w:val="0"/>
      <w:divBdr>
        <w:top w:val="none" w:sz="0" w:space="0" w:color="auto"/>
        <w:left w:val="none" w:sz="0" w:space="0" w:color="auto"/>
        <w:bottom w:val="none" w:sz="0" w:space="0" w:color="auto"/>
        <w:right w:val="none" w:sz="0" w:space="0" w:color="auto"/>
      </w:divBdr>
    </w:div>
    <w:div w:id="1924758473">
      <w:bodyDiv w:val="1"/>
      <w:marLeft w:val="0"/>
      <w:marRight w:val="0"/>
      <w:marTop w:val="0"/>
      <w:marBottom w:val="0"/>
      <w:divBdr>
        <w:top w:val="none" w:sz="0" w:space="0" w:color="auto"/>
        <w:left w:val="none" w:sz="0" w:space="0" w:color="auto"/>
        <w:bottom w:val="none" w:sz="0" w:space="0" w:color="auto"/>
        <w:right w:val="none" w:sz="0" w:space="0" w:color="auto"/>
      </w:divBdr>
    </w:div>
    <w:div w:id="2059935798">
      <w:bodyDiv w:val="1"/>
      <w:marLeft w:val="0"/>
      <w:marRight w:val="0"/>
      <w:marTop w:val="0"/>
      <w:marBottom w:val="0"/>
      <w:divBdr>
        <w:top w:val="none" w:sz="0" w:space="0" w:color="auto"/>
        <w:left w:val="none" w:sz="0" w:space="0" w:color="auto"/>
        <w:bottom w:val="none" w:sz="0" w:space="0" w:color="auto"/>
        <w:right w:val="none" w:sz="0" w:space="0" w:color="auto"/>
      </w:divBdr>
    </w:div>
    <w:div w:id="207350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40knowledgehub.org/s/article/How-national-governments-can-increase-finance-for-subnational-climate-action?language=en_U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viablecities.se/klimatneutrala-stader-2030/" TargetMode="External"/><Relationship Id="rId26" Type="http://schemas.openxmlformats.org/officeDocument/2006/relationships/hyperlink" Target="https://ndcpartnership.org/knowledge-portal/project-preparation-support-database/about" TargetMode="External"/><Relationship Id="rId39" Type="http://schemas.openxmlformats.org/officeDocument/2006/relationships/hyperlink" Target="https://www.centreforthrivingplaces.org/" TargetMode="External"/><Relationship Id="rId21" Type="http://schemas.openxmlformats.org/officeDocument/2006/relationships/hyperlink" Target="https://citiesclimatefinance.org/publications/integrating-urban-and-subnational-priorities-into-country-platforms" TargetMode="External"/><Relationship Id="rId34" Type="http://schemas.openxmlformats.org/officeDocument/2006/relationships/hyperlink" Target="https://uiif-resilience.org/" TargetMode="External"/><Relationship Id="rId42" Type="http://schemas.openxmlformats.org/officeDocument/2006/relationships/hyperlink" Target="https://citiesclimatefinance.org/the-local-hubs" TargetMode="External"/><Relationship Id="rId47" Type="http://schemas.openxmlformats.org/officeDocument/2006/relationships/hyperlink" Target="https://www.convergence.co.in/public/images/electric_bus/Grand-Challenge-Case-Study-Final-Web-Version.pdf" TargetMode="External"/><Relationship Id="rId50" Type="http://schemas.openxmlformats.org/officeDocument/2006/relationships/hyperlink" Target="https://academy.shiftcities.org/"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frica.iclei.org/resource/convening-town-hall-cops-across-sub-saharan-africa/" TargetMode="External"/><Relationship Id="rId29" Type="http://schemas.openxmlformats.org/officeDocument/2006/relationships/hyperlink" Target="https://www.greenfinanceplatform.org/organization/sustainable-infrastructure-foundation-sif-source" TargetMode="External"/><Relationship Id="rId11" Type="http://schemas.openxmlformats.org/officeDocument/2006/relationships/endnotes" Target="endnotes.xml"/><Relationship Id="rId24" Type="http://schemas.openxmlformats.org/officeDocument/2006/relationships/hyperlink" Target="https://citiesclimatefinance.org/pcvr-project-bank" TargetMode="External"/><Relationship Id="rId32" Type="http://schemas.openxmlformats.org/officeDocument/2006/relationships/hyperlink" Target="https://www.bristolcityleap.co.uk/community/community-energy-fund/" TargetMode="External"/><Relationship Id="rId37" Type="http://schemas.openxmlformats.org/officeDocument/2006/relationships/hyperlink" Target="https://viablecities.se/en/satsningar/coaction/" TargetMode="External"/><Relationship Id="rId40" Type="http://schemas.openxmlformats.org/officeDocument/2006/relationships/hyperlink" Target="https://decisionbrain.com/green-routes-sustainable-urban-logistics/" TargetMode="External"/><Relationship Id="rId45" Type="http://schemas.openxmlformats.org/officeDocument/2006/relationships/hyperlink" Target="https://www.c40.org/accelerators/clean-construction/"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cities2030.es/en/" TargetMode="External"/><Relationship Id="rId31" Type="http://schemas.openxmlformats.org/officeDocument/2006/relationships/hyperlink" Target="https://www.abundanceinvestment.com/council/bristol" TargetMode="External"/><Relationship Id="rId44" Type="http://schemas.openxmlformats.org/officeDocument/2006/relationships/hyperlink" Target="https://initiatives.weforum.org/first-movers-coalition/home" TargetMode="External"/><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www.c40knowledgehub.org/s/article/How-to-get-started-on-a-robust-and-credible-climate-budget?language=en_US" TargetMode="External"/><Relationship Id="rId27" Type="http://schemas.openxmlformats.org/officeDocument/2006/relationships/hyperlink" Target="https://iclei.org/e-library/a-capacity-development-toolkit-for-early-stage-project-preparation/" TargetMode="External"/><Relationship Id="rId30" Type="http://schemas.openxmlformats.org/officeDocument/2006/relationships/hyperlink" Target="https://www.findeter.gov.co/who-we-are" TargetMode="External"/><Relationship Id="rId35" Type="http://schemas.openxmlformats.org/officeDocument/2006/relationships/hyperlink" Target="https://infracredit.ng/portfolio/" TargetMode="External"/><Relationship Id="rId43" Type="http://schemas.openxmlformats.org/officeDocument/2006/relationships/hyperlink" Target="https://citiis.niua.in/" TargetMode="External"/><Relationship Id="rId48" Type="http://schemas.openxmlformats.org/officeDocument/2006/relationships/hyperlink" Target="https://www.agora-energiewende.org/fileadmin/Success_Stories/BP/BP_CH_Recycled-concrete/A-EW_282_Succ_Stor_BP_Recycled-concrete-in-Switzerland_WEB.pdf" TargetMode="Externa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citiesclimatefinance.org/workstreams/enabling-framework-conditions-assessment-tool" TargetMode="External"/><Relationship Id="rId25" Type="http://schemas.openxmlformats.org/officeDocument/2006/relationships/hyperlink" Target="https://citiesclimatefinance.org/project-preparation-resource-directory" TargetMode="External"/><Relationship Id="rId33" Type="http://schemas.openxmlformats.org/officeDocument/2006/relationships/hyperlink" Target="https://viabilityfund.org/" TargetMode="External"/><Relationship Id="rId38" Type="http://schemas.openxmlformats.org/officeDocument/2006/relationships/hyperlink" Target="https://viablecities.se/wp-content/uploads/2026/03/2026-Energy-Net-and-the-future-of-local-energy-systems.pdf" TargetMode="External"/><Relationship Id="rId46" Type="http://schemas.openxmlformats.org/officeDocument/2006/relationships/hyperlink" Target="https://citiesclimatefinance.org/publications/financial-aggregation-blueprints-for-urban-climate-infrastructure" TargetMode="External"/><Relationship Id="rId20" Type="http://schemas.openxmlformats.org/officeDocument/2006/relationships/hyperlink" Target="https://sdgfinance.undp.org/resource-library/tanzania-inff-case-study-integrating-financing-frameworks-national-and-local?utm_source=chatgpt.com" TargetMode="External"/><Relationship Id="rId41" Type="http://schemas.openxmlformats.org/officeDocument/2006/relationships/hyperlink" Target="https://viablecities.se/en/satsningar/snabbsam/"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viablecities.se/en/utlysningar/utlysning-15/" TargetMode="External"/><Relationship Id="rId28" Type="http://schemas.openxmlformats.org/officeDocument/2006/relationships/hyperlink" Target="https://repository.unescap.org/items/6268f5a1-9051-4007-ab6d-5c174bec64a5" TargetMode="External"/><Relationship Id="rId36" Type="http://schemas.openxmlformats.org/officeDocument/2006/relationships/hyperlink" Target="https://kommuninvest.se/eng/home-page.html" TargetMode="External"/><Relationship Id="rId49" Type="http://schemas.openxmlformats.org/officeDocument/2006/relationships/hyperlink" Target="https://c40cff.org/tools/city-academy-on-finance-and-equity-workbook/"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citiesclimatefinance.org/pcvr-project-bank" TargetMode="External"/><Relationship Id="rId13" Type="http://schemas.openxmlformats.org/officeDocument/2006/relationships/hyperlink" Target="https://citiesclimatefinance.org/publications/financial-aggregation-for-cities" TargetMode="External"/><Relationship Id="rId18" Type="http://schemas.openxmlformats.org/officeDocument/2006/relationships/hyperlink" Target="https://www.oecd.org/en/publications/oecd-dac-blended-finance-guidance-2025_e4a13d2c-en/full-report/principle-3-tailor-blended-finance-to-the-local-context_8dcaaf86.html" TargetMode="External"/><Relationship Id="rId3" Type="http://schemas.openxmlformats.org/officeDocument/2006/relationships/hyperlink" Target="https://citiesclimatefinance.org/publications/integrating-urban-and-subnational-priorities-into-country-platforms" TargetMode="External"/><Relationship Id="rId21" Type="http://schemas.openxmlformats.org/officeDocument/2006/relationships/hyperlink" Target="https://citiesclimatefinance.org/wp-content/uploads/2020/02/Synthesis-Report.pdf" TargetMode="External"/><Relationship Id="rId7" Type="http://schemas.openxmlformats.org/officeDocument/2006/relationships/hyperlink" Target="https://www.helmond.nl/Media%20Helmond.nl/Documenten%20Helmond/Bewoners/Duurzaamheid/Klimaatmissie/CCC%20Eindhoven-Helmond%20-%20Climate%20Investment%20Plan%20-%20FINAL.pdf" TargetMode="External"/><Relationship Id="rId12" Type="http://schemas.openxmlformats.org/officeDocument/2006/relationships/hyperlink" Target="https://citiesclimatefinance.org/publications/accelerating-urban-climate-finance-in-low-and-middle-income-countries" TargetMode="External"/><Relationship Id="rId17" Type="http://schemas.openxmlformats.org/officeDocument/2006/relationships/hyperlink" Target="https://ppp.worldbank.org/library/state-blended-finance-2024-climate-edition" TargetMode="External"/><Relationship Id="rId25" Type="http://schemas.openxmlformats.org/officeDocument/2006/relationships/hyperlink" Target="https://citiesclimatefinance.org/publications/catalyzing-aggregated-purchasing-power" TargetMode="External"/><Relationship Id="rId2" Type="http://schemas.openxmlformats.org/officeDocument/2006/relationships/hyperlink" Target="https://www.wri.org/climate/financing-country-platforms" TargetMode="External"/><Relationship Id="rId16" Type="http://schemas.openxmlformats.org/officeDocument/2006/relationships/hyperlink" Target="https://www.oecd.org/en/publications/oecd-dac-blended-finance-guidance-2025_e4a13d2c-en/full-report/overview_a751d23e.html" TargetMode="External"/><Relationship Id="rId20" Type="http://schemas.openxmlformats.org/officeDocument/2006/relationships/hyperlink" Target="https://citiesclimatefinance.org/wp-content/uploads/2020/02/Synthesis-Report.pdf" TargetMode="External"/><Relationship Id="rId1" Type="http://schemas.openxmlformats.org/officeDocument/2006/relationships/hyperlink" Target="https://www.wri.org/technical-perspectives/inside-colombia-climate-plan-2025-nationally-determined-contribution" TargetMode="External"/><Relationship Id="rId6" Type="http://schemas.openxmlformats.org/officeDocument/2006/relationships/hyperlink" Target="https://sdgfinance.undp.org/sites/default/files/2024-08/RBAP-DG-2019-Climate-Budget-Tagging-Guidance-Note.pdf?utm_source=chatgpt.com" TargetMode="External"/><Relationship Id="rId11" Type="http://schemas.openxmlformats.org/officeDocument/2006/relationships/hyperlink" Target="https://www.pib.gov.in/newsite/erelcontent.aspx?relid=21070&amp;utm_source=chatgpt.com&amp;reg=48&amp;lang=2" TargetMode="External"/><Relationship Id="rId24" Type="http://schemas.openxmlformats.org/officeDocument/2006/relationships/hyperlink" Target="https://citiesclimatefinance.org/publications/financial-aggregation-blueprints-for-urban-climate-infrastructure" TargetMode="External"/><Relationship Id="rId5" Type="http://schemas.openxmlformats.org/officeDocument/2006/relationships/hyperlink" Target="https://www.c40knowledgehub.org/s/article/Climate-budgeting-framework?language=en_US" TargetMode="External"/><Relationship Id="rId15" Type="http://schemas.openxmlformats.org/officeDocument/2006/relationships/hyperlink" Target="https://citiesclimatefinance.org/financial-instruments" TargetMode="External"/><Relationship Id="rId23" Type="http://schemas.openxmlformats.org/officeDocument/2006/relationships/hyperlink" Target="https://www.c40.org/wp-content/uploads/2025/12/C40-Clean-Construction-Accelerator-Report.pdf" TargetMode="External"/><Relationship Id="rId10" Type="http://schemas.openxmlformats.org/officeDocument/2006/relationships/hyperlink" Target="https://www.oecd.org/en/publications/intermediary-cities-and-climate-change_23508323-en/full-report/component-9.html" TargetMode="External"/><Relationship Id="rId19" Type="http://schemas.openxmlformats.org/officeDocument/2006/relationships/hyperlink" Target="https://www.oecd.org/en/publications/oecd-dac-blended-finance-guidance-2025_e4a13d2c-en/full-report/principle-4-focus-on-effective-partnering-for-blended-finance_9c33db68.html" TargetMode="External"/><Relationship Id="rId4" Type="http://schemas.openxmlformats.org/officeDocument/2006/relationships/hyperlink" Target="https://denhaag.raadsinformatie.nl/document/13931782/1" TargetMode="External"/><Relationship Id="rId9" Type="http://schemas.openxmlformats.org/officeDocument/2006/relationships/hyperlink" Target="https://citiesclimatefinance.org/pcvr-project-bank" TargetMode="External"/><Relationship Id="rId14" Type="http://schemas.openxmlformats.org/officeDocument/2006/relationships/hyperlink" Target="https://documents1.worldbank.org/curated/en/099041224090039327/pdf/P17612810871700531ae091b1c089264caf.pdf" TargetMode="External"/><Relationship Id="rId22" Type="http://schemas.openxmlformats.org/officeDocument/2006/relationships/hyperlink" Target="https://www.c40.org/accelerators/clean-construct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DD089D4D-ECF3-4C4E-B5F6-9F762F3E02A9}">
    <t:Anchor>
      <t:Comment id="1077510012"/>
    </t:Anchor>
    <t:History>
      <t:Event id="{67FB3A1D-21FD-43A4-920D-AF80E9A5CD3B}" time="2026-08-13T19:19:36.44Z">
        <t:Attribution userId="S::Hamza.Abdullah@cpiglobal.org::bdbab282-4263-48ba-af0d-1453b1a24a9a" userProvider="AD" userName="Hamza Abdullah"/>
        <t:Anchor>
          <t:Comment id="1077510012"/>
        </t:Anchor>
        <t:Create/>
      </t:Event>
      <t:Event id="{930A9914-65C9-4702-B3BF-0B778AFBA2F0}" time="2026-08-13T19:19:36.44Z">
        <t:Attribution userId="S::Hamza.Abdullah@cpiglobal.org::bdbab282-4263-48ba-af0d-1453b1a24a9a" userProvider="AD" userName="Hamza Abdullah"/>
        <t:Anchor>
          <t:Comment id="1077510012"/>
        </t:Anchor>
        <t:Assign userId="S::Ahana.Raina@cpiglobal.org::684222d9-b610-48f3-a05f-d60cc930953e" userProvider="AD" userName="Ahana Raina"/>
      </t:Event>
      <t:Event id="{BECE026E-4416-47FE-B06D-E021F455411E}" time="2026-08-13T19:19:36.44Z">
        <t:Attribution userId="S::Hamza.Abdullah@cpiglobal.org::bdbab282-4263-48ba-af0d-1453b1a24a9a" userProvider="AD" userName="Hamza Abdullah"/>
        <t:Anchor>
          <t:Comment id="1077510012"/>
        </t:Anchor>
        <t:SetTitle title="@Ahana Raina for your attention - we cannot write internal conversations into the draft. It will be severly detrimental and counterproductive for us to say it in the draft that “excessive reliance on the swedish model sets us up to fail” - please…"/>
      </t:Event>
    </t:History>
  </t:Task>
</t:Tasks>
</file>

<file path=word/theme/theme1.xml><?xml version="1.0" encoding="utf-8"?>
<a:theme xmlns:a="http://schemas.openxmlformats.org/drawingml/2006/main" name="Office Theme">
  <a:themeElements>
    <a:clrScheme name="CCFLA">
      <a:dk1>
        <a:srgbClr val="000000"/>
      </a:dk1>
      <a:lt1>
        <a:sysClr val="window" lastClr="FFFFFF"/>
      </a:lt1>
      <a:dk2>
        <a:srgbClr val="3C4799"/>
      </a:dk2>
      <a:lt2>
        <a:srgbClr val="5D8D8B"/>
      </a:lt2>
      <a:accent1>
        <a:srgbClr val="E8983C"/>
      </a:accent1>
      <a:accent2>
        <a:srgbClr val="9ABA75"/>
      </a:accent2>
      <a:accent3>
        <a:srgbClr val="993E69"/>
      </a:accent3>
      <a:accent4>
        <a:srgbClr val="F0C763"/>
      </a:accent4>
      <a:accent5>
        <a:srgbClr val="467D9D"/>
      </a:accent5>
      <a:accent6>
        <a:srgbClr val="E0514C"/>
      </a:accent6>
      <a:hlink>
        <a:srgbClr val="3C4799"/>
      </a:hlink>
      <a:folHlink>
        <a:srgbClr val="993E6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c9dee7-e59b-4f54-8116-cd9c50c482f8">
      <Terms xmlns="http://schemas.microsoft.com/office/infopath/2007/PartnerControls"/>
    </lcf76f155ced4ddcb4097134ff3c332f>
    <TaxCatchAll xmlns="c0f73db5-b897-407f-8dff-990b885f95f5" xsi:nil="true"/>
    <Image xmlns="68c9dee7-e59b-4f54-8116-cd9c50c482f8" xsi:nil="true"/>
    <Comment xmlns="68c9dee7-e59b-4f54-8116-cd9c50c482f8" xsi:nil="true"/>
    <sasa xmlns="68c9dee7-e59b-4f54-8116-cd9c50c482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15358A7AC810449BAA9B3B84924B1D" ma:contentTypeVersion="17" ma:contentTypeDescription="Create a new document." ma:contentTypeScope="" ma:versionID="2f937348b42ac01d2b9ec06f95cdffbf">
  <xsd:schema xmlns:xsd="http://www.w3.org/2001/XMLSchema" xmlns:xs="http://www.w3.org/2001/XMLSchema" xmlns:p="http://schemas.microsoft.com/office/2006/metadata/properties" xmlns:ns2="68c9dee7-e59b-4f54-8116-cd9c50c482f8" xmlns:ns3="c0f73db5-b897-407f-8dff-990b885f95f5" targetNamespace="http://schemas.microsoft.com/office/2006/metadata/properties" ma:root="true" ma:fieldsID="a1ce7072a6a4c2024853ba47c7c38094" ns2:_="" ns3:_="">
    <xsd:import namespace="68c9dee7-e59b-4f54-8116-cd9c50c482f8"/>
    <xsd:import namespace="c0f73db5-b897-407f-8dff-990b885f95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element ref="ns2:Comment" minOccurs="0"/>
                <xsd:element ref="ns2:Image" minOccurs="0"/>
                <xsd:element ref="ns2:sas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9dee7-e59b-4f54-8116-cd9c50c482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30f5fa2-f113-46ef-a067-c1926872f5a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Comment" ma:index="22" nillable="true" ma:displayName="Comment" ma:description="Within the pdf attachment there are sub attachments that contain the Annex 3b" ma:format="Dropdown" ma:internalName="Comment">
      <xsd:simpleType>
        <xsd:restriction base="dms:Text">
          <xsd:maxLength value="255"/>
        </xsd:restriction>
      </xsd:simpleType>
    </xsd:element>
    <xsd:element name="Image" ma:index="23" nillable="true" ma:displayName="Image" ma:format="Thumbnail" ma:internalName="Image">
      <xsd:simpleType>
        <xsd:restriction base="dms:Unknown"/>
      </xsd:simpleType>
    </xsd:element>
    <xsd:element name="sasa" ma:index="24" nillable="true" ma:displayName="sasa" ma:internalName="sasa">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f73db5-b897-407f-8dff-990b885f95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71be772-cd7b-4cb8-a87d-dcd75751de80}" ma:internalName="TaxCatchAll" ma:showField="CatchAllData" ma:web="c0f73db5-b897-407f-8dff-990b885f95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C28FBA-CC67-41AA-8664-A181B52AC44A}">
  <ds:schemaRefs>
    <ds:schemaRef ds:uri="http://schemas.microsoft.com/office/2006/metadata/properties"/>
    <ds:schemaRef ds:uri="http://schemas.microsoft.com/office/infopath/2007/PartnerControls"/>
    <ds:schemaRef ds:uri="68c9dee7-e59b-4f54-8116-cd9c50c482f8"/>
    <ds:schemaRef ds:uri="c0f73db5-b897-407f-8dff-990b885f95f5"/>
  </ds:schemaRefs>
</ds:datastoreItem>
</file>

<file path=customXml/itemProps3.xml><?xml version="1.0" encoding="utf-8"?>
<ds:datastoreItem xmlns:ds="http://schemas.openxmlformats.org/officeDocument/2006/customXml" ds:itemID="{F5D8198F-68AE-4BBE-9A43-1EED92302991}">
  <ds:schemaRefs>
    <ds:schemaRef ds:uri="http://schemas.microsoft.com/sharepoint/v3/contenttype/forms"/>
  </ds:schemaRefs>
</ds:datastoreItem>
</file>

<file path=customXml/itemProps4.xml><?xml version="1.0" encoding="utf-8"?>
<ds:datastoreItem xmlns:ds="http://schemas.openxmlformats.org/officeDocument/2006/customXml" ds:itemID="{1DE55D51-5638-4154-BA28-C1E6EE351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9dee7-e59b-4f54-8116-cd9c50c482f8"/>
    <ds:schemaRef ds:uri="c0f73db5-b897-407f-8dff-990b885f9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552F70B-4AD2-4AE9-8533-9D46CC829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63</Pages>
  <Words>21766</Words>
  <Characters>139744</Characters>
  <Application>Microsoft Office Word</Application>
  <DocSecurity>0</DocSecurity>
  <Lines>2540</Lines>
  <Paragraphs>646</Paragraphs>
  <ScaleCrop>false</ScaleCrop>
  <Manager>Angel Jacob</Manager>
  <Company>CCFLA</Company>
  <LinksUpToDate>false</LinksUpToDate>
  <CharactersWithSpaces>160864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champ multilevel governance toolkit</dc:title>
  <dc:subject/>
  <dc:creator>Hamza Abdullah</dc:creator>
  <cp:keywords/>
  <dc:description/>
  <cp:lastModifiedBy>Hamza Abdullah</cp:lastModifiedBy>
  <cp:revision>5</cp:revision>
  <dcterms:created xsi:type="dcterms:W3CDTF">2026-08-22T10:38:00Z</dcterms:created>
  <dcterms:modified xsi:type="dcterms:W3CDTF">2026-08-22T10:40:00Z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0x0101000715358A7AC810449BAA9B3B84924B1D</vt:lpwstr>
  </property>
  <property fmtid="{D5CDD505-2E9C-101B-9397-08002B2CF9AE}" pid="3" name="Order">
    <vt:r8>1300</vt:r8>
  </property>
  <property fmtid="{D5CDD505-2E9C-101B-9397-08002B2CF9AE}" pid="4" name="MediaServiceImageTags">
    <vt:lpwstr/>
  </property>
  <property fmtid="{D5CDD505-2E9C-101B-9397-08002B2CF9AE}" pid="5" name="ZOTERO_PREF_2">
    <vt:lpwstr>reviations" value="true"/&gt;&lt;/prefs&gt;&lt;/data&gt;</vt:lpwstr>
  </property>
  <property fmtid="{D5CDD505-2E9C-101B-9397-08002B2CF9AE}" pid="6" name="ZOTERO_PREF_1">
    <vt:lpwstr>&lt;data data-version="3" zotero-version="7.0.15"&gt;&lt;session id="3i6C5hC0"/&gt;&lt;style id="http://www.zotero.org/styles/cse-name-year" hasBibliography="1" bibliographyStyleHasBeenSet="1"/&gt;&lt;prefs&gt;&lt;pref name="fieldType" value="Field"/&gt;&lt;pref name="automaticJournalAbb</vt:lpwstr>
  </property>
  <property fmtid="{D5CDD505-2E9C-101B-9397-08002B2CF9AE}" pid="7" name="GrammarlyDocumentId">
    <vt:lpwstr>431cfec9-04f5-4aad-8fe9-8203f12d73ec</vt:lpwstr>
  </property>
</Properties>
</file>